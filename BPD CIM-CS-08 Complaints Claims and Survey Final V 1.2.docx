
<file path=[Content_Types].xml><?xml version="1.0" encoding="utf-8"?>
<Types xmlns="http://schemas.openxmlformats.org/package/2006/content-types">
  <Default Extension="png" ContentType="image/png"/>
  <Default Extension="vsd" ContentType="application/vnd.visio"/>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94405B" w14:textId="7DA31197" w:rsidR="00A96F48" w:rsidRPr="001E1582" w:rsidDel="005879A4" w:rsidRDefault="00A35E18" w:rsidP="00A35E18">
      <w:pPr>
        <w:pStyle w:val="Cover-ProposalText"/>
        <w:ind w:right="27"/>
        <w:jc w:val="left"/>
        <w:rPr>
          <w:del w:id="0" w:author="Tuan Yap" w:date="2019-06-20T06:28:00Z"/>
          <w:rFonts w:ascii="Arial" w:hAnsi="Arial"/>
          <w:b w:val="0"/>
          <w:noProof/>
          <w:color w:val="F79646"/>
        </w:rPr>
      </w:pPr>
      <w:del w:id="1" w:author="Tuan Yap" w:date="2019-06-20T06:28:00Z">
        <w:r w:rsidRPr="00A35E18" w:rsidDel="005879A4">
          <w:rPr>
            <w:rFonts w:ascii="Arial" w:hAnsi="Arial"/>
            <w:b w:val="0"/>
            <w:noProof/>
            <w:color w:val="FF0000"/>
          </w:rPr>
          <w:delText xml:space="preserve">This document is no longer accepting edits.  Please refer to </w:delText>
        </w:r>
        <w:r w:rsidR="002A2A06" w:rsidDel="005879A4">
          <w:rPr>
            <w:rStyle w:val="Hyperlink"/>
            <w:noProof/>
          </w:rPr>
          <w:fldChar w:fldCharType="begin"/>
        </w:r>
        <w:r w:rsidR="002A2A06" w:rsidDel="005879A4">
          <w:rPr>
            <w:rStyle w:val="Hyperlink"/>
            <w:rFonts w:ascii="Arial" w:hAnsi="Arial"/>
            <w:b w:val="0"/>
            <w:noProof/>
          </w:rPr>
          <w:delInstrText xml:space="preserve"> HYPERLINK "https://us-apps2.hcl-axon.com/apse/sce_csrp/DProcess.nsf/DocUniqueKey/USDC-ARE3U3?OpenDocument" </w:delInstrText>
        </w:r>
        <w:r w:rsidR="002A2A06" w:rsidDel="005879A4">
          <w:rPr>
            <w:rStyle w:val="Hyperlink"/>
            <w:noProof/>
          </w:rPr>
          <w:fldChar w:fldCharType="separate"/>
        </w:r>
        <w:r w:rsidRPr="00A35E18" w:rsidDel="005879A4">
          <w:rPr>
            <w:rStyle w:val="Hyperlink"/>
            <w:rFonts w:ascii="Arial" w:hAnsi="Arial"/>
            <w:b w:val="0"/>
            <w:noProof/>
          </w:rPr>
          <w:delText>APSE</w:delText>
        </w:r>
        <w:r w:rsidR="002A2A06" w:rsidDel="005879A4">
          <w:rPr>
            <w:rStyle w:val="Hyperlink"/>
            <w:noProof/>
          </w:rPr>
          <w:fldChar w:fldCharType="end"/>
        </w:r>
        <w:r w:rsidDel="005879A4">
          <w:rPr>
            <w:rFonts w:ascii="Arial" w:hAnsi="Arial"/>
            <w:b w:val="0"/>
            <w:noProof/>
            <w:color w:val="F79646"/>
          </w:rPr>
          <w:delText xml:space="preserve">. </w:delText>
        </w:r>
      </w:del>
    </w:p>
    <w:p w14:paraId="1175C4B1" w14:textId="77777777" w:rsidR="00560135" w:rsidRPr="001E1582" w:rsidRDefault="00560135" w:rsidP="00560135">
      <w:pPr>
        <w:pStyle w:val="Cover-ProposalText"/>
        <w:ind w:right="27"/>
        <w:rPr>
          <w:rFonts w:ascii="Arial" w:hAnsi="Arial"/>
        </w:rPr>
      </w:pPr>
    </w:p>
    <w:p w14:paraId="6E0787C6" w14:textId="77777777" w:rsidR="00A96F48" w:rsidRPr="001E1582" w:rsidRDefault="0038047C" w:rsidP="00976734">
      <w:pPr>
        <w:jc w:val="right"/>
        <w:rPr>
          <w:rFonts w:cs="Arial"/>
        </w:rPr>
      </w:pPr>
      <w:r>
        <w:rPr>
          <w:b/>
          <w:noProof/>
          <w:color w:val="F79646"/>
          <w:sz w:val="40"/>
        </w:rPr>
        <w:drawing>
          <wp:inline distT="0" distB="0" distL="0" distR="0" wp14:anchorId="071581EF" wp14:editId="5F265C81">
            <wp:extent cx="1905000" cy="1810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RP-Image-v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6129" cy="1830973"/>
                    </a:xfrm>
                    <a:prstGeom prst="rect">
                      <a:avLst/>
                    </a:prstGeom>
                  </pic:spPr>
                </pic:pic>
              </a:graphicData>
            </a:graphic>
          </wp:inline>
        </w:drawing>
      </w:r>
    </w:p>
    <w:p w14:paraId="31F0B017" w14:textId="77777777" w:rsidR="00A96F48" w:rsidRPr="001E1582" w:rsidRDefault="00A96F48" w:rsidP="00A96F48">
      <w:pPr>
        <w:jc w:val="right"/>
        <w:rPr>
          <w:rFonts w:cs="Arial"/>
        </w:rPr>
      </w:pPr>
    </w:p>
    <w:p w14:paraId="79A03140" w14:textId="77777777" w:rsidR="00A96F48" w:rsidRPr="001E1582" w:rsidRDefault="00A96F48" w:rsidP="00A96F48">
      <w:pPr>
        <w:rPr>
          <w:rFonts w:cs="Arial"/>
        </w:rPr>
      </w:pPr>
    </w:p>
    <w:tbl>
      <w:tblPr>
        <w:tblW w:w="9468" w:type="dxa"/>
        <w:tblLayout w:type="fixed"/>
        <w:tblLook w:val="0000" w:firstRow="0" w:lastRow="0" w:firstColumn="0" w:lastColumn="0" w:noHBand="0" w:noVBand="0"/>
      </w:tblPr>
      <w:tblGrid>
        <w:gridCol w:w="18"/>
        <w:gridCol w:w="9450"/>
      </w:tblGrid>
      <w:tr w:rsidR="00A14DC0" w:rsidRPr="001E1582" w14:paraId="2988D286" w14:textId="77777777" w:rsidTr="0035091A">
        <w:trPr>
          <w:gridBefore w:val="1"/>
          <w:wBefore w:w="18" w:type="dxa"/>
          <w:trHeight w:val="1878"/>
        </w:trPr>
        <w:tc>
          <w:tcPr>
            <w:tcW w:w="9450" w:type="dxa"/>
            <w:vAlign w:val="center"/>
          </w:tcPr>
          <w:p w14:paraId="118E6EB8" w14:textId="77777777" w:rsidR="00CE2E6D" w:rsidRPr="00350F6B" w:rsidRDefault="00CE2E6D" w:rsidP="00CE2E6D">
            <w:pPr>
              <w:pStyle w:val="Cover-ProposalText"/>
              <w:ind w:right="27"/>
              <w:jc w:val="center"/>
              <w:rPr>
                <w:rStyle w:val="Cover-CustomerNameChar"/>
                <w:rFonts w:ascii="Calibri Light" w:hAnsi="Calibri Light"/>
                <w:sz w:val="40"/>
                <w:lang w:val="en-US"/>
              </w:rPr>
            </w:pPr>
            <w:r w:rsidRPr="00350F6B">
              <w:rPr>
                <w:rStyle w:val="Cover-CustomerNameChar"/>
                <w:rFonts w:ascii="Calibri Light" w:hAnsi="Calibri Light"/>
                <w:sz w:val="40"/>
                <w:lang w:val="en-US"/>
              </w:rPr>
              <w:t>Southern California Edison</w:t>
            </w:r>
          </w:p>
          <w:p w14:paraId="203A5619" w14:textId="77777777" w:rsidR="00CE2E6D" w:rsidRPr="00350F6B" w:rsidRDefault="00CE2E6D" w:rsidP="00CE2E6D">
            <w:pPr>
              <w:pStyle w:val="Cover-ProposalText"/>
              <w:ind w:right="27"/>
              <w:jc w:val="center"/>
              <w:rPr>
                <w:rStyle w:val="Cover-CustomerNameChar"/>
                <w:rFonts w:ascii="Calibri Light" w:hAnsi="Calibri Light"/>
                <w:sz w:val="40"/>
                <w:lang w:val="en-US"/>
              </w:rPr>
            </w:pPr>
            <w:r w:rsidRPr="00350F6B">
              <w:rPr>
                <w:rStyle w:val="Cover-CustomerNameChar"/>
                <w:rFonts w:ascii="Calibri Light" w:hAnsi="Calibri Light"/>
                <w:sz w:val="40"/>
                <w:lang w:val="en-US"/>
              </w:rPr>
              <w:t>CS Re-Platform Project</w:t>
            </w:r>
          </w:p>
          <w:p w14:paraId="7905BAF8" w14:textId="77777777" w:rsidR="00A14DC0" w:rsidRPr="001E1582" w:rsidRDefault="00A14DC0" w:rsidP="00CE2E6D">
            <w:pPr>
              <w:jc w:val="center"/>
              <w:rPr>
                <w:rFonts w:cs="Arial"/>
                <w:noProof/>
              </w:rPr>
            </w:pPr>
          </w:p>
          <w:p w14:paraId="6BE2BDA4" w14:textId="77777777" w:rsidR="00A14DC0" w:rsidRPr="001E1582" w:rsidRDefault="00A14DC0" w:rsidP="0035091A">
            <w:pPr>
              <w:pStyle w:val="TitlePage-BoldCentered"/>
              <w:jc w:val="right"/>
              <w:rPr>
                <w:rStyle w:val="TOCHeader"/>
                <w:rFonts w:ascii="Arial" w:hAnsi="Arial" w:cs="Arial"/>
                <w:b/>
                <w:sz w:val="48"/>
              </w:rPr>
            </w:pPr>
          </w:p>
          <w:p w14:paraId="74923F07" w14:textId="77777777" w:rsidR="00A14DC0" w:rsidRPr="001E1582" w:rsidRDefault="00A14DC0" w:rsidP="0035091A">
            <w:pPr>
              <w:rPr>
                <w:rFonts w:cs="Arial"/>
              </w:rPr>
            </w:pPr>
          </w:p>
        </w:tc>
      </w:tr>
      <w:tr w:rsidR="00A14DC0" w:rsidRPr="001E1582" w14:paraId="26975B5A" w14:textId="77777777" w:rsidTr="00CB11F6">
        <w:trPr>
          <w:gridBefore w:val="1"/>
          <w:wBefore w:w="18" w:type="dxa"/>
          <w:trHeight w:val="720"/>
        </w:trPr>
        <w:tc>
          <w:tcPr>
            <w:tcW w:w="9450" w:type="dxa"/>
            <w:tcBorders>
              <w:top w:val="single" w:sz="4" w:space="0" w:color="auto"/>
              <w:bottom w:val="single" w:sz="6" w:space="0" w:color="auto"/>
            </w:tcBorders>
            <w:shd w:val="clear" w:color="auto" w:fill="F9FBAF"/>
            <w:vAlign w:val="center"/>
          </w:tcPr>
          <w:p w14:paraId="01013693" w14:textId="77777777" w:rsidR="00A14DC0" w:rsidRPr="00350F6B" w:rsidRDefault="00E529EC" w:rsidP="0035091A">
            <w:pPr>
              <w:pStyle w:val="TitlePage-BoldItalic"/>
              <w:rPr>
                <w:rFonts w:ascii="Calibri Light" w:hAnsi="Calibri Light" w:cs="Arial"/>
              </w:rPr>
            </w:pPr>
            <w:r>
              <w:rPr>
                <w:rFonts w:ascii="Calibri Light" w:hAnsi="Calibri Light" w:cs="Arial"/>
              </w:rPr>
              <w:t>CIM-CS-08</w:t>
            </w:r>
            <w:r w:rsidRPr="00350F6B">
              <w:rPr>
                <w:rFonts w:ascii="Calibri Light" w:hAnsi="Calibri Light" w:cs="Arial"/>
              </w:rPr>
              <w:t xml:space="preserve"> </w:t>
            </w:r>
            <w:r w:rsidRPr="00E5596A">
              <w:rPr>
                <w:rFonts w:ascii="Calibri Light" w:hAnsi="Calibri Light" w:cs="Arial"/>
              </w:rPr>
              <w:t>Complaints</w:t>
            </w:r>
            <w:r w:rsidR="00B664C6">
              <w:rPr>
                <w:rFonts w:ascii="Calibri Light" w:hAnsi="Calibri Light" w:cs="Arial"/>
              </w:rPr>
              <w:t>,</w:t>
            </w:r>
            <w:r w:rsidRPr="00E5596A">
              <w:rPr>
                <w:rFonts w:ascii="Calibri Light" w:hAnsi="Calibri Light" w:cs="Arial"/>
              </w:rPr>
              <w:t xml:space="preserve"> Claims and Survey</w:t>
            </w:r>
          </w:p>
        </w:tc>
      </w:tr>
      <w:tr w:rsidR="00A14DC0" w:rsidRPr="001E1582" w14:paraId="4B3A246D" w14:textId="77777777" w:rsidTr="0035091A">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17985D25" w14:textId="77777777" w:rsidR="00A14DC0" w:rsidRPr="00350F6B" w:rsidRDefault="00E529EC" w:rsidP="0035091A">
            <w:pPr>
              <w:pStyle w:val="TitlePage-Italic"/>
              <w:rPr>
                <w:rFonts w:ascii="Calibri Light" w:hAnsi="Calibri Light" w:cs="Arial"/>
              </w:rPr>
            </w:pPr>
            <w:r>
              <w:rPr>
                <w:rFonts w:ascii="Calibri Light" w:hAnsi="Calibri Light" w:cs="Arial"/>
              </w:rPr>
              <w:t>Customer Interaction Manage</w:t>
            </w:r>
            <w:bookmarkStart w:id="2" w:name="_GoBack"/>
            <w:bookmarkEnd w:id="2"/>
            <w:r>
              <w:rPr>
                <w:rFonts w:ascii="Calibri Light" w:hAnsi="Calibri Light" w:cs="Arial"/>
              </w:rPr>
              <w:t>ment</w:t>
            </w:r>
          </w:p>
        </w:tc>
      </w:tr>
      <w:tr w:rsidR="00A14DC0" w:rsidRPr="001E1582" w14:paraId="253AA6D3" w14:textId="77777777" w:rsidTr="00CB11F6">
        <w:trPr>
          <w:gridBefore w:val="1"/>
          <w:wBefore w:w="18" w:type="dxa"/>
          <w:trHeight w:val="720"/>
        </w:trPr>
        <w:tc>
          <w:tcPr>
            <w:tcW w:w="9450" w:type="dxa"/>
            <w:tcBorders>
              <w:top w:val="single" w:sz="6" w:space="0" w:color="auto"/>
              <w:bottom w:val="single" w:sz="6" w:space="0" w:color="auto"/>
            </w:tcBorders>
            <w:shd w:val="clear" w:color="auto" w:fill="F9FBAF"/>
            <w:vAlign w:val="center"/>
          </w:tcPr>
          <w:p w14:paraId="109452D6" w14:textId="77777777" w:rsidR="00A14DC0" w:rsidRPr="00350F6B" w:rsidRDefault="00A14DC0" w:rsidP="0035091A">
            <w:pPr>
              <w:pStyle w:val="TitlePage-Italic"/>
              <w:rPr>
                <w:rFonts w:ascii="Calibri Light" w:hAnsi="Calibri Light" w:cs="Arial"/>
              </w:rPr>
            </w:pPr>
            <w:r w:rsidRPr="00350F6B">
              <w:rPr>
                <w:rFonts w:ascii="Calibri Light" w:hAnsi="Calibri Light" w:cs="Arial"/>
              </w:rPr>
              <w:t>Business Process Design</w:t>
            </w:r>
          </w:p>
        </w:tc>
      </w:tr>
      <w:tr w:rsidR="00A14DC0" w:rsidRPr="001E1582" w14:paraId="6FF7A366" w14:textId="77777777" w:rsidTr="0035091A">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561EA047" w14:textId="45031A78" w:rsidR="00A14DC0" w:rsidRPr="00350F6B" w:rsidRDefault="00A14DC0" w:rsidP="002A2A06">
            <w:pPr>
              <w:pStyle w:val="TitlePage-Italic"/>
              <w:rPr>
                <w:rFonts w:ascii="Calibri Light" w:hAnsi="Calibri Light" w:cs="Arial"/>
              </w:rPr>
            </w:pPr>
            <w:r w:rsidRPr="00350F6B">
              <w:rPr>
                <w:rFonts w:ascii="Calibri Light" w:hAnsi="Calibri Light" w:cs="Arial"/>
              </w:rPr>
              <w:t xml:space="preserve">Version </w:t>
            </w:r>
            <w:ins w:id="3" w:author="Tuan Yap" w:date="2019-06-19T22:10:00Z">
              <w:r w:rsidR="002A2A06">
                <w:rPr>
                  <w:rFonts w:ascii="Calibri Light" w:hAnsi="Calibri Light" w:cs="Arial"/>
                </w:rPr>
                <w:t>1.2</w:t>
              </w:r>
            </w:ins>
          </w:p>
        </w:tc>
      </w:tr>
      <w:tr w:rsidR="00A14DC0" w:rsidRPr="001E1582" w14:paraId="7FABC4B9" w14:textId="77777777" w:rsidTr="00CB11F6">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shd w:val="clear" w:color="auto" w:fill="F9FBAF"/>
            <w:vAlign w:val="center"/>
          </w:tcPr>
          <w:p w14:paraId="0A447792" w14:textId="77777777" w:rsidR="00A14DC0" w:rsidRPr="001E1582" w:rsidRDefault="00A14DC0" w:rsidP="0035091A">
            <w:pPr>
              <w:pStyle w:val="TitlePage-Italic"/>
              <w:rPr>
                <w:rFonts w:ascii="Arial" w:hAnsi="Arial" w:cs="Arial"/>
              </w:rPr>
            </w:pPr>
          </w:p>
        </w:tc>
      </w:tr>
    </w:tbl>
    <w:p w14:paraId="7BA6DF3F" w14:textId="77777777" w:rsidR="00A96F48" w:rsidRPr="001E1582" w:rsidRDefault="00A96F48" w:rsidP="00A96F48">
      <w:pPr>
        <w:rPr>
          <w:rFonts w:cs="Arial"/>
        </w:rPr>
      </w:pPr>
      <w:r w:rsidRPr="001E1582">
        <w:rPr>
          <w:rFonts w:cs="Arial"/>
        </w:rPr>
        <w:br w:type="page"/>
      </w:r>
    </w:p>
    <w:sdt>
      <w:sdtPr>
        <w:rPr>
          <w:rFonts w:ascii="Calibri Light" w:eastAsia="Times New Roman" w:hAnsi="Calibri Light" w:cs="Times New Roman"/>
          <w:b w:val="0"/>
          <w:bCs w:val="0"/>
          <w:color w:val="auto"/>
          <w:sz w:val="22"/>
          <w:szCs w:val="22"/>
          <w:lang w:eastAsia="en-US"/>
        </w:rPr>
        <w:id w:val="-1885095538"/>
        <w:docPartObj>
          <w:docPartGallery w:val="Table of Contents"/>
          <w:docPartUnique/>
        </w:docPartObj>
      </w:sdtPr>
      <w:sdtEndPr>
        <w:rPr>
          <w:rFonts w:ascii="Arial" w:hAnsi="Arial" w:cs="Arial"/>
          <w:noProof/>
        </w:rPr>
      </w:sdtEndPr>
      <w:sdtContent>
        <w:p w14:paraId="4BCF5F69" w14:textId="77777777" w:rsidR="005526A2" w:rsidRPr="00FB56C3" w:rsidRDefault="005526A2" w:rsidP="002F58D0">
          <w:pPr>
            <w:pStyle w:val="TOCHeading"/>
            <w:rPr>
              <w:rFonts w:ascii="Calibri Light" w:hAnsi="Calibri Light"/>
              <w:sz w:val="24"/>
              <w:szCs w:val="24"/>
            </w:rPr>
          </w:pPr>
          <w:r w:rsidRPr="00FB56C3">
            <w:rPr>
              <w:rFonts w:ascii="Calibri Light" w:hAnsi="Calibri Light"/>
              <w:sz w:val="24"/>
              <w:szCs w:val="24"/>
            </w:rPr>
            <w:t>Table of Contents</w:t>
          </w:r>
        </w:p>
        <w:p w14:paraId="34B419E3" w14:textId="77777777" w:rsidR="00964A1B" w:rsidRPr="00964A1B" w:rsidRDefault="005526A2">
          <w:pPr>
            <w:pStyle w:val="TOC1"/>
            <w:tabs>
              <w:tab w:val="left" w:pos="480"/>
              <w:tab w:val="right" w:leader="dot" w:pos="9350"/>
            </w:tabs>
            <w:rPr>
              <w:rFonts w:eastAsiaTheme="minorEastAsia" w:cs="Arial"/>
              <w:noProof/>
              <w:sz w:val="22"/>
            </w:rPr>
          </w:pPr>
          <w:r w:rsidRPr="00552CDC">
            <w:rPr>
              <w:rFonts w:cs="Arial"/>
              <w:b/>
              <w:szCs w:val="24"/>
            </w:rPr>
            <w:fldChar w:fldCharType="begin"/>
          </w:r>
          <w:r w:rsidRPr="00552CDC">
            <w:rPr>
              <w:rFonts w:cs="Arial"/>
              <w:b/>
              <w:szCs w:val="24"/>
            </w:rPr>
            <w:instrText xml:space="preserve"> TOC \o "1-3" \h \z \u </w:instrText>
          </w:r>
          <w:r w:rsidRPr="00552CDC">
            <w:rPr>
              <w:rFonts w:cs="Arial"/>
              <w:b/>
              <w:szCs w:val="24"/>
            </w:rPr>
            <w:fldChar w:fldCharType="separate"/>
          </w:r>
          <w:hyperlink w:anchor="_Toc512193922" w:history="1">
            <w:r w:rsidR="00964A1B" w:rsidRPr="00964A1B">
              <w:rPr>
                <w:rStyle w:val="Hyperlink"/>
                <w:rFonts w:cs="Arial"/>
                <w:noProof/>
              </w:rPr>
              <w:t>1</w:t>
            </w:r>
            <w:r w:rsidR="00964A1B" w:rsidRPr="00964A1B">
              <w:rPr>
                <w:rFonts w:eastAsiaTheme="minorEastAsia" w:cs="Arial"/>
                <w:noProof/>
                <w:sz w:val="22"/>
              </w:rPr>
              <w:tab/>
            </w:r>
            <w:r w:rsidR="00964A1B" w:rsidRPr="00964A1B">
              <w:rPr>
                <w:rStyle w:val="Hyperlink"/>
                <w:rFonts w:cs="Arial"/>
                <w:noProof/>
              </w:rPr>
              <w:t>Business Process Overview</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_Toc512193922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4</w:t>
            </w:r>
            <w:r w:rsidR="00964A1B" w:rsidRPr="00964A1B">
              <w:rPr>
                <w:rFonts w:cs="Arial"/>
                <w:noProof/>
                <w:webHidden/>
              </w:rPr>
              <w:fldChar w:fldCharType="end"/>
            </w:r>
          </w:hyperlink>
        </w:p>
        <w:p w14:paraId="7C51D807" w14:textId="77777777" w:rsidR="00964A1B" w:rsidRPr="00964A1B" w:rsidRDefault="003B59D3">
          <w:pPr>
            <w:pStyle w:val="TOC2"/>
            <w:tabs>
              <w:tab w:val="left" w:pos="880"/>
              <w:tab w:val="right" w:leader="dot" w:pos="9350"/>
            </w:tabs>
            <w:rPr>
              <w:rFonts w:eastAsiaTheme="minorEastAsia" w:cs="Arial"/>
              <w:noProof/>
              <w:sz w:val="22"/>
            </w:rPr>
          </w:pPr>
          <w:hyperlink w:anchor="_Toc512193923" w:history="1">
            <w:r w:rsidR="00964A1B" w:rsidRPr="00964A1B">
              <w:rPr>
                <w:rStyle w:val="Hyperlink"/>
                <w:rFonts w:cs="Arial"/>
                <w:noProof/>
              </w:rPr>
              <w:t>1.1</w:t>
            </w:r>
            <w:r w:rsidR="00964A1B" w:rsidRPr="00964A1B">
              <w:rPr>
                <w:rFonts w:eastAsiaTheme="minorEastAsia" w:cs="Arial"/>
                <w:noProof/>
                <w:sz w:val="22"/>
              </w:rPr>
              <w:tab/>
            </w:r>
            <w:r w:rsidR="00964A1B" w:rsidRPr="00964A1B">
              <w:rPr>
                <w:rStyle w:val="Hyperlink"/>
                <w:rFonts w:cs="Arial"/>
                <w:noProof/>
              </w:rPr>
              <w:t>Current Pain Points for Southern California Edison</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_Toc512193923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4</w:t>
            </w:r>
            <w:r w:rsidR="00964A1B" w:rsidRPr="00964A1B">
              <w:rPr>
                <w:rFonts w:cs="Arial"/>
                <w:noProof/>
                <w:webHidden/>
              </w:rPr>
              <w:fldChar w:fldCharType="end"/>
            </w:r>
          </w:hyperlink>
        </w:p>
        <w:p w14:paraId="6AD97815" w14:textId="77777777" w:rsidR="00964A1B" w:rsidRPr="00964A1B" w:rsidRDefault="003B59D3">
          <w:pPr>
            <w:pStyle w:val="TOC2"/>
            <w:tabs>
              <w:tab w:val="left" w:pos="880"/>
              <w:tab w:val="right" w:leader="dot" w:pos="9350"/>
            </w:tabs>
            <w:rPr>
              <w:rFonts w:eastAsiaTheme="minorEastAsia" w:cs="Arial"/>
              <w:noProof/>
              <w:sz w:val="22"/>
            </w:rPr>
          </w:pPr>
          <w:hyperlink w:anchor="_Toc512193924" w:history="1">
            <w:r w:rsidR="00964A1B" w:rsidRPr="00964A1B">
              <w:rPr>
                <w:rStyle w:val="Hyperlink"/>
                <w:rFonts w:cs="Arial"/>
                <w:noProof/>
              </w:rPr>
              <w:t>1.2</w:t>
            </w:r>
            <w:r w:rsidR="00964A1B" w:rsidRPr="00964A1B">
              <w:rPr>
                <w:rFonts w:eastAsiaTheme="minorEastAsia" w:cs="Arial"/>
                <w:noProof/>
                <w:sz w:val="22"/>
              </w:rPr>
              <w:tab/>
            </w:r>
            <w:r w:rsidR="00964A1B" w:rsidRPr="00964A1B">
              <w:rPr>
                <w:rStyle w:val="Hyperlink"/>
                <w:rFonts w:cs="Arial"/>
                <w:noProof/>
              </w:rPr>
              <w:t>Responsible Parties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_Toc512193924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4</w:t>
            </w:r>
            <w:r w:rsidR="00964A1B" w:rsidRPr="00964A1B">
              <w:rPr>
                <w:rFonts w:cs="Arial"/>
                <w:noProof/>
                <w:webHidden/>
              </w:rPr>
              <w:fldChar w:fldCharType="end"/>
            </w:r>
          </w:hyperlink>
        </w:p>
        <w:p w14:paraId="33E09B11" w14:textId="77777777" w:rsidR="00964A1B" w:rsidRPr="00964A1B" w:rsidRDefault="003B59D3">
          <w:pPr>
            <w:pStyle w:val="TOC2"/>
            <w:tabs>
              <w:tab w:val="left" w:pos="880"/>
              <w:tab w:val="right" w:leader="dot" w:pos="9350"/>
            </w:tabs>
            <w:rPr>
              <w:rFonts w:eastAsiaTheme="minorEastAsia" w:cs="Arial"/>
              <w:noProof/>
              <w:sz w:val="22"/>
            </w:rPr>
          </w:pPr>
          <w:hyperlink w:anchor="_Toc512193925" w:history="1">
            <w:r w:rsidR="00964A1B" w:rsidRPr="00964A1B">
              <w:rPr>
                <w:rStyle w:val="Hyperlink"/>
                <w:rFonts w:cs="Arial"/>
                <w:noProof/>
              </w:rPr>
              <w:t>1.3</w:t>
            </w:r>
            <w:r w:rsidR="00964A1B" w:rsidRPr="00964A1B">
              <w:rPr>
                <w:rFonts w:eastAsiaTheme="minorEastAsia" w:cs="Arial"/>
                <w:noProof/>
                <w:sz w:val="22"/>
              </w:rPr>
              <w:tab/>
            </w:r>
            <w:r w:rsidR="00964A1B" w:rsidRPr="00964A1B">
              <w:rPr>
                <w:rStyle w:val="Hyperlink"/>
                <w:rFonts w:cs="Arial"/>
                <w:noProof/>
              </w:rPr>
              <w:t>Document Control</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_Toc512193925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5</w:t>
            </w:r>
            <w:r w:rsidR="00964A1B" w:rsidRPr="00964A1B">
              <w:rPr>
                <w:rFonts w:cs="Arial"/>
                <w:noProof/>
                <w:webHidden/>
              </w:rPr>
              <w:fldChar w:fldCharType="end"/>
            </w:r>
          </w:hyperlink>
        </w:p>
        <w:p w14:paraId="4AA9A222" w14:textId="77777777" w:rsidR="00964A1B" w:rsidRPr="00964A1B" w:rsidRDefault="003B59D3">
          <w:pPr>
            <w:pStyle w:val="TOC2"/>
            <w:tabs>
              <w:tab w:val="left" w:pos="880"/>
              <w:tab w:val="right" w:leader="dot" w:pos="9350"/>
            </w:tabs>
            <w:rPr>
              <w:rFonts w:eastAsiaTheme="minorEastAsia" w:cs="Arial"/>
              <w:noProof/>
              <w:sz w:val="22"/>
            </w:rPr>
          </w:pPr>
          <w:hyperlink w:anchor="_Toc512193926" w:history="1">
            <w:r w:rsidR="00964A1B" w:rsidRPr="00964A1B">
              <w:rPr>
                <w:rStyle w:val="Hyperlink"/>
                <w:rFonts w:cs="Arial"/>
                <w:noProof/>
              </w:rPr>
              <w:t>1.4</w:t>
            </w:r>
            <w:r w:rsidR="00964A1B" w:rsidRPr="00964A1B">
              <w:rPr>
                <w:rFonts w:eastAsiaTheme="minorEastAsia" w:cs="Arial"/>
                <w:noProof/>
                <w:sz w:val="22"/>
              </w:rPr>
              <w:tab/>
            </w:r>
            <w:r w:rsidR="00964A1B" w:rsidRPr="00964A1B">
              <w:rPr>
                <w:rStyle w:val="Hyperlink"/>
                <w:rFonts w:cs="Arial"/>
                <w:noProof/>
              </w:rPr>
              <w:t>Terminology</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_Toc512193926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5</w:t>
            </w:r>
            <w:r w:rsidR="00964A1B" w:rsidRPr="00964A1B">
              <w:rPr>
                <w:rFonts w:cs="Arial"/>
                <w:noProof/>
                <w:webHidden/>
              </w:rPr>
              <w:fldChar w:fldCharType="end"/>
            </w:r>
          </w:hyperlink>
        </w:p>
        <w:p w14:paraId="68BDCCB7" w14:textId="77777777" w:rsidR="00964A1B" w:rsidRPr="00964A1B" w:rsidRDefault="003B59D3">
          <w:pPr>
            <w:pStyle w:val="TOC1"/>
            <w:tabs>
              <w:tab w:val="left" w:pos="480"/>
              <w:tab w:val="right" w:leader="dot" w:pos="9350"/>
            </w:tabs>
            <w:rPr>
              <w:rFonts w:eastAsiaTheme="minorEastAsia" w:cs="Arial"/>
              <w:noProof/>
              <w:sz w:val="22"/>
            </w:rPr>
          </w:pPr>
          <w:hyperlink w:anchor="_Toc512193927" w:history="1">
            <w:r w:rsidR="00964A1B" w:rsidRPr="00964A1B">
              <w:rPr>
                <w:rStyle w:val="Hyperlink"/>
                <w:rFonts w:cs="Arial"/>
                <w:noProof/>
              </w:rPr>
              <w:t>2</w:t>
            </w:r>
            <w:r w:rsidR="00964A1B" w:rsidRPr="00964A1B">
              <w:rPr>
                <w:rFonts w:eastAsiaTheme="minorEastAsia" w:cs="Arial"/>
                <w:noProof/>
                <w:sz w:val="22"/>
              </w:rPr>
              <w:tab/>
            </w:r>
            <w:r w:rsidR="00964A1B" w:rsidRPr="00964A1B">
              <w:rPr>
                <w:rStyle w:val="Hyperlink"/>
                <w:rFonts w:cs="Arial"/>
                <w:noProof/>
              </w:rPr>
              <w:t>Business Process Design</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_Toc512193927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7</w:t>
            </w:r>
            <w:r w:rsidR="00964A1B" w:rsidRPr="00964A1B">
              <w:rPr>
                <w:rFonts w:cs="Arial"/>
                <w:noProof/>
                <w:webHidden/>
              </w:rPr>
              <w:fldChar w:fldCharType="end"/>
            </w:r>
          </w:hyperlink>
        </w:p>
        <w:p w14:paraId="54636491" w14:textId="77777777" w:rsidR="00964A1B" w:rsidRPr="00964A1B" w:rsidRDefault="003B59D3">
          <w:pPr>
            <w:pStyle w:val="TOC2"/>
            <w:tabs>
              <w:tab w:val="left" w:pos="880"/>
              <w:tab w:val="right" w:leader="dot" w:pos="9350"/>
            </w:tabs>
            <w:rPr>
              <w:rFonts w:eastAsiaTheme="minorEastAsia" w:cs="Arial"/>
              <w:noProof/>
              <w:sz w:val="22"/>
            </w:rPr>
          </w:pPr>
          <w:hyperlink w:anchor="_Toc512193928" w:history="1">
            <w:r w:rsidR="00964A1B" w:rsidRPr="00964A1B">
              <w:rPr>
                <w:rStyle w:val="Hyperlink"/>
                <w:rFonts w:cs="Arial"/>
                <w:noProof/>
              </w:rPr>
              <w:t>2.1</w:t>
            </w:r>
            <w:r w:rsidR="00964A1B" w:rsidRPr="00964A1B">
              <w:rPr>
                <w:rFonts w:eastAsiaTheme="minorEastAsia" w:cs="Arial"/>
                <w:noProof/>
                <w:sz w:val="22"/>
              </w:rPr>
              <w:tab/>
            </w:r>
            <w:r w:rsidR="00964A1B" w:rsidRPr="00964A1B">
              <w:rPr>
                <w:rStyle w:val="Hyperlink"/>
                <w:rFonts w:cs="Arial"/>
                <w:noProof/>
              </w:rPr>
              <w:t>Types of Complaints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_Toc512193928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11</w:t>
            </w:r>
            <w:r w:rsidR="00964A1B" w:rsidRPr="00964A1B">
              <w:rPr>
                <w:rFonts w:cs="Arial"/>
                <w:noProof/>
                <w:webHidden/>
              </w:rPr>
              <w:fldChar w:fldCharType="end"/>
            </w:r>
          </w:hyperlink>
        </w:p>
        <w:p w14:paraId="0415F196" w14:textId="77777777" w:rsidR="00964A1B" w:rsidRPr="00964A1B" w:rsidRDefault="003B59D3">
          <w:pPr>
            <w:pStyle w:val="TOC3"/>
            <w:tabs>
              <w:tab w:val="left" w:pos="1320"/>
              <w:tab w:val="right" w:leader="dot" w:pos="9350"/>
            </w:tabs>
            <w:rPr>
              <w:rFonts w:eastAsiaTheme="minorEastAsia" w:cs="Arial"/>
              <w:noProof/>
              <w:sz w:val="22"/>
            </w:rPr>
          </w:pPr>
          <w:hyperlink w:anchor="_Toc512193929" w:history="1">
            <w:r w:rsidR="00964A1B" w:rsidRPr="00964A1B">
              <w:rPr>
                <w:rStyle w:val="Hyperlink"/>
                <w:rFonts w:cs="Arial"/>
                <w:noProof/>
              </w:rPr>
              <w:t>2.1.1</w:t>
            </w:r>
            <w:r w:rsidR="00964A1B" w:rsidRPr="00964A1B">
              <w:rPr>
                <w:rFonts w:eastAsiaTheme="minorEastAsia" w:cs="Arial"/>
                <w:noProof/>
                <w:sz w:val="22"/>
              </w:rPr>
              <w:tab/>
            </w:r>
            <w:r w:rsidR="00964A1B" w:rsidRPr="00964A1B">
              <w:rPr>
                <w:rStyle w:val="Hyperlink"/>
                <w:rFonts w:cs="Arial"/>
                <w:noProof/>
              </w:rPr>
              <w:t>Consumer Affairs Complaint</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_Toc512193929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11</w:t>
            </w:r>
            <w:r w:rsidR="00964A1B" w:rsidRPr="00964A1B">
              <w:rPr>
                <w:rFonts w:cs="Arial"/>
                <w:noProof/>
                <w:webHidden/>
              </w:rPr>
              <w:fldChar w:fldCharType="end"/>
            </w:r>
          </w:hyperlink>
        </w:p>
        <w:p w14:paraId="58E1B1FA" w14:textId="77777777" w:rsidR="00964A1B" w:rsidRPr="00964A1B" w:rsidRDefault="003B59D3">
          <w:pPr>
            <w:pStyle w:val="TOC3"/>
            <w:tabs>
              <w:tab w:val="left" w:pos="1540"/>
              <w:tab w:val="right" w:leader="dot" w:pos="9350"/>
            </w:tabs>
            <w:rPr>
              <w:rFonts w:eastAsiaTheme="minorEastAsia" w:cs="Arial"/>
              <w:noProof/>
              <w:sz w:val="22"/>
            </w:rPr>
          </w:pPr>
          <w:hyperlink w:anchor="_Toc512193930" w:history="1">
            <w:r w:rsidR="00964A1B" w:rsidRPr="00964A1B">
              <w:rPr>
                <w:rStyle w:val="Hyperlink"/>
                <w:rFonts w:cs="Arial"/>
                <w:noProof/>
              </w:rPr>
              <w:t>2.1.1.1</w:t>
            </w:r>
            <w:r w:rsidR="00964A1B" w:rsidRPr="00964A1B">
              <w:rPr>
                <w:rFonts w:eastAsiaTheme="minorEastAsia" w:cs="Arial"/>
                <w:noProof/>
                <w:sz w:val="22"/>
              </w:rPr>
              <w:tab/>
            </w:r>
            <w:r w:rsidR="00964A1B" w:rsidRPr="00964A1B">
              <w:rPr>
                <w:rStyle w:val="Hyperlink"/>
                <w:rFonts w:cs="Arial"/>
                <w:noProof/>
              </w:rPr>
              <w:t>CPUC Complaint</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_Toc512193930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13</w:t>
            </w:r>
            <w:r w:rsidR="00964A1B" w:rsidRPr="00964A1B">
              <w:rPr>
                <w:rFonts w:cs="Arial"/>
                <w:noProof/>
                <w:webHidden/>
              </w:rPr>
              <w:fldChar w:fldCharType="end"/>
            </w:r>
          </w:hyperlink>
        </w:p>
        <w:p w14:paraId="65759D48" w14:textId="77777777" w:rsidR="00964A1B" w:rsidRPr="00964A1B" w:rsidRDefault="003B59D3">
          <w:pPr>
            <w:pStyle w:val="TOC3"/>
            <w:tabs>
              <w:tab w:val="left" w:pos="1540"/>
              <w:tab w:val="right" w:leader="dot" w:pos="9350"/>
            </w:tabs>
            <w:rPr>
              <w:rFonts w:eastAsiaTheme="minorEastAsia" w:cs="Arial"/>
              <w:noProof/>
              <w:sz w:val="22"/>
            </w:rPr>
          </w:pPr>
          <w:hyperlink w:anchor="_Toc512193931" w:history="1">
            <w:r w:rsidR="00964A1B" w:rsidRPr="00964A1B">
              <w:rPr>
                <w:rStyle w:val="Hyperlink"/>
                <w:rFonts w:cs="Arial"/>
                <w:noProof/>
              </w:rPr>
              <w:t>2.1.1.2</w:t>
            </w:r>
            <w:r w:rsidR="00964A1B" w:rsidRPr="00964A1B">
              <w:rPr>
                <w:rFonts w:eastAsiaTheme="minorEastAsia" w:cs="Arial"/>
                <w:noProof/>
                <w:sz w:val="22"/>
              </w:rPr>
              <w:tab/>
            </w:r>
            <w:r w:rsidR="00964A1B" w:rsidRPr="00964A1B">
              <w:rPr>
                <w:rStyle w:val="Hyperlink"/>
                <w:rFonts w:cs="Arial"/>
                <w:noProof/>
              </w:rPr>
              <w:t>Local Public Affairs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_Toc512193931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14</w:t>
            </w:r>
            <w:r w:rsidR="00964A1B" w:rsidRPr="00964A1B">
              <w:rPr>
                <w:rFonts w:cs="Arial"/>
                <w:noProof/>
                <w:webHidden/>
              </w:rPr>
              <w:fldChar w:fldCharType="end"/>
            </w:r>
          </w:hyperlink>
        </w:p>
        <w:p w14:paraId="6C1FCEB6" w14:textId="77777777" w:rsidR="00964A1B" w:rsidRPr="00964A1B" w:rsidRDefault="003B59D3">
          <w:pPr>
            <w:pStyle w:val="TOC3"/>
            <w:tabs>
              <w:tab w:val="left" w:pos="1540"/>
              <w:tab w:val="right" w:leader="dot" w:pos="9350"/>
            </w:tabs>
            <w:rPr>
              <w:rFonts w:eastAsiaTheme="minorEastAsia" w:cs="Arial"/>
              <w:noProof/>
              <w:sz w:val="22"/>
            </w:rPr>
          </w:pPr>
          <w:hyperlink w:anchor="_Toc512193932" w:history="1">
            <w:r w:rsidR="00964A1B" w:rsidRPr="00964A1B">
              <w:rPr>
                <w:rStyle w:val="Hyperlink"/>
                <w:rFonts w:cs="Arial"/>
                <w:noProof/>
              </w:rPr>
              <w:t>2.1.1.3</w:t>
            </w:r>
            <w:r w:rsidR="00964A1B" w:rsidRPr="00964A1B">
              <w:rPr>
                <w:rFonts w:eastAsiaTheme="minorEastAsia" w:cs="Arial"/>
                <w:noProof/>
                <w:sz w:val="22"/>
              </w:rPr>
              <w:tab/>
            </w:r>
            <w:r w:rsidR="00964A1B" w:rsidRPr="00964A1B">
              <w:rPr>
                <w:rStyle w:val="Hyperlink"/>
                <w:rFonts w:cs="Arial"/>
                <w:noProof/>
              </w:rPr>
              <w:t>Executive Complaint</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_Toc512193932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14</w:t>
            </w:r>
            <w:r w:rsidR="00964A1B" w:rsidRPr="00964A1B">
              <w:rPr>
                <w:rFonts w:cs="Arial"/>
                <w:noProof/>
                <w:webHidden/>
              </w:rPr>
              <w:fldChar w:fldCharType="end"/>
            </w:r>
          </w:hyperlink>
        </w:p>
        <w:p w14:paraId="1B4A0A1D" w14:textId="77777777" w:rsidR="00964A1B" w:rsidRPr="00964A1B" w:rsidRDefault="003B59D3">
          <w:pPr>
            <w:pStyle w:val="TOC3"/>
            <w:tabs>
              <w:tab w:val="left" w:pos="1540"/>
              <w:tab w:val="right" w:leader="dot" w:pos="9350"/>
            </w:tabs>
            <w:rPr>
              <w:rFonts w:eastAsiaTheme="minorEastAsia" w:cs="Arial"/>
              <w:noProof/>
              <w:sz w:val="22"/>
            </w:rPr>
          </w:pPr>
          <w:hyperlink w:anchor="_Toc512193933" w:history="1">
            <w:r w:rsidR="00964A1B" w:rsidRPr="00964A1B">
              <w:rPr>
                <w:rStyle w:val="Hyperlink"/>
                <w:rFonts w:cs="Arial"/>
                <w:noProof/>
              </w:rPr>
              <w:t>2.1.1.4</w:t>
            </w:r>
            <w:r w:rsidR="00964A1B" w:rsidRPr="00964A1B">
              <w:rPr>
                <w:rFonts w:eastAsiaTheme="minorEastAsia" w:cs="Arial"/>
                <w:noProof/>
                <w:sz w:val="22"/>
              </w:rPr>
              <w:tab/>
            </w:r>
            <w:r w:rsidR="00964A1B" w:rsidRPr="00964A1B">
              <w:rPr>
                <w:rStyle w:val="Hyperlink"/>
                <w:rFonts w:cs="Arial"/>
                <w:noProof/>
              </w:rPr>
              <w:t>Social Media Inquiries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_Toc512193933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14</w:t>
            </w:r>
            <w:r w:rsidR="00964A1B" w:rsidRPr="00964A1B">
              <w:rPr>
                <w:rFonts w:cs="Arial"/>
                <w:noProof/>
                <w:webHidden/>
              </w:rPr>
              <w:fldChar w:fldCharType="end"/>
            </w:r>
          </w:hyperlink>
        </w:p>
        <w:p w14:paraId="0272C6E4" w14:textId="77777777" w:rsidR="00964A1B" w:rsidRPr="00964A1B" w:rsidRDefault="003B59D3">
          <w:pPr>
            <w:pStyle w:val="TOC3"/>
            <w:tabs>
              <w:tab w:val="left" w:pos="1540"/>
              <w:tab w:val="right" w:leader="dot" w:pos="9350"/>
            </w:tabs>
            <w:rPr>
              <w:rFonts w:eastAsiaTheme="minorEastAsia" w:cs="Arial"/>
              <w:noProof/>
              <w:sz w:val="22"/>
            </w:rPr>
          </w:pPr>
          <w:hyperlink w:anchor="_Toc512193934" w:history="1">
            <w:r w:rsidR="00964A1B" w:rsidRPr="00964A1B">
              <w:rPr>
                <w:rStyle w:val="Hyperlink"/>
                <w:rFonts w:cs="Arial"/>
                <w:noProof/>
              </w:rPr>
              <w:t>2.1.1.5</w:t>
            </w:r>
            <w:r w:rsidR="00964A1B" w:rsidRPr="00964A1B">
              <w:rPr>
                <w:rFonts w:eastAsiaTheme="minorEastAsia" w:cs="Arial"/>
                <w:noProof/>
                <w:sz w:val="22"/>
              </w:rPr>
              <w:tab/>
            </w:r>
            <w:r w:rsidR="00964A1B" w:rsidRPr="00964A1B">
              <w:rPr>
                <w:rStyle w:val="Hyperlink"/>
                <w:rFonts w:cs="Arial"/>
                <w:noProof/>
              </w:rPr>
              <w:t>CCA/DA</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_Toc512193934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14</w:t>
            </w:r>
            <w:r w:rsidR="00964A1B" w:rsidRPr="00964A1B">
              <w:rPr>
                <w:rFonts w:cs="Arial"/>
                <w:noProof/>
                <w:webHidden/>
              </w:rPr>
              <w:fldChar w:fldCharType="end"/>
            </w:r>
          </w:hyperlink>
        </w:p>
        <w:p w14:paraId="0844CFD4" w14:textId="77777777" w:rsidR="00964A1B" w:rsidRPr="00964A1B" w:rsidRDefault="003B59D3">
          <w:pPr>
            <w:pStyle w:val="TOC3"/>
            <w:tabs>
              <w:tab w:val="left" w:pos="1320"/>
              <w:tab w:val="right" w:leader="dot" w:pos="9350"/>
            </w:tabs>
            <w:rPr>
              <w:rFonts w:eastAsiaTheme="minorEastAsia" w:cs="Arial"/>
              <w:noProof/>
              <w:sz w:val="22"/>
            </w:rPr>
          </w:pPr>
          <w:hyperlink w:anchor="_Toc512193935" w:history="1">
            <w:r w:rsidR="00964A1B" w:rsidRPr="00964A1B">
              <w:rPr>
                <w:rStyle w:val="Hyperlink"/>
                <w:rFonts w:cs="Arial"/>
                <w:noProof/>
              </w:rPr>
              <w:t>2.1.2</w:t>
            </w:r>
            <w:r w:rsidR="00964A1B" w:rsidRPr="00964A1B">
              <w:rPr>
                <w:rFonts w:eastAsiaTheme="minorEastAsia" w:cs="Arial"/>
                <w:noProof/>
                <w:sz w:val="22"/>
              </w:rPr>
              <w:tab/>
            </w:r>
            <w:r w:rsidR="00964A1B" w:rsidRPr="00964A1B">
              <w:rPr>
                <w:rStyle w:val="Hyperlink"/>
                <w:rFonts w:cs="Arial"/>
                <w:noProof/>
              </w:rPr>
              <w:t>General Front Office Complaint</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_Toc512193935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15</w:t>
            </w:r>
            <w:r w:rsidR="00964A1B" w:rsidRPr="00964A1B">
              <w:rPr>
                <w:rFonts w:cs="Arial"/>
                <w:noProof/>
                <w:webHidden/>
              </w:rPr>
              <w:fldChar w:fldCharType="end"/>
            </w:r>
          </w:hyperlink>
        </w:p>
        <w:p w14:paraId="52E5B7EE" w14:textId="77777777" w:rsidR="00964A1B" w:rsidRPr="00964A1B" w:rsidRDefault="003B59D3">
          <w:pPr>
            <w:pStyle w:val="TOC3"/>
            <w:tabs>
              <w:tab w:val="left" w:pos="1540"/>
              <w:tab w:val="right" w:leader="dot" w:pos="9350"/>
            </w:tabs>
            <w:rPr>
              <w:rFonts w:eastAsiaTheme="minorEastAsia" w:cs="Arial"/>
              <w:noProof/>
              <w:sz w:val="22"/>
            </w:rPr>
          </w:pPr>
          <w:hyperlink w:anchor="_Toc512193936" w:history="1">
            <w:r w:rsidR="00964A1B" w:rsidRPr="00964A1B">
              <w:rPr>
                <w:rStyle w:val="Hyperlink"/>
                <w:rFonts w:cs="Arial"/>
                <w:noProof/>
              </w:rPr>
              <w:t>2.1.2.1</w:t>
            </w:r>
            <w:r w:rsidR="00964A1B" w:rsidRPr="00964A1B">
              <w:rPr>
                <w:rFonts w:eastAsiaTheme="minorEastAsia" w:cs="Arial"/>
                <w:noProof/>
                <w:sz w:val="22"/>
              </w:rPr>
              <w:tab/>
            </w:r>
            <w:r w:rsidR="00964A1B" w:rsidRPr="00964A1B">
              <w:rPr>
                <w:rStyle w:val="Hyperlink"/>
                <w:rFonts w:cs="Arial"/>
                <w:noProof/>
              </w:rPr>
              <w:t>SCE.COM or Mobile App is down</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_Toc512193936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15</w:t>
            </w:r>
            <w:r w:rsidR="00964A1B" w:rsidRPr="00964A1B">
              <w:rPr>
                <w:rFonts w:cs="Arial"/>
                <w:noProof/>
                <w:webHidden/>
              </w:rPr>
              <w:fldChar w:fldCharType="end"/>
            </w:r>
          </w:hyperlink>
        </w:p>
        <w:p w14:paraId="51CE13F8" w14:textId="77777777" w:rsidR="00964A1B" w:rsidRPr="00964A1B" w:rsidRDefault="003B59D3">
          <w:pPr>
            <w:pStyle w:val="TOC3"/>
            <w:tabs>
              <w:tab w:val="left" w:pos="1540"/>
              <w:tab w:val="right" w:leader="dot" w:pos="9350"/>
            </w:tabs>
            <w:rPr>
              <w:rFonts w:eastAsiaTheme="minorEastAsia" w:cs="Arial"/>
              <w:noProof/>
              <w:sz w:val="22"/>
            </w:rPr>
          </w:pPr>
          <w:hyperlink w:anchor="_Toc512193937" w:history="1">
            <w:r w:rsidR="00964A1B" w:rsidRPr="00964A1B">
              <w:rPr>
                <w:rStyle w:val="Hyperlink"/>
                <w:rFonts w:cs="Arial"/>
                <w:noProof/>
              </w:rPr>
              <w:t>2.1.2.2</w:t>
            </w:r>
            <w:r w:rsidR="00964A1B" w:rsidRPr="00964A1B">
              <w:rPr>
                <w:rFonts w:eastAsiaTheme="minorEastAsia" w:cs="Arial"/>
                <w:noProof/>
                <w:sz w:val="22"/>
              </w:rPr>
              <w:tab/>
            </w:r>
            <w:r w:rsidR="00964A1B" w:rsidRPr="00964A1B">
              <w:rPr>
                <w:rStyle w:val="Hyperlink"/>
                <w:rFonts w:cs="Arial"/>
                <w:noProof/>
              </w:rPr>
              <w:t>Force onto eBill</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_Toc512193937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15</w:t>
            </w:r>
            <w:r w:rsidR="00964A1B" w:rsidRPr="00964A1B">
              <w:rPr>
                <w:rFonts w:cs="Arial"/>
                <w:noProof/>
                <w:webHidden/>
              </w:rPr>
              <w:fldChar w:fldCharType="end"/>
            </w:r>
          </w:hyperlink>
        </w:p>
        <w:p w14:paraId="69E0FEF0" w14:textId="77777777" w:rsidR="00964A1B" w:rsidRPr="00964A1B" w:rsidRDefault="003B59D3">
          <w:pPr>
            <w:pStyle w:val="TOC3"/>
            <w:tabs>
              <w:tab w:val="left" w:pos="1540"/>
              <w:tab w:val="right" w:leader="dot" w:pos="9350"/>
            </w:tabs>
            <w:rPr>
              <w:rFonts w:eastAsiaTheme="minorEastAsia" w:cs="Arial"/>
              <w:noProof/>
              <w:sz w:val="22"/>
            </w:rPr>
          </w:pPr>
          <w:hyperlink w:anchor="_Toc512193938" w:history="1">
            <w:r w:rsidR="00964A1B" w:rsidRPr="00964A1B">
              <w:rPr>
                <w:rStyle w:val="Hyperlink"/>
                <w:rFonts w:cs="Arial"/>
                <w:noProof/>
              </w:rPr>
              <w:t>2.1.2.3</w:t>
            </w:r>
            <w:r w:rsidR="00964A1B" w:rsidRPr="00964A1B">
              <w:rPr>
                <w:rFonts w:eastAsiaTheme="minorEastAsia" w:cs="Arial"/>
                <w:noProof/>
                <w:sz w:val="22"/>
              </w:rPr>
              <w:tab/>
            </w:r>
            <w:r w:rsidR="00964A1B" w:rsidRPr="00964A1B">
              <w:rPr>
                <w:rStyle w:val="Hyperlink"/>
                <w:rFonts w:cs="Arial"/>
                <w:noProof/>
              </w:rPr>
              <w:t>Program Related Complaint</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_Toc512193938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15</w:t>
            </w:r>
            <w:r w:rsidR="00964A1B" w:rsidRPr="00964A1B">
              <w:rPr>
                <w:rFonts w:cs="Arial"/>
                <w:noProof/>
                <w:webHidden/>
              </w:rPr>
              <w:fldChar w:fldCharType="end"/>
            </w:r>
          </w:hyperlink>
        </w:p>
        <w:p w14:paraId="77A121F7" w14:textId="77777777" w:rsidR="00964A1B" w:rsidRPr="00964A1B" w:rsidRDefault="003B59D3">
          <w:pPr>
            <w:pStyle w:val="TOC3"/>
            <w:tabs>
              <w:tab w:val="left" w:pos="1540"/>
              <w:tab w:val="right" w:leader="dot" w:pos="9350"/>
            </w:tabs>
            <w:rPr>
              <w:rFonts w:eastAsiaTheme="minorEastAsia" w:cs="Arial"/>
              <w:noProof/>
              <w:sz w:val="22"/>
            </w:rPr>
          </w:pPr>
          <w:hyperlink w:anchor="_Toc512193939" w:history="1">
            <w:r w:rsidR="00964A1B" w:rsidRPr="00964A1B">
              <w:rPr>
                <w:rStyle w:val="Hyperlink"/>
                <w:rFonts w:cs="Arial"/>
                <w:noProof/>
              </w:rPr>
              <w:t>2.1.2.4</w:t>
            </w:r>
            <w:r w:rsidR="00964A1B" w:rsidRPr="00964A1B">
              <w:rPr>
                <w:rFonts w:eastAsiaTheme="minorEastAsia" w:cs="Arial"/>
                <w:noProof/>
                <w:sz w:val="22"/>
              </w:rPr>
              <w:tab/>
            </w:r>
            <w:r w:rsidR="00964A1B" w:rsidRPr="00964A1B">
              <w:rPr>
                <w:rStyle w:val="Hyperlink"/>
                <w:rFonts w:cs="Arial"/>
                <w:noProof/>
              </w:rPr>
              <w:t>Correspondence Inquiries / Complaints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_Toc512193939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15</w:t>
            </w:r>
            <w:r w:rsidR="00964A1B" w:rsidRPr="00964A1B">
              <w:rPr>
                <w:rFonts w:cs="Arial"/>
                <w:noProof/>
                <w:webHidden/>
              </w:rPr>
              <w:fldChar w:fldCharType="end"/>
            </w:r>
          </w:hyperlink>
        </w:p>
        <w:p w14:paraId="7BA0E654" w14:textId="77777777" w:rsidR="00964A1B" w:rsidRPr="00964A1B" w:rsidRDefault="003B59D3">
          <w:pPr>
            <w:pStyle w:val="TOC3"/>
            <w:tabs>
              <w:tab w:val="left" w:pos="1540"/>
              <w:tab w:val="right" w:leader="dot" w:pos="9350"/>
            </w:tabs>
            <w:rPr>
              <w:rFonts w:eastAsiaTheme="minorEastAsia" w:cs="Arial"/>
              <w:noProof/>
              <w:sz w:val="22"/>
            </w:rPr>
          </w:pPr>
          <w:hyperlink w:anchor="_Toc512193940" w:history="1">
            <w:r w:rsidR="00964A1B" w:rsidRPr="00964A1B">
              <w:rPr>
                <w:rStyle w:val="Hyperlink"/>
                <w:rFonts w:cs="Arial"/>
                <w:noProof/>
              </w:rPr>
              <w:t>2.1.2.5</w:t>
            </w:r>
            <w:r w:rsidR="00964A1B" w:rsidRPr="00964A1B">
              <w:rPr>
                <w:rFonts w:eastAsiaTheme="minorEastAsia" w:cs="Arial"/>
                <w:noProof/>
                <w:sz w:val="22"/>
              </w:rPr>
              <w:tab/>
            </w:r>
            <w:r w:rsidR="00964A1B" w:rsidRPr="00964A1B">
              <w:rPr>
                <w:rStyle w:val="Hyperlink"/>
                <w:rFonts w:cs="Arial"/>
                <w:noProof/>
              </w:rPr>
              <w:t>Field Personnel and Employee</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_Toc512193940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15</w:t>
            </w:r>
            <w:r w:rsidR="00964A1B" w:rsidRPr="00964A1B">
              <w:rPr>
                <w:rFonts w:cs="Arial"/>
                <w:noProof/>
                <w:webHidden/>
              </w:rPr>
              <w:fldChar w:fldCharType="end"/>
            </w:r>
          </w:hyperlink>
        </w:p>
        <w:p w14:paraId="66B13068" w14:textId="77777777" w:rsidR="00964A1B" w:rsidRPr="00964A1B" w:rsidRDefault="003B59D3">
          <w:pPr>
            <w:pStyle w:val="TOC3"/>
            <w:tabs>
              <w:tab w:val="left" w:pos="1540"/>
              <w:tab w:val="right" w:leader="dot" w:pos="9350"/>
            </w:tabs>
            <w:rPr>
              <w:rFonts w:eastAsiaTheme="minorEastAsia" w:cs="Arial"/>
              <w:noProof/>
              <w:sz w:val="22"/>
            </w:rPr>
          </w:pPr>
          <w:hyperlink w:anchor="_Toc512193941" w:history="1">
            <w:r w:rsidR="00964A1B" w:rsidRPr="00964A1B">
              <w:rPr>
                <w:rStyle w:val="Hyperlink"/>
                <w:rFonts w:cs="Arial"/>
                <w:noProof/>
              </w:rPr>
              <w:t>2.1.2.6</w:t>
            </w:r>
            <w:r w:rsidR="00964A1B" w:rsidRPr="00964A1B">
              <w:rPr>
                <w:rFonts w:eastAsiaTheme="minorEastAsia" w:cs="Arial"/>
                <w:noProof/>
                <w:sz w:val="22"/>
              </w:rPr>
              <w:tab/>
            </w:r>
            <w:r w:rsidR="00964A1B" w:rsidRPr="00964A1B">
              <w:rPr>
                <w:rStyle w:val="Hyperlink"/>
                <w:rFonts w:cs="Arial"/>
                <w:noProof/>
              </w:rPr>
              <w:t>Trade Professional</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_Toc512193941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15</w:t>
            </w:r>
            <w:r w:rsidR="00964A1B" w:rsidRPr="00964A1B">
              <w:rPr>
                <w:rFonts w:cs="Arial"/>
                <w:noProof/>
                <w:webHidden/>
              </w:rPr>
              <w:fldChar w:fldCharType="end"/>
            </w:r>
          </w:hyperlink>
        </w:p>
        <w:p w14:paraId="369AE46B" w14:textId="77777777" w:rsidR="00964A1B" w:rsidRPr="00964A1B" w:rsidRDefault="003B59D3">
          <w:pPr>
            <w:pStyle w:val="TOC3"/>
            <w:tabs>
              <w:tab w:val="left" w:pos="1320"/>
              <w:tab w:val="right" w:leader="dot" w:pos="9350"/>
            </w:tabs>
            <w:rPr>
              <w:rFonts w:eastAsiaTheme="minorEastAsia" w:cs="Arial"/>
              <w:noProof/>
              <w:sz w:val="22"/>
            </w:rPr>
          </w:pPr>
          <w:hyperlink w:anchor="_Toc512193942" w:history="1">
            <w:r w:rsidR="00964A1B" w:rsidRPr="00964A1B">
              <w:rPr>
                <w:rStyle w:val="Hyperlink"/>
                <w:rFonts w:cs="Arial"/>
                <w:noProof/>
              </w:rPr>
              <w:t>2.1.3</w:t>
            </w:r>
            <w:r w:rsidR="00964A1B" w:rsidRPr="00964A1B">
              <w:rPr>
                <w:rFonts w:eastAsiaTheme="minorEastAsia" w:cs="Arial"/>
                <w:noProof/>
                <w:sz w:val="22"/>
              </w:rPr>
              <w:tab/>
            </w:r>
            <w:r w:rsidR="00964A1B" w:rsidRPr="00964A1B">
              <w:rPr>
                <w:rStyle w:val="Hyperlink"/>
                <w:rFonts w:cs="Arial"/>
                <w:noProof/>
              </w:rPr>
              <w:t>CS Information Governance</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_Toc512193942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16</w:t>
            </w:r>
            <w:r w:rsidR="00964A1B" w:rsidRPr="00964A1B">
              <w:rPr>
                <w:rFonts w:cs="Arial"/>
                <w:noProof/>
                <w:webHidden/>
              </w:rPr>
              <w:fldChar w:fldCharType="end"/>
            </w:r>
          </w:hyperlink>
        </w:p>
        <w:p w14:paraId="6F39A027" w14:textId="77777777" w:rsidR="00964A1B" w:rsidRPr="00964A1B" w:rsidRDefault="003B59D3">
          <w:pPr>
            <w:pStyle w:val="TOC3"/>
            <w:tabs>
              <w:tab w:val="left" w:pos="1540"/>
              <w:tab w:val="right" w:leader="dot" w:pos="9350"/>
            </w:tabs>
            <w:rPr>
              <w:rFonts w:eastAsiaTheme="minorEastAsia" w:cs="Arial"/>
              <w:noProof/>
              <w:sz w:val="22"/>
            </w:rPr>
          </w:pPr>
          <w:hyperlink w:anchor="_Toc512193943" w:history="1">
            <w:r w:rsidR="00964A1B" w:rsidRPr="00964A1B">
              <w:rPr>
                <w:rStyle w:val="Hyperlink"/>
                <w:rFonts w:cs="Arial"/>
                <w:noProof/>
              </w:rPr>
              <w:t>2.1.3.1</w:t>
            </w:r>
            <w:r w:rsidR="00964A1B" w:rsidRPr="00964A1B">
              <w:rPr>
                <w:rFonts w:eastAsiaTheme="minorEastAsia" w:cs="Arial"/>
                <w:noProof/>
                <w:sz w:val="22"/>
              </w:rPr>
              <w:tab/>
            </w:r>
            <w:r w:rsidR="00964A1B" w:rsidRPr="00964A1B">
              <w:rPr>
                <w:rStyle w:val="Hyperlink"/>
                <w:rFonts w:cs="Arial"/>
                <w:noProof/>
              </w:rPr>
              <w:t>Solar/ 3rd Party</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_Toc512193943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17</w:t>
            </w:r>
            <w:r w:rsidR="00964A1B" w:rsidRPr="00964A1B">
              <w:rPr>
                <w:rFonts w:cs="Arial"/>
                <w:noProof/>
                <w:webHidden/>
              </w:rPr>
              <w:fldChar w:fldCharType="end"/>
            </w:r>
          </w:hyperlink>
        </w:p>
        <w:p w14:paraId="10C1FCB8" w14:textId="77777777" w:rsidR="00964A1B" w:rsidRPr="00964A1B" w:rsidRDefault="003B59D3">
          <w:pPr>
            <w:pStyle w:val="TOC3"/>
            <w:tabs>
              <w:tab w:val="left" w:pos="1540"/>
              <w:tab w:val="right" w:leader="dot" w:pos="9350"/>
            </w:tabs>
            <w:rPr>
              <w:rFonts w:eastAsiaTheme="minorEastAsia" w:cs="Arial"/>
              <w:noProof/>
              <w:sz w:val="22"/>
            </w:rPr>
          </w:pPr>
          <w:hyperlink w:anchor="_Toc512193944" w:history="1">
            <w:r w:rsidR="00964A1B" w:rsidRPr="00964A1B">
              <w:rPr>
                <w:rStyle w:val="Hyperlink"/>
                <w:rFonts w:cs="Arial"/>
                <w:noProof/>
              </w:rPr>
              <w:t>2.1.3.2</w:t>
            </w:r>
            <w:r w:rsidR="00964A1B" w:rsidRPr="00964A1B">
              <w:rPr>
                <w:rFonts w:eastAsiaTheme="minorEastAsia" w:cs="Arial"/>
                <w:noProof/>
                <w:sz w:val="22"/>
              </w:rPr>
              <w:tab/>
            </w:r>
            <w:r w:rsidR="00964A1B" w:rsidRPr="00964A1B">
              <w:rPr>
                <w:rStyle w:val="Hyperlink"/>
                <w:rFonts w:cs="Arial"/>
                <w:noProof/>
              </w:rPr>
              <w:t>Bill Scam/Fraud</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_Toc512193944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17</w:t>
            </w:r>
            <w:r w:rsidR="00964A1B" w:rsidRPr="00964A1B">
              <w:rPr>
                <w:rFonts w:cs="Arial"/>
                <w:noProof/>
                <w:webHidden/>
              </w:rPr>
              <w:fldChar w:fldCharType="end"/>
            </w:r>
          </w:hyperlink>
        </w:p>
        <w:p w14:paraId="7D08DEC1" w14:textId="77777777" w:rsidR="00964A1B" w:rsidRPr="00964A1B" w:rsidRDefault="003B59D3">
          <w:pPr>
            <w:pStyle w:val="TOC3"/>
            <w:tabs>
              <w:tab w:val="left" w:pos="1540"/>
              <w:tab w:val="right" w:leader="dot" w:pos="9350"/>
            </w:tabs>
            <w:rPr>
              <w:rFonts w:eastAsiaTheme="minorEastAsia" w:cs="Arial"/>
              <w:noProof/>
              <w:sz w:val="22"/>
            </w:rPr>
          </w:pPr>
          <w:hyperlink w:anchor="_Toc512193945" w:history="1">
            <w:r w:rsidR="00964A1B" w:rsidRPr="00964A1B">
              <w:rPr>
                <w:rStyle w:val="Hyperlink"/>
                <w:rFonts w:cs="Arial"/>
                <w:noProof/>
              </w:rPr>
              <w:t>2.1.3.3</w:t>
            </w:r>
            <w:r w:rsidR="00964A1B" w:rsidRPr="00964A1B">
              <w:rPr>
                <w:rFonts w:eastAsiaTheme="minorEastAsia" w:cs="Arial"/>
                <w:noProof/>
                <w:sz w:val="22"/>
              </w:rPr>
              <w:tab/>
            </w:r>
            <w:r w:rsidR="00964A1B" w:rsidRPr="00964A1B">
              <w:rPr>
                <w:rStyle w:val="Hyperlink"/>
                <w:rFonts w:cs="Arial"/>
                <w:noProof/>
              </w:rPr>
              <w:t>Privacy</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_Toc512193945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18</w:t>
            </w:r>
            <w:r w:rsidR="00964A1B" w:rsidRPr="00964A1B">
              <w:rPr>
                <w:rFonts w:cs="Arial"/>
                <w:noProof/>
                <w:webHidden/>
              </w:rPr>
              <w:fldChar w:fldCharType="end"/>
            </w:r>
          </w:hyperlink>
        </w:p>
        <w:p w14:paraId="58568FFE" w14:textId="77777777" w:rsidR="00964A1B" w:rsidRPr="00964A1B" w:rsidRDefault="003B59D3">
          <w:pPr>
            <w:pStyle w:val="TOC2"/>
            <w:tabs>
              <w:tab w:val="left" w:pos="880"/>
              <w:tab w:val="right" w:leader="dot" w:pos="9350"/>
            </w:tabs>
            <w:rPr>
              <w:rFonts w:eastAsiaTheme="minorEastAsia" w:cs="Arial"/>
              <w:noProof/>
              <w:sz w:val="22"/>
            </w:rPr>
          </w:pPr>
          <w:hyperlink w:anchor="_Toc512193946" w:history="1">
            <w:r w:rsidR="00964A1B" w:rsidRPr="00964A1B">
              <w:rPr>
                <w:rStyle w:val="Hyperlink"/>
                <w:rFonts w:cs="Arial"/>
                <w:noProof/>
              </w:rPr>
              <w:t>2.2</w:t>
            </w:r>
            <w:r w:rsidR="00964A1B" w:rsidRPr="00964A1B">
              <w:rPr>
                <w:rFonts w:eastAsiaTheme="minorEastAsia" w:cs="Arial"/>
                <w:noProof/>
                <w:sz w:val="22"/>
              </w:rPr>
              <w:tab/>
            </w:r>
            <w:r w:rsidR="00964A1B" w:rsidRPr="00964A1B">
              <w:rPr>
                <w:rStyle w:val="Hyperlink"/>
                <w:rFonts w:cs="Arial"/>
                <w:noProof/>
              </w:rPr>
              <w:t>Process / Performance Improvement</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_Toc512193946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19</w:t>
            </w:r>
            <w:r w:rsidR="00964A1B" w:rsidRPr="00964A1B">
              <w:rPr>
                <w:rFonts w:cs="Arial"/>
                <w:noProof/>
                <w:webHidden/>
              </w:rPr>
              <w:fldChar w:fldCharType="end"/>
            </w:r>
          </w:hyperlink>
        </w:p>
        <w:p w14:paraId="0BDEE31C" w14:textId="77777777" w:rsidR="00964A1B" w:rsidRPr="00964A1B" w:rsidRDefault="003B59D3">
          <w:pPr>
            <w:pStyle w:val="TOC2"/>
            <w:tabs>
              <w:tab w:val="left" w:pos="880"/>
              <w:tab w:val="right" w:leader="dot" w:pos="9350"/>
            </w:tabs>
            <w:rPr>
              <w:rFonts w:eastAsiaTheme="minorEastAsia" w:cs="Arial"/>
              <w:noProof/>
              <w:sz w:val="22"/>
            </w:rPr>
          </w:pPr>
          <w:hyperlink w:anchor="_Toc512193947" w:history="1">
            <w:r w:rsidR="00964A1B" w:rsidRPr="00964A1B">
              <w:rPr>
                <w:rStyle w:val="Hyperlink"/>
                <w:rFonts w:cs="Arial"/>
                <w:noProof/>
              </w:rPr>
              <w:t>2.3</w:t>
            </w:r>
            <w:r w:rsidR="00964A1B" w:rsidRPr="00964A1B">
              <w:rPr>
                <w:rFonts w:eastAsiaTheme="minorEastAsia" w:cs="Arial"/>
                <w:noProof/>
                <w:sz w:val="22"/>
              </w:rPr>
              <w:tab/>
            </w:r>
            <w:r w:rsidR="00964A1B" w:rsidRPr="00964A1B">
              <w:rPr>
                <w:rStyle w:val="Hyperlink"/>
                <w:rFonts w:cs="Arial"/>
                <w:noProof/>
              </w:rPr>
              <w:t>Prerequisites and Inputs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_Toc512193947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19</w:t>
            </w:r>
            <w:r w:rsidR="00964A1B" w:rsidRPr="00964A1B">
              <w:rPr>
                <w:rFonts w:cs="Arial"/>
                <w:noProof/>
                <w:webHidden/>
              </w:rPr>
              <w:fldChar w:fldCharType="end"/>
            </w:r>
          </w:hyperlink>
        </w:p>
        <w:p w14:paraId="00BB68DD" w14:textId="77777777" w:rsidR="00964A1B" w:rsidRPr="00964A1B" w:rsidRDefault="003B59D3">
          <w:pPr>
            <w:pStyle w:val="TOC2"/>
            <w:tabs>
              <w:tab w:val="left" w:pos="880"/>
              <w:tab w:val="right" w:leader="dot" w:pos="9350"/>
            </w:tabs>
            <w:rPr>
              <w:rFonts w:eastAsiaTheme="minorEastAsia" w:cs="Arial"/>
              <w:noProof/>
              <w:sz w:val="22"/>
            </w:rPr>
          </w:pPr>
          <w:hyperlink w:anchor="_Toc512193948" w:history="1">
            <w:r w:rsidR="00964A1B" w:rsidRPr="00964A1B">
              <w:rPr>
                <w:rStyle w:val="Hyperlink"/>
                <w:rFonts w:cs="Arial"/>
                <w:noProof/>
              </w:rPr>
              <w:t>2.4</w:t>
            </w:r>
            <w:r w:rsidR="00964A1B" w:rsidRPr="00964A1B">
              <w:rPr>
                <w:rFonts w:eastAsiaTheme="minorEastAsia" w:cs="Arial"/>
                <w:noProof/>
                <w:sz w:val="22"/>
              </w:rPr>
              <w:tab/>
            </w:r>
            <w:r w:rsidR="00964A1B" w:rsidRPr="00964A1B">
              <w:rPr>
                <w:rStyle w:val="Hyperlink"/>
                <w:rFonts w:cs="Arial"/>
                <w:noProof/>
              </w:rPr>
              <w:t>General Assumptions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_Toc512193948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19</w:t>
            </w:r>
            <w:r w:rsidR="00964A1B" w:rsidRPr="00964A1B">
              <w:rPr>
                <w:rFonts w:cs="Arial"/>
                <w:noProof/>
                <w:webHidden/>
              </w:rPr>
              <w:fldChar w:fldCharType="end"/>
            </w:r>
          </w:hyperlink>
        </w:p>
        <w:p w14:paraId="30B2A8E6" w14:textId="77777777" w:rsidR="00964A1B" w:rsidRPr="00964A1B" w:rsidRDefault="003B59D3">
          <w:pPr>
            <w:pStyle w:val="TOC2"/>
            <w:tabs>
              <w:tab w:val="left" w:pos="880"/>
              <w:tab w:val="right" w:leader="dot" w:pos="9350"/>
            </w:tabs>
            <w:rPr>
              <w:rFonts w:eastAsiaTheme="minorEastAsia" w:cs="Arial"/>
              <w:noProof/>
              <w:sz w:val="22"/>
            </w:rPr>
          </w:pPr>
          <w:hyperlink w:anchor="_Toc512193949" w:history="1">
            <w:r w:rsidR="00964A1B" w:rsidRPr="00964A1B">
              <w:rPr>
                <w:rStyle w:val="Hyperlink"/>
                <w:rFonts w:cs="Arial"/>
                <w:noProof/>
              </w:rPr>
              <w:t>2.5</w:t>
            </w:r>
            <w:r w:rsidR="00964A1B" w:rsidRPr="00964A1B">
              <w:rPr>
                <w:rFonts w:eastAsiaTheme="minorEastAsia" w:cs="Arial"/>
                <w:noProof/>
                <w:sz w:val="22"/>
              </w:rPr>
              <w:tab/>
            </w:r>
            <w:r w:rsidR="00964A1B" w:rsidRPr="00964A1B">
              <w:rPr>
                <w:rStyle w:val="Hyperlink"/>
                <w:rFonts w:cs="Arial"/>
                <w:noProof/>
              </w:rPr>
              <w:t>Business Process Hierarchy</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_Toc512193949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19</w:t>
            </w:r>
            <w:r w:rsidR="00964A1B" w:rsidRPr="00964A1B">
              <w:rPr>
                <w:rFonts w:cs="Arial"/>
                <w:noProof/>
                <w:webHidden/>
              </w:rPr>
              <w:fldChar w:fldCharType="end"/>
            </w:r>
          </w:hyperlink>
        </w:p>
        <w:p w14:paraId="51064563" w14:textId="77777777" w:rsidR="00964A1B" w:rsidRPr="00964A1B" w:rsidRDefault="003B59D3">
          <w:pPr>
            <w:pStyle w:val="TOC2"/>
            <w:tabs>
              <w:tab w:val="left" w:pos="880"/>
              <w:tab w:val="right" w:leader="dot" w:pos="9350"/>
            </w:tabs>
            <w:rPr>
              <w:rFonts w:eastAsiaTheme="minorEastAsia" w:cs="Arial"/>
              <w:noProof/>
              <w:sz w:val="22"/>
            </w:rPr>
          </w:pPr>
          <w:hyperlink w:anchor="_Toc512193950" w:history="1">
            <w:r w:rsidR="00964A1B" w:rsidRPr="00964A1B">
              <w:rPr>
                <w:rStyle w:val="Hyperlink"/>
                <w:rFonts w:cs="Arial"/>
                <w:noProof/>
              </w:rPr>
              <w:t>2.6</w:t>
            </w:r>
            <w:r w:rsidR="00964A1B" w:rsidRPr="00964A1B">
              <w:rPr>
                <w:rFonts w:eastAsiaTheme="minorEastAsia" w:cs="Arial"/>
                <w:noProof/>
                <w:sz w:val="22"/>
              </w:rPr>
              <w:tab/>
            </w:r>
            <w:r w:rsidR="00964A1B" w:rsidRPr="00964A1B">
              <w:rPr>
                <w:rStyle w:val="Hyperlink"/>
                <w:rFonts w:cs="Arial"/>
                <w:noProof/>
              </w:rPr>
              <w:t>Process Flows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_Toc512193950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20</w:t>
            </w:r>
            <w:r w:rsidR="00964A1B" w:rsidRPr="00964A1B">
              <w:rPr>
                <w:rFonts w:cs="Arial"/>
                <w:noProof/>
                <w:webHidden/>
              </w:rPr>
              <w:fldChar w:fldCharType="end"/>
            </w:r>
          </w:hyperlink>
        </w:p>
        <w:p w14:paraId="78A0D764" w14:textId="77777777" w:rsidR="00964A1B" w:rsidRPr="00964A1B" w:rsidRDefault="003B59D3">
          <w:pPr>
            <w:pStyle w:val="TOC3"/>
            <w:tabs>
              <w:tab w:val="left" w:pos="1320"/>
              <w:tab w:val="right" w:leader="dot" w:pos="9350"/>
            </w:tabs>
            <w:rPr>
              <w:rFonts w:eastAsiaTheme="minorEastAsia" w:cs="Arial"/>
              <w:noProof/>
              <w:sz w:val="22"/>
            </w:rPr>
          </w:pPr>
          <w:hyperlink w:anchor="_Toc512193951" w:history="1">
            <w:r w:rsidR="00964A1B" w:rsidRPr="00964A1B">
              <w:rPr>
                <w:rStyle w:val="Hyperlink"/>
                <w:rFonts w:cs="Arial"/>
                <w:noProof/>
              </w:rPr>
              <w:t>2.6.1</w:t>
            </w:r>
            <w:r w:rsidR="00964A1B" w:rsidRPr="00964A1B">
              <w:rPr>
                <w:rFonts w:eastAsiaTheme="minorEastAsia" w:cs="Arial"/>
                <w:noProof/>
                <w:sz w:val="22"/>
              </w:rPr>
              <w:tab/>
            </w:r>
            <w:r w:rsidR="00964A1B" w:rsidRPr="00964A1B">
              <w:rPr>
                <w:rStyle w:val="Hyperlink"/>
                <w:rFonts w:cs="Arial"/>
                <w:noProof/>
              </w:rPr>
              <w:t>Create Complaint</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_Toc512193951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20</w:t>
            </w:r>
            <w:r w:rsidR="00964A1B" w:rsidRPr="00964A1B">
              <w:rPr>
                <w:rFonts w:cs="Arial"/>
                <w:noProof/>
                <w:webHidden/>
              </w:rPr>
              <w:fldChar w:fldCharType="end"/>
            </w:r>
          </w:hyperlink>
        </w:p>
        <w:p w14:paraId="4D74198E" w14:textId="77777777" w:rsidR="00964A1B" w:rsidRPr="00964A1B" w:rsidRDefault="003B59D3">
          <w:pPr>
            <w:pStyle w:val="TOC3"/>
            <w:tabs>
              <w:tab w:val="left" w:pos="1320"/>
              <w:tab w:val="right" w:leader="dot" w:pos="9350"/>
            </w:tabs>
            <w:rPr>
              <w:rFonts w:eastAsiaTheme="minorEastAsia" w:cs="Arial"/>
              <w:noProof/>
              <w:sz w:val="22"/>
            </w:rPr>
          </w:pPr>
          <w:hyperlink w:anchor="_Toc512193952" w:history="1">
            <w:r w:rsidR="00964A1B" w:rsidRPr="00964A1B">
              <w:rPr>
                <w:rStyle w:val="Hyperlink"/>
                <w:rFonts w:cs="Arial"/>
                <w:noProof/>
              </w:rPr>
              <w:t>2.6.2</w:t>
            </w:r>
            <w:r w:rsidR="00964A1B" w:rsidRPr="00964A1B">
              <w:rPr>
                <w:rFonts w:eastAsiaTheme="minorEastAsia" w:cs="Arial"/>
                <w:noProof/>
                <w:sz w:val="22"/>
              </w:rPr>
              <w:tab/>
            </w:r>
            <w:r w:rsidR="00964A1B" w:rsidRPr="00964A1B">
              <w:rPr>
                <w:rStyle w:val="Hyperlink"/>
                <w:rFonts w:cs="Arial"/>
                <w:noProof/>
              </w:rPr>
              <w:t>Manage Complaint</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_Toc512193952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24</w:t>
            </w:r>
            <w:r w:rsidR="00964A1B" w:rsidRPr="00964A1B">
              <w:rPr>
                <w:rFonts w:cs="Arial"/>
                <w:noProof/>
                <w:webHidden/>
              </w:rPr>
              <w:fldChar w:fldCharType="end"/>
            </w:r>
          </w:hyperlink>
        </w:p>
        <w:p w14:paraId="7A052ABC" w14:textId="77777777" w:rsidR="00964A1B" w:rsidRPr="00964A1B" w:rsidRDefault="003B59D3">
          <w:pPr>
            <w:pStyle w:val="TOC2"/>
            <w:tabs>
              <w:tab w:val="left" w:pos="880"/>
              <w:tab w:val="right" w:leader="dot" w:pos="9350"/>
            </w:tabs>
            <w:rPr>
              <w:rFonts w:eastAsiaTheme="minorEastAsia" w:cs="Arial"/>
              <w:noProof/>
              <w:sz w:val="22"/>
            </w:rPr>
          </w:pPr>
          <w:hyperlink w:anchor="_Toc512193953" w:history="1">
            <w:r w:rsidR="00964A1B" w:rsidRPr="00964A1B">
              <w:rPr>
                <w:rStyle w:val="Hyperlink"/>
                <w:rFonts w:cs="Arial"/>
                <w:noProof/>
              </w:rPr>
              <w:t>2.7</w:t>
            </w:r>
            <w:r w:rsidR="00964A1B" w:rsidRPr="00964A1B">
              <w:rPr>
                <w:rFonts w:eastAsiaTheme="minorEastAsia" w:cs="Arial"/>
                <w:noProof/>
                <w:sz w:val="22"/>
              </w:rPr>
              <w:tab/>
            </w:r>
            <w:r w:rsidR="00964A1B" w:rsidRPr="00964A1B">
              <w:rPr>
                <w:rStyle w:val="Hyperlink"/>
                <w:rFonts w:cs="Arial"/>
                <w:noProof/>
              </w:rPr>
              <w:t>3</w:t>
            </w:r>
            <w:r w:rsidR="00964A1B" w:rsidRPr="00964A1B">
              <w:rPr>
                <w:rStyle w:val="Hyperlink"/>
                <w:rFonts w:cs="Arial"/>
                <w:noProof/>
                <w:vertAlign w:val="superscript"/>
              </w:rPr>
              <w:t>rd</w:t>
            </w:r>
            <w:r w:rsidR="00964A1B" w:rsidRPr="00964A1B">
              <w:rPr>
                <w:rStyle w:val="Hyperlink"/>
                <w:rFonts w:cs="Arial"/>
                <w:noProof/>
              </w:rPr>
              <w:t xml:space="preserve"> Party and SCE Legacy System Integrations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_Toc512193953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26</w:t>
            </w:r>
            <w:r w:rsidR="00964A1B" w:rsidRPr="00964A1B">
              <w:rPr>
                <w:rFonts w:cs="Arial"/>
                <w:noProof/>
                <w:webHidden/>
              </w:rPr>
              <w:fldChar w:fldCharType="end"/>
            </w:r>
          </w:hyperlink>
        </w:p>
        <w:p w14:paraId="33455972" w14:textId="77777777" w:rsidR="00964A1B" w:rsidRPr="00964A1B" w:rsidRDefault="003B59D3">
          <w:pPr>
            <w:pStyle w:val="TOC2"/>
            <w:tabs>
              <w:tab w:val="left" w:pos="880"/>
              <w:tab w:val="right" w:leader="dot" w:pos="9350"/>
            </w:tabs>
            <w:rPr>
              <w:rFonts w:eastAsiaTheme="minorEastAsia" w:cs="Arial"/>
              <w:noProof/>
              <w:sz w:val="22"/>
            </w:rPr>
          </w:pPr>
          <w:hyperlink w:anchor="_Toc512193954" w:history="1">
            <w:r w:rsidR="00964A1B" w:rsidRPr="00964A1B">
              <w:rPr>
                <w:rStyle w:val="Hyperlink"/>
                <w:rFonts w:cs="Arial"/>
                <w:noProof/>
              </w:rPr>
              <w:t>2.8</w:t>
            </w:r>
            <w:r w:rsidR="00964A1B" w:rsidRPr="00964A1B">
              <w:rPr>
                <w:rFonts w:eastAsiaTheme="minorEastAsia" w:cs="Arial"/>
                <w:noProof/>
                <w:sz w:val="22"/>
              </w:rPr>
              <w:tab/>
            </w:r>
            <w:r w:rsidR="00964A1B" w:rsidRPr="00964A1B">
              <w:rPr>
                <w:rStyle w:val="Hyperlink"/>
                <w:rFonts w:cs="Arial"/>
                <w:noProof/>
              </w:rPr>
              <w:t>Data Elements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_Toc512193954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26</w:t>
            </w:r>
            <w:r w:rsidR="00964A1B" w:rsidRPr="00964A1B">
              <w:rPr>
                <w:rFonts w:cs="Arial"/>
                <w:noProof/>
                <w:webHidden/>
              </w:rPr>
              <w:fldChar w:fldCharType="end"/>
            </w:r>
          </w:hyperlink>
        </w:p>
        <w:p w14:paraId="06853AAB" w14:textId="77777777" w:rsidR="00964A1B" w:rsidRPr="00964A1B" w:rsidRDefault="003B59D3">
          <w:pPr>
            <w:pStyle w:val="TOC3"/>
            <w:tabs>
              <w:tab w:val="left" w:pos="1320"/>
              <w:tab w:val="right" w:leader="dot" w:pos="9350"/>
            </w:tabs>
            <w:rPr>
              <w:rFonts w:eastAsiaTheme="minorEastAsia" w:cs="Arial"/>
              <w:noProof/>
              <w:sz w:val="22"/>
            </w:rPr>
          </w:pPr>
          <w:hyperlink w:anchor="_Toc512193955" w:history="1">
            <w:r w:rsidR="00964A1B" w:rsidRPr="00964A1B">
              <w:rPr>
                <w:rStyle w:val="Hyperlink"/>
                <w:rFonts w:cs="Arial"/>
                <w:noProof/>
              </w:rPr>
              <w:t>2.8.1</w:t>
            </w:r>
            <w:r w:rsidR="00964A1B" w:rsidRPr="00964A1B">
              <w:rPr>
                <w:rFonts w:eastAsiaTheme="minorEastAsia" w:cs="Arial"/>
                <w:noProof/>
                <w:sz w:val="22"/>
              </w:rPr>
              <w:tab/>
            </w:r>
            <w:r w:rsidR="00964A1B" w:rsidRPr="00964A1B">
              <w:rPr>
                <w:rStyle w:val="Hyperlink"/>
                <w:rFonts w:cs="Arial"/>
                <w:noProof/>
              </w:rPr>
              <w:t>Create Complaint BPEM case</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_Toc512193955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26</w:t>
            </w:r>
            <w:r w:rsidR="00964A1B" w:rsidRPr="00964A1B">
              <w:rPr>
                <w:rFonts w:cs="Arial"/>
                <w:noProof/>
                <w:webHidden/>
              </w:rPr>
              <w:fldChar w:fldCharType="end"/>
            </w:r>
          </w:hyperlink>
        </w:p>
        <w:p w14:paraId="402853D7" w14:textId="77777777" w:rsidR="00964A1B" w:rsidRPr="00964A1B" w:rsidRDefault="003B59D3">
          <w:pPr>
            <w:pStyle w:val="TOC3"/>
            <w:tabs>
              <w:tab w:val="left" w:pos="1320"/>
              <w:tab w:val="right" w:leader="dot" w:pos="9350"/>
            </w:tabs>
            <w:rPr>
              <w:rFonts w:eastAsiaTheme="minorEastAsia" w:cs="Arial"/>
              <w:noProof/>
              <w:sz w:val="22"/>
            </w:rPr>
          </w:pPr>
          <w:hyperlink w:anchor="_Toc512193956" w:history="1">
            <w:r w:rsidR="00964A1B" w:rsidRPr="00964A1B">
              <w:rPr>
                <w:rStyle w:val="Hyperlink"/>
                <w:rFonts w:cs="Arial"/>
                <w:noProof/>
              </w:rPr>
              <w:t>2.8.2</w:t>
            </w:r>
            <w:r w:rsidR="00964A1B" w:rsidRPr="00964A1B">
              <w:rPr>
                <w:rFonts w:eastAsiaTheme="minorEastAsia" w:cs="Arial"/>
                <w:noProof/>
                <w:sz w:val="22"/>
              </w:rPr>
              <w:tab/>
            </w:r>
            <w:r w:rsidR="00964A1B" w:rsidRPr="00964A1B">
              <w:rPr>
                <w:rStyle w:val="Hyperlink"/>
                <w:rFonts w:cs="Arial"/>
                <w:noProof/>
              </w:rPr>
              <w:t>Edit Complaint BPEM case</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_Toc512193956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27</w:t>
            </w:r>
            <w:r w:rsidR="00964A1B" w:rsidRPr="00964A1B">
              <w:rPr>
                <w:rFonts w:cs="Arial"/>
                <w:noProof/>
                <w:webHidden/>
              </w:rPr>
              <w:fldChar w:fldCharType="end"/>
            </w:r>
          </w:hyperlink>
        </w:p>
        <w:p w14:paraId="66252EE7" w14:textId="77777777" w:rsidR="00964A1B" w:rsidRPr="00964A1B" w:rsidRDefault="003B59D3">
          <w:pPr>
            <w:pStyle w:val="TOC3"/>
            <w:tabs>
              <w:tab w:val="left" w:pos="1320"/>
              <w:tab w:val="right" w:leader="dot" w:pos="9350"/>
            </w:tabs>
            <w:rPr>
              <w:rFonts w:eastAsiaTheme="minorEastAsia" w:cs="Arial"/>
              <w:noProof/>
              <w:sz w:val="22"/>
            </w:rPr>
          </w:pPr>
          <w:hyperlink w:anchor="_Toc512193957" w:history="1">
            <w:r w:rsidR="00964A1B" w:rsidRPr="00964A1B">
              <w:rPr>
                <w:rStyle w:val="Hyperlink"/>
                <w:rFonts w:cs="Arial"/>
                <w:noProof/>
              </w:rPr>
              <w:t>2.8.3</w:t>
            </w:r>
            <w:r w:rsidR="00964A1B" w:rsidRPr="00964A1B">
              <w:rPr>
                <w:rFonts w:eastAsiaTheme="minorEastAsia" w:cs="Arial"/>
                <w:noProof/>
                <w:sz w:val="22"/>
              </w:rPr>
              <w:tab/>
            </w:r>
            <w:r w:rsidR="00964A1B" w:rsidRPr="00964A1B">
              <w:rPr>
                <w:rStyle w:val="Hyperlink"/>
                <w:rFonts w:cs="Arial"/>
                <w:noProof/>
              </w:rPr>
              <w:t>Create Activity</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_Toc512193957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28</w:t>
            </w:r>
            <w:r w:rsidR="00964A1B" w:rsidRPr="00964A1B">
              <w:rPr>
                <w:rFonts w:cs="Arial"/>
                <w:noProof/>
                <w:webHidden/>
              </w:rPr>
              <w:fldChar w:fldCharType="end"/>
            </w:r>
          </w:hyperlink>
        </w:p>
        <w:p w14:paraId="3B853EEB" w14:textId="77777777" w:rsidR="00964A1B" w:rsidRPr="00964A1B" w:rsidRDefault="003B59D3">
          <w:pPr>
            <w:pStyle w:val="TOC3"/>
            <w:tabs>
              <w:tab w:val="left" w:pos="1320"/>
              <w:tab w:val="right" w:leader="dot" w:pos="9350"/>
            </w:tabs>
            <w:rPr>
              <w:rFonts w:eastAsiaTheme="minorEastAsia" w:cs="Arial"/>
              <w:noProof/>
              <w:sz w:val="22"/>
            </w:rPr>
          </w:pPr>
          <w:hyperlink w:anchor="_Toc512193958" w:history="1">
            <w:r w:rsidR="00964A1B" w:rsidRPr="00964A1B">
              <w:rPr>
                <w:rStyle w:val="Hyperlink"/>
                <w:rFonts w:cs="Arial"/>
                <w:noProof/>
              </w:rPr>
              <w:t>2.8.1</w:t>
            </w:r>
            <w:r w:rsidR="00964A1B" w:rsidRPr="00964A1B">
              <w:rPr>
                <w:rFonts w:eastAsiaTheme="minorEastAsia" w:cs="Arial"/>
                <w:noProof/>
                <w:sz w:val="22"/>
              </w:rPr>
              <w:tab/>
            </w:r>
            <w:r w:rsidR="00964A1B" w:rsidRPr="00964A1B">
              <w:rPr>
                <w:rStyle w:val="Hyperlink"/>
                <w:rFonts w:cs="Arial"/>
                <w:noProof/>
              </w:rPr>
              <w:t>Create Ticket</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_Toc512193958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29</w:t>
            </w:r>
            <w:r w:rsidR="00964A1B" w:rsidRPr="00964A1B">
              <w:rPr>
                <w:rFonts w:cs="Arial"/>
                <w:noProof/>
                <w:webHidden/>
              </w:rPr>
              <w:fldChar w:fldCharType="end"/>
            </w:r>
          </w:hyperlink>
        </w:p>
        <w:p w14:paraId="01CB7F89" w14:textId="77777777" w:rsidR="00964A1B" w:rsidRPr="00964A1B" w:rsidRDefault="003B59D3">
          <w:pPr>
            <w:pStyle w:val="TOC2"/>
            <w:tabs>
              <w:tab w:val="left" w:pos="880"/>
              <w:tab w:val="right" w:leader="dot" w:pos="9350"/>
            </w:tabs>
            <w:rPr>
              <w:rFonts w:eastAsiaTheme="minorEastAsia" w:cs="Arial"/>
              <w:noProof/>
              <w:sz w:val="22"/>
            </w:rPr>
          </w:pPr>
          <w:hyperlink w:anchor="_Toc512193959" w:history="1">
            <w:r w:rsidR="00964A1B" w:rsidRPr="00964A1B">
              <w:rPr>
                <w:rStyle w:val="Hyperlink"/>
                <w:rFonts w:cs="Arial"/>
                <w:noProof/>
              </w:rPr>
              <w:t>2.9</w:t>
            </w:r>
            <w:r w:rsidR="00964A1B" w:rsidRPr="00964A1B">
              <w:rPr>
                <w:rFonts w:eastAsiaTheme="minorEastAsia" w:cs="Arial"/>
                <w:noProof/>
                <w:sz w:val="22"/>
              </w:rPr>
              <w:tab/>
            </w:r>
            <w:r w:rsidR="00964A1B" w:rsidRPr="00964A1B">
              <w:rPr>
                <w:rStyle w:val="Hyperlink"/>
                <w:rFonts w:cs="Arial"/>
                <w:noProof/>
              </w:rPr>
              <w:t>Cloud for Customer (Hybris C4C) Integration</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_Toc512193959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30</w:t>
            </w:r>
            <w:r w:rsidR="00964A1B" w:rsidRPr="00964A1B">
              <w:rPr>
                <w:rFonts w:cs="Arial"/>
                <w:noProof/>
                <w:webHidden/>
              </w:rPr>
              <w:fldChar w:fldCharType="end"/>
            </w:r>
          </w:hyperlink>
        </w:p>
        <w:p w14:paraId="76E86D27" w14:textId="77777777" w:rsidR="00964A1B" w:rsidRPr="00964A1B" w:rsidRDefault="003B59D3">
          <w:pPr>
            <w:pStyle w:val="TOC3"/>
            <w:tabs>
              <w:tab w:val="left" w:pos="1320"/>
              <w:tab w:val="right" w:leader="dot" w:pos="9350"/>
            </w:tabs>
            <w:rPr>
              <w:rFonts w:eastAsiaTheme="minorEastAsia" w:cs="Arial"/>
              <w:noProof/>
              <w:sz w:val="22"/>
            </w:rPr>
          </w:pPr>
          <w:hyperlink w:anchor="_Toc512193960" w:history="1">
            <w:r w:rsidR="00964A1B" w:rsidRPr="00964A1B">
              <w:rPr>
                <w:rStyle w:val="Hyperlink"/>
                <w:rFonts w:cs="Arial"/>
                <w:noProof/>
              </w:rPr>
              <w:t>2.9.1</w:t>
            </w:r>
            <w:r w:rsidR="00964A1B" w:rsidRPr="00964A1B">
              <w:rPr>
                <w:rFonts w:eastAsiaTheme="minorEastAsia" w:cs="Arial"/>
                <w:noProof/>
                <w:sz w:val="22"/>
              </w:rPr>
              <w:tab/>
            </w:r>
            <w:r w:rsidR="00964A1B" w:rsidRPr="00964A1B">
              <w:rPr>
                <w:rStyle w:val="Hyperlink"/>
                <w:rFonts w:cs="Arial"/>
                <w:noProof/>
              </w:rPr>
              <w:t>Processes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_Toc512193960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30</w:t>
            </w:r>
            <w:r w:rsidR="00964A1B" w:rsidRPr="00964A1B">
              <w:rPr>
                <w:rFonts w:cs="Arial"/>
                <w:noProof/>
                <w:webHidden/>
              </w:rPr>
              <w:fldChar w:fldCharType="end"/>
            </w:r>
          </w:hyperlink>
        </w:p>
        <w:p w14:paraId="4DB06ED3" w14:textId="77777777" w:rsidR="00964A1B" w:rsidRPr="00964A1B" w:rsidRDefault="003B59D3">
          <w:pPr>
            <w:pStyle w:val="TOC3"/>
            <w:tabs>
              <w:tab w:val="left" w:pos="1320"/>
              <w:tab w:val="right" w:leader="dot" w:pos="9350"/>
            </w:tabs>
            <w:rPr>
              <w:rFonts w:eastAsiaTheme="minorEastAsia" w:cs="Arial"/>
              <w:noProof/>
              <w:sz w:val="22"/>
            </w:rPr>
          </w:pPr>
          <w:hyperlink w:anchor="_Toc512193961" w:history="1">
            <w:r w:rsidR="00964A1B" w:rsidRPr="00964A1B">
              <w:rPr>
                <w:rStyle w:val="Hyperlink"/>
                <w:rFonts w:cs="Arial"/>
                <w:noProof/>
              </w:rPr>
              <w:t>2.9.2</w:t>
            </w:r>
            <w:r w:rsidR="00964A1B" w:rsidRPr="00964A1B">
              <w:rPr>
                <w:rFonts w:eastAsiaTheme="minorEastAsia" w:cs="Arial"/>
                <w:noProof/>
                <w:sz w:val="22"/>
              </w:rPr>
              <w:tab/>
            </w:r>
            <w:r w:rsidR="00964A1B" w:rsidRPr="00964A1B">
              <w:rPr>
                <w:rStyle w:val="Hyperlink"/>
                <w:rFonts w:cs="Arial"/>
                <w:noProof/>
              </w:rPr>
              <w:t>Activity Records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_Toc512193961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30</w:t>
            </w:r>
            <w:r w:rsidR="00964A1B" w:rsidRPr="00964A1B">
              <w:rPr>
                <w:rFonts w:cs="Arial"/>
                <w:noProof/>
                <w:webHidden/>
              </w:rPr>
              <w:fldChar w:fldCharType="end"/>
            </w:r>
          </w:hyperlink>
        </w:p>
        <w:p w14:paraId="04987696" w14:textId="77777777" w:rsidR="00964A1B" w:rsidRPr="00964A1B" w:rsidRDefault="003B59D3">
          <w:pPr>
            <w:pStyle w:val="TOC3"/>
            <w:tabs>
              <w:tab w:val="left" w:pos="1320"/>
              <w:tab w:val="right" w:leader="dot" w:pos="9350"/>
            </w:tabs>
            <w:rPr>
              <w:rFonts w:eastAsiaTheme="minorEastAsia" w:cs="Arial"/>
              <w:noProof/>
              <w:sz w:val="22"/>
            </w:rPr>
          </w:pPr>
          <w:hyperlink w:anchor="_Toc512193962" w:history="1">
            <w:r w:rsidR="00964A1B" w:rsidRPr="00964A1B">
              <w:rPr>
                <w:rStyle w:val="Hyperlink"/>
                <w:rFonts w:cs="Arial"/>
                <w:noProof/>
              </w:rPr>
              <w:t>2.9.3</w:t>
            </w:r>
            <w:r w:rsidR="00964A1B" w:rsidRPr="00964A1B">
              <w:rPr>
                <w:rFonts w:eastAsiaTheme="minorEastAsia" w:cs="Arial"/>
                <w:noProof/>
                <w:sz w:val="22"/>
              </w:rPr>
              <w:tab/>
            </w:r>
            <w:r w:rsidR="00964A1B" w:rsidRPr="00964A1B">
              <w:rPr>
                <w:rStyle w:val="Hyperlink"/>
                <w:rFonts w:cs="Arial"/>
                <w:noProof/>
              </w:rPr>
              <w:t>Service Order</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_Toc512193962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30</w:t>
            </w:r>
            <w:r w:rsidR="00964A1B" w:rsidRPr="00964A1B">
              <w:rPr>
                <w:rFonts w:cs="Arial"/>
                <w:noProof/>
                <w:webHidden/>
              </w:rPr>
              <w:fldChar w:fldCharType="end"/>
            </w:r>
          </w:hyperlink>
        </w:p>
        <w:p w14:paraId="680A1B7A" w14:textId="77777777" w:rsidR="00964A1B" w:rsidRPr="00964A1B" w:rsidRDefault="003B59D3">
          <w:pPr>
            <w:pStyle w:val="TOC2"/>
            <w:tabs>
              <w:tab w:val="left" w:pos="1100"/>
              <w:tab w:val="right" w:leader="dot" w:pos="9350"/>
            </w:tabs>
            <w:rPr>
              <w:rFonts w:eastAsiaTheme="minorEastAsia" w:cs="Arial"/>
              <w:noProof/>
              <w:sz w:val="22"/>
            </w:rPr>
          </w:pPr>
          <w:hyperlink w:anchor="_Toc512193963" w:history="1">
            <w:r w:rsidR="00964A1B" w:rsidRPr="00964A1B">
              <w:rPr>
                <w:rStyle w:val="Hyperlink"/>
                <w:rFonts w:cs="Arial"/>
                <w:noProof/>
              </w:rPr>
              <w:t>2.10</w:t>
            </w:r>
            <w:r w:rsidR="00964A1B" w:rsidRPr="00964A1B">
              <w:rPr>
                <w:rFonts w:eastAsiaTheme="minorEastAsia" w:cs="Arial"/>
                <w:noProof/>
                <w:sz w:val="22"/>
              </w:rPr>
              <w:tab/>
            </w:r>
            <w:r w:rsidR="00964A1B" w:rsidRPr="00964A1B">
              <w:rPr>
                <w:rStyle w:val="Hyperlink"/>
                <w:rFonts w:cs="Arial"/>
                <w:noProof/>
              </w:rPr>
              <w:t>Exception Management Requirements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_Toc512193963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31</w:t>
            </w:r>
            <w:r w:rsidR="00964A1B" w:rsidRPr="00964A1B">
              <w:rPr>
                <w:rFonts w:cs="Arial"/>
                <w:noProof/>
                <w:webHidden/>
              </w:rPr>
              <w:fldChar w:fldCharType="end"/>
            </w:r>
          </w:hyperlink>
        </w:p>
        <w:p w14:paraId="66CCFFFE" w14:textId="77777777" w:rsidR="00964A1B" w:rsidRPr="00964A1B" w:rsidRDefault="003B59D3">
          <w:pPr>
            <w:pStyle w:val="TOC2"/>
            <w:tabs>
              <w:tab w:val="left" w:pos="1100"/>
              <w:tab w:val="right" w:leader="dot" w:pos="9350"/>
            </w:tabs>
            <w:rPr>
              <w:rFonts w:eastAsiaTheme="minorEastAsia" w:cs="Arial"/>
              <w:noProof/>
              <w:sz w:val="22"/>
            </w:rPr>
          </w:pPr>
          <w:hyperlink w:anchor="_Toc512193964" w:history="1">
            <w:r w:rsidR="00964A1B" w:rsidRPr="00964A1B">
              <w:rPr>
                <w:rStyle w:val="Hyperlink"/>
                <w:rFonts w:cs="Arial"/>
                <w:noProof/>
              </w:rPr>
              <w:t>2.11</w:t>
            </w:r>
            <w:r w:rsidR="00964A1B" w:rsidRPr="00964A1B">
              <w:rPr>
                <w:rFonts w:eastAsiaTheme="minorEastAsia" w:cs="Arial"/>
                <w:noProof/>
                <w:sz w:val="22"/>
              </w:rPr>
              <w:tab/>
            </w:r>
            <w:r w:rsidR="00964A1B" w:rsidRPr="00964A1B">
              <w:rPr>
                <w:rStyle w:val="Hyperlink"/>
                <w:rFonts w:cs="Arial"/>
                <w:noProof/>
              </w:rPr>
              <w:t>Process Risks and Mitigation</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_Toc512193964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31</w:t>
            </w:r>
            <w:r w:rsidR="00964A1B" w:rsidRPr="00964A1B">
              <w:rPr>
                <w:rFonts w:cs="Arial"/>
                <w:noProof/>
                <w:webHidden/>
              </w:rPr>
              <w:fldChar w:fldCharType="end"/>
            </w:r>
          </w:hyperlink>
        </w:p>
        <w:p w14:paraId="6185A9F5" w14:textId="77777777" w:rsidR="00964A1B" w:rsidRPr="00964A1B" w:rsidRDefault="003B59D3">
          <w:pPr>
            <w:pStyle w:val="TOC2"/>
            <w:tabs>
              <w:tab w:val="left" w:pos="1100"/>
              <w:tab w:val="right" w:leader="dot" w:pos="9350"/>
            </w:tabs>
            <w:rPr>
              <w:rFonts w:eastAsiaTheme="minorEastAsia" w:cs="Arial"/>
              <w:noProof/>
              <w:sz w:val="22"/>
            </w:rPr>
          </w:pPr>
          <w:hyperlink w:anchor="_Toc512193965" w:history="1">
            <w:r w:rsidR="00964A1B" w:rsidRPr="00964A1B">
              <w:rPr>
                <w:rStyle w:val="Hyperlink"/>
                <w:rFonts w:cs="Arial"/>
                <w:noProof/>
              </w:rPr>
              <w:t>2.12</w:t>
            </w:r>
            <w:r w:rsidR="00964A1B" w:rsidRPr="00964A1B">
              <w:rPr>
                <w:rFonts w:eastAsiaTheme="minorEastAsia" w:cs="Arial"/>
                <w:noProof/>
                <w:sz w:val="22"/>
              </w:rPr>
              <w:tab/>
            </w:r>
            <w:r w:rsidR="00964A1B" w:rsidRPr="00964A1B">
              <w:rPr>
                <w:rStyle w:val="Hyperlink"/>
                <w:rFonts w:cs="Arial"/>
                <w:noProof/>
              </w:rPr>
              <w:t>Key Performance Indicators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_Toc512193965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31</w:t>
            </w:r>
            <w:r w:rsidR="00964A1B" w:rsidRPr="00964A1B">
              <w:rPr>
                <w:rFonts w:cs="Arial"/>
                <w:noProof/>
                <w:webHidden/>
              </w:rPr>
              <w:fldChar w:fldCharType="end"/>
            </w:r>
          </w:hyperlink>
        </w:p>
        <w:p w14:paraId="5FD6116A" w14:textId="77777777" w:rsidR="00964A1B" w:rsidRPr="00964A1B" w:rsidRDefault="003B59D3">
          <w:pPr>
            <w:pStyle w:val="TOC3"/>
            <w:tabs>
              <w:tab w:val="left" w:pos="1320"/>
              <w:tab w:val="right" w:leader="dot" w:pos="9350"/>
            </w:tabs>
            <w:rPr>
              <w:rFonts w:eastAsiaTheme="minorEastAsia" w:cs="Arial"/>
              <w:noProof/>
              <w:sz w:val="22"/>
            </w:rPr>
          </w:pPr>
          <w:hyperlink w:anchor="_Toc512193966" w:history="1">
            <w:r w:rsidR="00964A1B" w:rsidRPr="00964A1B">
              <w:rPr>
                <w:rStyle w:val="Hyperlink"/>
                <w:rFonts w:cs="Arial"/>
                <w:noProof/>
              </w:rPr>
              <w:t>2.12.1</w:t>
            </w:r>
            <w:r w:rsidR="00964A1B" w:rsidRPr="00964A1B">
              <w:rPr>
                <w:rFonts w:eastAsiaTheme="minorEastAsia" w:cs="Arial"/>
                <w:noProof/>
                <w:sz w:val="22"/>
              </w:rPr>
              <w:tab/>
            </w:r>
            <w:r w:rsidR="00964A1B" w:rsidRPr="00964A1B">
              <w:rPr>
                <w:rStyle w:val="Hyperlink"/>
                <w:rFonts w:cs="Arial"/>
                <w:noProof/>
              </w:rPr>
              <w:t>Key Metric Definition</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_Toc512193966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32</w:t>
            </w:r>
            <w:r w:rsidR="00964A1B" w:rsidRPr="00964A1B">
              <w:rPr>
                <w:rFonts w:cs="Arial"/>
                <w:noProof/>
                <w:webHidden/>
              </w:rPr>
              <w:fldChar w:fldCharType="end"/>
            </w:r>
          </w:hyperlink>
        </w:p>
        <w:p w14:paraId="3267018D" w14:textId="77777777" w:rsidR="00964A1B" w:rsidRPr="00964A1B" w:rsidRDefault="003B59D3">
          <w:pPr>
            <w:pStyle w:val="TOC1"/>
            <w:tabs>
              <w:tab w:val="left" w:pos="480"/>
              <w:tab w:val="right" w:leader="dot" w:pos="9350"/>
            </w:tabs>
            <w:rPr>
              <w:rFonts w:eastAsiaTheme="minorEastAsia" w:cs="Arial"/>
              <w:noProof/>
              <w:sz w:val="22"/>
            </w:rPr>
          </w:pPr>
          <w:hyperlink w:anchor="_Toc512193967" w:history="1">
            <w:r w:rsidR="00964A1B" w:rsidRPr="00964A1B">
              <w:rPr>
                <w:rStyle w:val="Hyperlink"/>
                <w:rFonts w:cs="Arial"/>
                <w:noProof/>
              </w:rPr>
              <w:t>3</w:t>
            </w:r>
            <w:r w:rsidR="00964A1B" w:rsidRPr="00964A1B">
              <w:rPr>
                <w:rFonts w:eastAsiaTheme="minorEastAsia" w:cs="Arial"/>
                <w:noProof/>
                <w:sz w:val="22"/>
              </w:rPr>
              <w:tab/>
            </w:r>
            <w:r w:rsidR="00964A1B" w:rsidRPr="00964A1B">
              <w:rPr>
                <w:rStyle w:val="Hyperlink"/>
                <w:rFonts w:cs="Arial"/>
                <w:noProof/>
              </w:rPr>
              <w:t>Controls, Regulatory Rules, and Security</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_Toc512193967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33</w:t>
            </w:r>
            <w:r w:rsidR="00964A1B" w:rsidRPr="00964A1B">
              <w:rPr>
                <w:rFonts w:cs="Arial"/>
                <w:noProof/>
                <w:webHidden/>
              </w:rPr>
              <w:fldChar w:fldCharType="end"/>
            </w:r>
          </w:hyperlink>
        </w:p>
        <w:p w14:paraId="34B3433C" w14:textId="77777777" w:rsidR="00964A1B" w:rsidRPr="00964A1B" w:rsidRDefault="003B59D3">
          <w:pPr>
            <w:pStyle w:val="TOC2"/>
            <w:tabs>
              <w:tab w:val="left" w:pos="880"/>
              <w:tab w:val="right" w:leader="dot" w:pos="9350"/>
            </w:tabs>
            <w:rPr>
              <w:rFonts w:eastAsiaTheme="minorEastAsia" w:cs="Arial"/>
              <w:noProof/>
              <w:sz w:val="22"/>
            </w:rPr>
          </w:pPr>
          <w:hyperlink w:anchor="_Toc512193968" w:history="1">
            <w:r w:rsidR="00964A1B" w:rsidRPr="00964A1B">
              <w:rPr>
                <w:rStyle w:val="Hyperlink"/>
                <w:rFonts w:cs="Arial"/>
                <w:noProof/>
              </w:rPr>
              <w:t>3.1</w:t>
            </w:r>
            <w:r w:rsidR="00964A1B" w:rsidRPr="00964A1B">
              <w:rPr>
                <w:rFonts w:eastAsiaTheme="minorEastAsia" w:cs="Arial"/>
                <w:noProof/>
                <w:sz w:val="22"/>
              </w:rPr>
              <w:tab/>
            </w:r>
            <w:r w:rsidR="00964A1B" w:rsidRPr="00964A1B">
              <w:rPr>
                <w:rStyle w:val="Hyperlink"/>
                <w:rFonts w:cs="Arial"/>
                <w:noProof/>
              </w:rPr>
              <w:t>Security Considerations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_Toc512193968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36</w:t>
            </w:r>
            <w:r w:rsidR="00964A1B" w:rsidRPr="00964A1B">
              <w:rPr>
                <w:rFonts w:cs="Arial"/>
                <w:noProof/>
                <w:webHidden/>
              </w:rPr>
              <w:fldChar w:fldCharType="end"/>
            </w:r>
          </w:hyperlink>
        </w:p>
        <w:p w14:paraId="5C27136F" w14:textId="77777777" w:rsidR="00964A1B" w:rsidRPr="00964A1B" w:rsidRDefault="003B59D3">
          <w:pPr>
            <w:pStyle w:val="TOC2"/>
            <w:tabs>
              <w:tab w:val="left" w:pos="880"/>
              <w:tab w:val="right" w:leader="dot" w:pos="9350"/>
            </w:tabs>
            <w:rPr>
              <w:rFonts w:eastAsiaTheme="minorEastAsia" w:cs="Arial"/>
              <w:noProof/>
              <w:sz w:val="22"/>
            </w:rPr>
          </w:pPr>
          <w:hyperlink w:anchor="_Toc512193969" w:history="1">
            <w:r w:rsidR="00964A1B" w:rsidRPr="00964A1B">
              <w:rPr>
                <w:rStyle w:val="Hyperlink"/>
                <w:rFonts w:cs="Arial"/>
                <w:noProof/>
              </w:rPr>
              <w:t>3.2</w:t>
            </w:r>
            <w:r w:rsidR="00964A1B" w:rsidRPr="00964A1B">
              <w:rPr>
                <w:rFonts w:eastAsiaTheme="minorEastAsia" w:cs="Arial"/>
                <w:noProof/>
                <w:sz w:val="22"/>
              </w:rPr>
              <w:tab/>
            </w:r>
            <w:r w:rsidR="00964A1B" w:rsidRPr="00964A1B">
              <w:rPr>
                <w:rStyle w:val="Hyperlink"/>
                <w:rFonts w:cs="Arial"/>
                <w:noProof/>
              </w:rPr>
              <w:t>Custom Program/Transaction Codes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_Toc512193969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36</w:t>
            </w:r>
            <w:r w:rsidR="00964A1B" w:rsidRPr="00964A1B">
              <w:rPr>
                <w:rFonts w:cs="Arial"/>
                <w:noProof/>
                <w:webHidden/>
              </w:rPr>
              <w:fldChar w:fldCharType="end"/>
            </w:r>
          </w:hyperlink>
        </w:p>
        <w:p w14:paraId="622183D5" w14:textId="77777777" w:rsidR="00964A1B" w:rsidRPr="00964A1B" w:rsidRDefault="003B59D3">
          <w:pPr>
            <w:pStyle w:val="TOC2"/>
            <w:tabs>
              <w:tab w:val="left" w:pos="880"/>
              <w:tab w:val="right" w:leader="dot" w:pos="9350"/>
            </w:tabs>
            <w:rPr>
              <w:rFonts w:eastAsiaTheme="minorEastAsia" w:cs="Arial"/>
              <w:noProof/>
              <w:sz w:val="22"/>
            </w:rPr>
          </w:pPr>
          <w:hyperlink w:anchor="_Toc512193970" w:history="1">
            <w:r w:rsidR="00964A1B" w:rsidRPr="00964A1B">
              <w:rPr>
                <w:rStyle w:val="Hyperlink"/>
                <w:rFonts w:cs="Arial"/>
                <w:noProof/>
              </w:rPr>
              <w:t>3.3</w:t>
            </w:r>
            <w:r w:rsidR="00964A1B" w:rsidRPr="00964A1B">
              <w:rPr>
                <w:rFonts w:eastAsiaTheme="minorEastAsia" w:cs="Arial"/>
                <w:noProof/>
                <w:sz w:val="22"/>
              </w:rPr>
              <w:tab/>
            </w:r>
            <w:r w:rsidR="00964A1B" w:rsidRPr="00964A1B">
              <w:rPr>
                <w:rStyle w:val="Hyperlink"/>
                <w:rFonts w:cs="Arial"/>
                <w:noProof/>
              </w:rPr>
              <w:t>Custom Table/Transaction Codes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_Toc512193970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37</w:t>
            </w:r>
            <w:r w:rsidR="00964A1B" w:rsidRPr="00964A1B">
              <w:rPr>
                <w:rFonts w:cs="Arial"/>
                <w:noProof/>
                <w:webHidden/>
              </w:rPr>
              <w:fldChar w:fldCharType="end"/>
            </w:r>
          </w:hyperlink>
        </w:p>
        <w:p w14:paraId="3ACB5B8B" w14:textId="77777777" w:rsidR="00964A1B" w:rsidRPr="00964A1B" w:rsidRDefault="003B59D3">
          <w:pPr>
            <w:pStyle w:val="TOC2"/>
            <w:tabs>
              <w:tab w:val="left" w:pos="880"/>
              <w:tab w:val="right" w:leader="dot" w:pos="9350"/>
            </w:tabs>
            <w:rPr>
              <w:rFonts w:eastAsiaTheme="minorEastAsia" w:cs="Arial"/>
              <w:noProof/>
              <w:sz w:val="22"/>
            </w:rPr>
          </w:pPr>
          <w:hyperlink w:anchor="_Toc512193971" w:history="1">
            <w:r w:rsidR="00964A1B" w:rsidRPr="00964A1B">
              <w:rPr>
                <w:rStyle w:val="Hyperlink"/>
                <w:rFonts w:cs="Arial"/>
                <w:noProof/>
              </w:rPr>
              <w:t>3.4</w:t>
            </w:r>
            <w:r w:rsidR="00964A1B" w:rsidRPr="00964A1B">
              <w:rPr>
                <w:rFonts w:eastAsiaTheme="minorEastAsia" w:cs="Arial"/>
                <w:noProof/>
                <w:sz w:val="22"/>
              </w:rPr>
              <w:tab/>
            </w:r>
            <w:r w:rsidR="00964A1B" w:rsidRPr="00964A1B">
              <w:rPr>
                <w:rStyle w:val="Hyperlink"/>
                <w:rFonts w:cs="Arial"/>
                <w:noProof/>
              </w:rPr>
              <w:t>Data Criticality and Cybersecurity Baseline Risks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_Toc512193971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37</w:t>
            </w:r>
            <w:r w:rsidR="00964A1B" w:rsidRPr="00964A1B">
              <w:rPr>
                <w:rFonts w:cs="Arial"/>
                <w:noProof/>
                <w:webHidden/>
              </w:rPr>
              <w:fldChar w:fldCharType="end"/>
            </w:r>
          </w:hyperlink>
        </w:p>
        <w:p w14:paraId="2683C32E" w14:textId="77777777" w:rsidR="00964A1B" w:rsidRPr="00964A1B" w:rsidRDefault="003B59D3">
          <w:pPr>
            <w:pStyle w:val="TOC1"/>
            <w:tabs>
              <w:tab w:val="left" w:pos="480"/>
              <w:tab w:val="right" w:leader="dot" w:pos="9350"/>
            </w:tabs>
            <w:rPr>
              <w:rFonts w:eastAsiaTheme="minorEastAsia" w:cs="Arial"/>
              <w:noProof/>
              <w:sz w:val="22"/>
            </w:rPr>
          </w:pPr>
          <w:hyperlink w:anchor="_Toc512193972" w:history="1">
            <w:r w:rsidR="00964A1B" w:rsidRPr="00964A1B">
              <w:rPr>
                <w:rStyle w:val="Hyperlink"/>
                <w:rFonts w:cs="Arial"/>
                <w:noProof/>
              </w:rPr>
              <w:t>4</w:t>
            </w:r>
            <w:r w:rsidR="00964A1B" w:rsidRPr="00964A1B">
              <w:rPr>
                <w:rFonts w:eastAsiaTheme="minorEastAsia" w:cs="Arial"/>
                <w:noProof/>
                <w:sz w:val="22"/>
              </w:rPr>
              <w:tab/>
            </w:r>
            <w:r w:rsidR="00964A1B" w:rsidRPr="00964A1B">
              <w:rPr>
                <w:rStyle w:val="Hyperlink"/>
                <w:rFonts w:cs="Arial"/>
                <w:noProof/>
              </w:rPr>
              <w:t>Technical Considerations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_Toc512193972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39</w:t>
            </w:r>
            <w:r w:rsidR="00964A1B" w:rsidRPr="00964A1B">
              <w:rPr>
                <w:rFonts w:cs="Arial"/>
                <w:noProof/>
                <w:webHidden/>
              </w:rPr>
              <w:fldChar w:fldCharType="end"/>
            </w:r>
          </w:hyperlink>
        </w:p>
        <w:p w14:paraId="27E393D4" w14:textId="77777777" w:rsidR="00964A1B" w:rsidRPr="00964A1B" w:rsidRDefault="003B59D3">
          <w:pPr>
            <w:pStyle w:val="TOC2"/>
            <w:tabs>
              <w:tab w:val="right" w:leader="dot" w:pos="9350"/>
            </w:tabs>
            <w:rPr>
              <w:rFonts w:eastAsiaTheme="minorEastAsia" w:cs="Arial"/>
              <w:noProof/>
              <w:sz w:val="22"/>
            </w:rPr>
          </w:pPr>
          <w:hyperlink w:anchor="_Toc512193981" w:history="1">
            <w:r w:rsidR="00964A1B" w:rsidRPr="00964A1B">
              <w:rPr>
                <w:rStyle w:val="Hyperlink"/>
                <w:rFonts w:cs="Arial"/>
                <w:noProof/>
              </w:rPr>
              <w:t>4.1 RICEF-W Assessment</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_Toc512193981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39</w:t>
            </w:r>
            <w:r w:rsidR="00964A1B" w:rsidRPr="00964A1B">
              <w:rPr>
                <w:rFonts w:cs="Arial"/>
                <w:noProof/>
                <w:webHidden/>
              </w:rPr>
              <w:fldChar w:fldCharType="end"/>
            </w:r>
          </w:hyperlink>
        </w:p>
        <w:p w14:paraId="60AAF6DE" w14:textId="77777777" w:rsidR="00964A1B" w:rsidRPr="00964A1B" w:rsidRDefault="003B59D3">
          <w:pPr>
            <w:pStyle w:val="TOC3"/>
            <w:tabs>
              <w:tab w:val="left" w:pos="1320"/>
              <w:tab w:val="right" w:leader="dot" w:pos="9350"/>
            </w:tabs>
            <w:rPr>
              <w:rFonts w:eastAsiaTheme="minorEastAsia" w:cs="Arial"/>
              <w:noProof/>
              <w:sz w:val="22"/>
            </w:rPr>
          </w:pPr>
          <w:hyperlink w:anchor="_Toc512193982" w:history="1">
            <w:r w:rsidR="00964A1B" w:rsidRPr="00964A1B">
              <w:rPr>
                <w:rStyle w:val="Hyperlink"/>
                <w:rFonts w:cs="Arial"/>
                <w:noProof/>
              </w:rPr>
              <w:t>4.1.1</w:t>
            </w:r>
            <w:r w:rsidR="00964A1B" w:rsidRPr="00964A1B">
              <w:rPr>
                <w:rFonts w:eastAsiaTheme="minorEastAsia" w:cs="Arial"/>
                <w:noProof/>
                <w:sz w:val="22"/>
              </w:rPr>
              <w:tab/>
            </w:r>
            <w:r w:rsidR="00964A1B" w:rsidRPr="00964A1B">
              <w:rPr>
                <w:rStyle w:val="Hyperlink"/>
                <w:rFonts w:cs="Arial"/>
                <w:noProof/>
              </w:rPr>
              <w:t>Reports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_Toc512193982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39</w:t>
            </w:r>
            <w:r w:rsidR="00964A1B" w:rsidRPr="00964A1B">
              <w:rPr>
                <w:rFonts w:cs="Arial"/>
                <w:noProof/>
                <w:webHidden/>
              </w:rPr>
              <w:fldChar w:fldCharType="end"/>
            </w:r>
          </w:hyperlink>
        </w:p>
        <w:p w14:paraId="19CD8E19" w14:textId="77777777" w:rsidR="00964A1B" w:rsidRPr="00964A1B" w:rsidRDefault="003B59D3">
          <w:pPr>
            <w:pStyle w:val="TOC3"/>
            <w:tabs>
              <w:tab w:val="left" w:pos="1320"/>
              <w:tab w:val="right" w:leader="dot" w:pos="9350"/>
            </w:tabs>
            <w:rPr>
              <w:rFonts w:eastAsiaTheme="minorEastAsia" w:cs="Arial"/>
              <w:noProof/>
              <w:sz w:val="22"/>
            </w:rPr>
          </w:pPr>
          <w:hyperlink w:anchor="_Toc512193983" w:history="1">
            <w:r w:rsidR="00964A1B" w:rsidRPr="00964A1B">
              <w:rPr>
                <w:rStyle w:val="Hyperlink"/>
                <w:rFonts w:cs="Arial"/>
                <w:noProof/>
              </w:rPr>
              <w:t>4.1.2</w:t>
            </w:r>
            <w:r w:rsidR="00964A1B" w:rsidRPr="00964A1B">
              <w:rPr>
                <w:rFonts w:eastAsiaTheme="minorEastAsia" w:cs="Arial"/>
                <w:noProof/>
                <w:sz w:val="22"/>
              </w:rPr>
              <w:tab/>
            </w:r>
            <w:r w:rsidR="00964A1B" w:rsidRPr="00964A1B">
              <w:rPr>
                <w:rStyle w:val="Hyperlink"/>
                <w:rFonts w:cs="Arial"/>
                <w:noProof/>
              </w:rPr>
              <w:t>Interfaces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_Toc512193983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40</w:t>
            </w:r>
            <w:r w:rsidR="00964A1B" w:rsidRPr="00964A1B">
              <w:rPr>
                <w:rFonts w:cs="Arial"/>
                <w:noProof/>
                <w:webHidden/>
              </w:rPr>
              <w:fldChar w:fldCharType="end"/>
            </w:r>
          </w:hyperlink>
        </w:p>
        <w:p w14:paraId="7DD11AB0" w14:textId="77777777" w:rsidR="00964A1B" w:rsidRPr="00964A1B" w:rsidRDefault="003B59D3">
          <w:pPr>
            <w:pStyle w:val="TOC3"/>
            <w:tabs>
              <w:tab w:val="left" w:pos="1320"/>
              <w:tab w:val="right" w:leader="dot" w:pos="9350"/>
            </w:tabs>
            <w:rPr>
              <w:rFonts w:eastAsiaTheme="minorEastAsia" w:cs="Arial"/>
              <w:noProof/>
              <w:sz w:val="22"/>
            </w:rPr>
          </w:pPr>
          <w:hyperlink w:anchor="_Toc512193984" w:history="1">
            <w:r w:rsidR="00964A1B" w:rsidRPr="00964A1B">
              <w:rPr>
                <w:rStyle w:val="Hyperlink"/>
                <w:rFonts w:cs="Arial"/>
                <w:noProof/>
              </w:rPr>
              <w:t>4.1.3</w:t>
            </w:r>
            <w:r w:rsidR="00964A1B" w:rsidRPr="00964A1B">
              <w:rPr>
                <w:rFonts w:eastAsiaTheme="minorEastAsia" w:cs="Arial"/>
                <w:noProof/>
                <w:sz w:val="22"/>
              </w:rPr>
              <w:tab/>
            </w:r>
            <w:r w:rsidR="00964A1B" w:rsidRPr="00964A1B">
              <w:rPr>
                <w:rStyle w:val="Hyperlink"/>
                <w:rFonts w:cs="Arial"/>
                <w:noProof/>
              </w:rPr>
              <w:t>Conversion</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_Toc512193984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40</w:t>
            </w:r>
            <w:r w:rsidR="00964A1B" w:rsidRPr="00964A1B">
              <w:rPr>
                <w:rFonts w:cs="Arial"/>
                <w:noProof/>
                <w:webHidden/>
              </w:rPr>
              <w:fldChar w:fldCharType="end"/>
            </w:r>
          </w:hyperlink>
        </w:p>
        <w:p w14:paraId="59F9C853" w14:textId="77777777" w:rsidR="00964A1B" w:rsidRPr="00964A1B" w:rsidRDefault="003B59D3">
          <w:pPr>
            <w:pStyle w:val="TOC3"/>
            <w:tabs>
              <w:tab w:val="left" w:pos="1320"/>
              <w:tab w:val="right" w:leader="dot" w:pos="9350"/>
            </w:tabs>
            <w:rPr>
              <w:rFonts w:eastAsiaTheme="minorEastAsia" w:cs="Arial"/>
              <w:noProof/>
              <w:sz w:val="22"/>
            </w:rPr>
          </w:pPr>
          <w:hyperlink w:anchor="_Toc512193985" w:history="1">
            <w:r w:rsidR="00964A1B" w:rsidRPr="00964A1B">
              <w:rPr>
                <w:rStyle w:val="Hyperlink"/>
                <w:rFonts w:cs="Arial"/>
                <w:noProof/>
              </w:rPr>
              <w:t>4.1.4</w:t>
            </w:r>
            <w:r w:rsidR="00964A1B" w:rsidRPr="00964A1B">
              <w:rPr>
                <w:rFonts w:eastAsiaTheme="minorEastAsia" w:cs="Arial"/>
                <w:noProof/>
                <w:sz w:val="22"/>
              </w:rPr>
              <w:tab/>
            </w:r>
            <w:r w:rsidR="00964A1B" w:rsidRPr="00964A1B">
              <w:rPr>
                <w:rStyle w:val="Hyperlink"/>
                <w:rFonts w:cs="Arial"/>
                <w:noProof/>
              </w:rPr>
              <w:t>Extension/Enhancements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_Toc512193985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40</w:t>
            </w:r>
            <w:r w:rsidR="00964A1B" w:rsidRPr="00964A1B">
              <w:rPr>
                <w:rFonts w:cs="Arial"/>
                <w:noProof/>
                <w:webHidden/>
              </w:rPr>
              <w:fldChar w:fldCharType="end"/>
            </w:r>
          </w:hyperlink>
        </w:p>
        <w:p w14:paraId="5E86F1B1" w14:textId="77777777" w:rsidR="00964A1B" w:rsidRPr="00964A1B" w:rsidRDefault="003B59D3">
          <w:pPr>
            <w:pStyle w:val="TOC3"/>
            <w:tabs>
              <w:tab w:val="left" w:pos="1320"/>
              <w:tab w:val="right" w:leader="dot" w:pos="9350"/>
            </w:tabs>
            <w:rPr>
              <w:rFonts w:eastAsiaTheme="minorEastAsia" w:cs="Arial"/>
              <w:noProof/>
              <w:sz w:val="22"/>
            </w:rPr>
          </w:pPr>
          <w:hyperlink w:anchor="_Toc512193986" w:history="1">
            <w:r w:rsidR="00964A1B" w:rsidRPr="00964A1B">
              <w:rPr>
                <w:rStyle w:val="Hyperlink"/>
                <w:rFonts w:cs="Arial"/>
                <w:noProof/>
              </w:rPr>
              <w:t>4.1.5</w:t>
            </w:r>
            <w:r w:rsidR="00964A1B" w:rsidRPr="00964A1B">
              <w:rPr>
                <w:rFonts w:eastAsiaTheme="minorEastAsia" w:cs="Arial"/>
                <w:noProof/>
                <w:sz w:val="22"/>
              </w:rPr>
              <w:tab/>
            </w:r>
            <w:r w:rsidR="00964A1B" w:rsidRPr="00964A1B">
              <w:rPr>
                <w:rStyle w:val="Hyperlink"/>
                <w:rFonts w:cs="Arial"/>
                <w:noProof/>
              </w:rPr>
              <w:t>Forms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_Toc512193986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41</w:t>
            </w:r>
            <w:r w:rsidR="00964A1B" w:rsidRPr="00964A1B">
              <w:rPr>
                <w:rFonts w:cs="Arial"/>
                <w:noProof/>
                <w:webHidden/>
              </w:rPr>
              <w:fldChar w:fldCharType="end"/>
            </w:r>
          </w:hyperlink>
        </w:p>
        <w:p w14:paraId="79F2EF76" w14:textId="77777777" w:rsidR="00964A1B" w:rsidRPr="00964A1B" w:rsidRDefault="003B59D3">
          <w:pPr>
            <w:pStyle w:val="TOC3"/>
            <w:tabs>
              <w:tab w:val="left" w:pos="1320"/>
              <w:tab w:val="right" w:leader="dot" w:pos="9350"/>
            </w:tabs>
            <w:rPr>
              <w:rFonts w:eastAsiaTheme="minorEastAsia" w:cs="Arial"/>
              <w:noProof/>
              <w:sz w:val="22"/>
            </w:rPr>
          </w:pPr>
          <w:hyperlink w:anchor="_Toc512193987" w:history="1">
            <w:r w:rsidR="00964A1B" w:rsidRPr="00964A1B">
              <w:rPr>
                <w:rStyle w:val="Hyperlink"/>
                <w:rFonts w:cs="Arial"/>
                <w:noProof/>
              </w:rPr>
              <w:t>4.1.6</w:t>
            </w:r>
            <w:r w:rsidR="00964A1B" w:rsidRPr="00964A1B">
              <w:rPr>
                <w:rFonts w:eastAsiaTheme="minorEastAsia" w:cs="Arial"/>
                <w:noProof/>
                <w:sz w:val="22"/>
              </w:rPr>
              <w:tab/>
            </w:r>
            <w:r w:rsidR="00964A1B" w:rsidRPr="00964A1B">
              <w:rPr>
                <w:rStyle w:val="Hyperlink"/>
                <w:rFonts w:cs="Arial"/>
                <w:noProof/>
              </w:rPr>
              <w:t>Workflows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_Toc512193987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41</w:t>
            </w:r>
            <w:r w:rsidR="00964A1B" w:rsidRPr="00964A1B">
              <w:rPr>
                <w:rFonts w:cs="Arial"/>
                <w:noProof/>
                <w:webHidden/>
              </w:rPr>
              <w:fldChar w:fldCharType="end"/>
            </w:r>
          </w:hyperlink>
        </w:p>
        <w:p w14:paraId="77D96BBD" w14:textId="77777777" w:rsidR="00964A1B" w:rsidRPr="00964A1B" w:rsidRDefault="003B59D3">
          <w:pPr>
            <w:pStyle w:val="TOC2"/>
            <w:tabs>
              <w:tab w:val="left" w:pos="880"/>
              <w:tab w:val="right" w:leader="dot" w:pos="9350"/>
            </w:tabs>
            <w:rPr>
              <w:rFonts w:eastAsiaTheme="minorEastAsia" w:cs="Arial"/>
              <w:noProof/>
              <w:sz w:val="22"/>
            </w:rPr>
          </w:pPr>
          <w:hyperlink w:anchor="_Toc512193988" w:history="1">
            <w:r w:rsidR="00964A1B" w:rsidRPr="00964A1B">
              <w:rPr>
                <w:rStyle w:val="Hyperlink"/>
                <w:rFonts w:cs="Arial"/>
                <w:noProof/>
              </w:rPr>
              <w:t>4.2</w:t>
            </w:r>
            <w:r w:rsidR="00964A1B" w:rsidRPr="00964A1B">
              <w:rPr>
                <w:rFonts w:eastAsiaTheme="minorEastAsia" w:cs="Arial"/>
                <w:noProof/>
                <w:sz w:val="22"/>
              </w:rPr>
              <w:tab/>
            </w:r>
            <w:r w:rsidR="00964A1B" w:rsidRPr="00964A1B">
              <w:rPr>
                <w:rStyle w:val="Hyperlink"/>
                <w:rFonts w:cs="Arial"/>
                <w:noProof/>
              </w:rPr>
              <w:t>IDEX Considerations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_Toc512193988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41</w:t>
            </w:r>
            <w:r w:rsidR="00964A1B" w:rsidRPr="00964A1B">
              <w:rPr>
                <w:rFonts w:cs="Arial"/>
                <w:noProof/>
                <w:webHidden/>
              </w:rPr>
              <w:fldChar w:fldCharType="end"/>
            </w:r>
          </w:hyperlink>
        </w:p>
        <w:p w14:paraId="6B0724D3" w14:textId="77777777" w:rsidR="00964A1B" w:rsidRPr="00964A1B" w:rsidRDefault="003B59D3">
          <w:pPr>
            <w:pStyle w:val="TOC2"/>
            <w:tabs>
              <w:tab w:val="left" w:pos="880"/>
              <w:tab w:val="right" w:leader="dot" w:pos="9350"/>
            </w:tabs>
            <w:rPr>
              <w:rFonts w:eastAsiaTheme="minorEastAsia" w:cs="Arial"/>
              <w:noProof/>
              <w:sz w:val="22"/>
            </w:rPr>
          </w:pPr>
          <w:hyperlink w:anchor="_Toc512193989" w:history="1">
            <w:r w:rsidR="00964A1B" w:rsidRPr="00964A1B">
              <w:rPr>
                <w:rStyle w:val="Hyperlink"/>
                <w:rFonts w:cs="Arial"/>
                <w:noProof/>
              </w:rPr>
              <w:t>4.3</w:t>
            </w:r>
            <w:r w:rsidR="00964A1B" w:rsidRPr="00964A1B">
              <w:rPr>
                <w:rFonts w:eastAsiaTheme="minorEastAsia" w:cs="Arial"/>
                <w:noProof/>
                <w:sz w:val="22"/>
              </w:rPr>
              <w:tab/>
            </w:r>
            <w:r w:rsidR="00964A1B" w:rsidRPr="00964A1B">
              <w:rPr>
                <w:rStyle w:val="Hyperlink"/>
                <w:rFonts w:cs="Arial"/>
                <w:noProof/>
              </w:rPr>
              <w:t>Production System Cut-over Considerations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_Toc512193989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41</w:t>
            </w:r>
            <w:r w:rsidR="00964A1B" w:rsidRPr="00964A1B">
              <w:rPr>
                <w:rFonts w:cs="Arial"/>
                <w:noProof/>
                <w:webHidden/>
              </w:rPr>
              <w:fldChar w:fldCharType="end"/>
            </w:r>
          </w:hyperlink>
        </w:p>
        <w:p w14:paraId="0C1C938A" w14:textId="77777777" w:rsidR="00964A1B" w:rsidRPr="00964A1B" w:rsidRDefault="003B59D3">
          <w:pPr>
            <w:pStyle w:val="TOC2"/>
            <w:tabs>
              <w:tab w:val="right" w:leader="dot" w:pos="9350"/>
            </w:tabs>
            <w:rPr>
              <w:rFonts w:eastAsiaTheme="minorEastAsia" w:cs="Arial"/>
              <w:noProof/>
              <w:sz w:val="22"/>
            </w:rPr>
          </w:pPr>
          <w:hyperlink w:anchor="_Toc512193990" w:history="1">
            <w:r w:rsidR="00964A1B" w:rsidRPr="00964A1B">
              <w:rPr>
                <w:rStyle w:val="Hyperlink"/>
                <w:rFonts w:cs="Arial"/>
                <w:noProof/>
              </w:rPr>
              <w:t>4.4 Other Considerations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_Toc512193990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41</w:t>
            </w:r>
            <w:r w:rsidR="00964A1B" w:rsidRPr="00964A1B">
              <w:rPr>
                <w:rFonts w:cs="Arial"/>
                <w:noProof/>
                <w:webHidden/>
              </w:rPr>
              <w:fldChar w:fldCharType="end"/>
            </w:r>
          </w:hyperlink>
        </w:p>
        <w:p w14:paraId="3F54C35D" w14:textId="77777777" w:rsidR="00964A1B" w:rsidRPr="00964A1B" w:rsidRDefault="003B59D3">
          <w:pPr>
            <w:pStyle w:val="TOC1"/>
            <w:tabs>
              <w:tab w:val="left" w:pos="480"/>
              <w:tab w:val="right" w:leader="dot" w:pos="9350"/>
            </w:tabs>
            <w:rPr>
              <w:rFonts w:eastAsiaTheme="minorEastAsia" w:cs="Arial"/>
              <w:noProof/>
              <w:sz w:val="22"/>
            </w:rPr>
          </w:pPr>
          <w:hyperlink w:anchor="_Toc512193991" w:history="1">
            <w:r w:rsidR="00964A1B" w:rsidRPr="00964A1B">
              <w:rPr>
                <w:rStyle w:val="Hyperlink"/>
                <w:rFonts w:cs="Arial"/>
                <w:noProof/>
              </w:rPr>
              <w:t>5</w:t>
            </w:r>
            <w:r w:rsidR="00964A1B" w:rsidRPr="00964A1B">
              <w:rPr>
                <w:rFonts w:eastAsiaTheme="minorEastAsia" w:cs="Arial"/>
                <w:noProof/>
                <w:sz w:val="22"/>
              </w:rPr>
              <w:tab/>
            </w:r>
            <w:r w:rsidR="00964A1B" w:rsidRPr="00964A1B">
              <w:rPr>
                <w:rStyle w:val="Hyperlink"/>
                <w:rFonts w:cs="Arial"/>
                <w:noProof/>
              </w:rPr>
              <w:t>Change Management</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_Toc512193991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42</w:t>
            </w:r>
            <w:r w:rsidR="00964A1B" w:rsidRPr="00964A1B">
              <w:rPr>
                <w:rFonts w:cs="Arial"/>
                <w:noProof/>
                <w:webHidden/>
              </w:rPr>
              <w:fldChar w:fldCharType="end"/>
            </w:r>
          </w:hyperlink>
        </w:p>
        <w:p w14:paraId="31D7A366" w14:textId="77777777" w:rsidR="00964A1B" w:rsidRPr="00964A1B" w:rsidRDefault="003B59D3">
          <w:pPr>
            <w:pStyle w:val="TOC2"/>
            <w:tabs>
              <w:tab w:val="right" w:leader="dot" w:pos="9350"/>
            </w:tabs>
            <w:rPr>
              <w:rFonts w:eastAsiaTheme="minorEastAsia" w:cs="Arial"/>
              <w:noProof/>
              <w:sz w:val="22"/>
            </w:rPr>
          </w:pPr>
          <w:hyperlink w:anchor="_Toc512193992" w:history="1">
            <w:r w:rsidR="00964A1B" w:rsidRPr="00964A1B">
              <w:rPr>
                <w:rStyle w:val="Hyperlink"/>
                <w:rFonts w:cs="Arial"/>
                <w:noProof/>
              </w:rPr>
              <w:t>5.1 Change Impacts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_Toc512193992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42</w:t>
            </w:r>
            <w:r w:rsidR="00964A1B" w:rsidRPr="00964A1B">
              <w:rPr>
                <w:rFonts w:cs="Arial"/>
                <w:noProof/>
                <w:webHidden/>
              </w:rPr>
              <w:fldChar w:fldCharType="end"/>
            </w:r>
          </w:hyperlink>
        </w:p>
        <w:p w14:paraId="38A44703" w14:textId="77777777" w:rsidR="00964A1B" w:rsidRPr="00964A1B" w:rsidRDefault="003B59D3">
          <w:pPr>
            <w:pStyle w:val="TOC1"/>
            <w:tabs>
              <w:tab w:val="left" w:pos="480"/>
              <w:tab w:val="right" w:leader="dot" w:pos="9350"/>
            </w:tabs>
            <w:rPr>
              <w:rFonts w:eastAsiaTheme="minorEastAsia" w:cs="Arial"/>
              <w:noProof/>
              <w:sz w:val="22"/>
            </w:rPr>
          </w:pPr>
          <w:hyperlink w:anchor="_Toc512193993" w:history="1">
            <w:r w:rsidR="00964A1B" w:rsidRPr="00964A1B">
              <w:rPr>
                <w:rStyle w:val="Hyperlink"/>
                <w:rFonts w:cs="Arial"/>
                <w:noProof/>
              </w:rPr>
              <w:t>6</w:t>
            </w:r>
            <w:r w:rsidR="00964A1B" w:rsidRPr="00964A1B">
              <w:rPr>
                <w:rFonts w:eastAsiaTheme="minorEastAsia" w:cs="Arial"/>
                <w:noProof/>
                <w:sz w:val="22"/>
              </w:rPr>
              <w:tab/>
            </w:r>
            <w:r w:rsidR="00964A1B" w:rsidRPr="00964A1B">
              <w:rPr>
                <w:rStyle w:val="Hyperlink"/>
                <w:rFonts w:cs="Arial"/>
                <w:noProof/>
              </w:rPr>
              <w:t>Requirements</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_Toc512193993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46</w:t>
            </w:r>
            <w:r w:rsidR="00964A1B" w:rsidRPr="00964A1B">
              <w:rPr>
                <w:rFonts w:cs="Arial"/>
                <w:noProof/>
                <w:webHidden/>
              </w:rPr>
              <w:fldChar w:fldCharType="end"/>
            </w:r>
          </w:hyperlink>
        </w:p>
        <w:p w14:paraId="11451875" w14:textId="77777777" w:rsidR="00964A1B" w:rsidRDefault="003B59D3">
          <w:pPr>
            <w:pStyle w:val="TOC1"/>
            <w:tabs>
              <w:tab w:val="right" w:leader="dot" w:pos="9350"/>
            </w:tabs>
            <w:rPr>
              <w:rFonts w:asciiTheme="minorHAnsi" w:eastAsiaTheme="minorEastAsia" w:hAnsiTheme="minorHAnsi" w:cstheme="minorBidi"/>
              <w:noProof/>
              <w:sz w:val="22"/>
            </w:rPr>
          </w:pPr>
          <w:hyperlink w:anchor="_Toc512193994" w:history="1">
            <w:r w:rsidR="00964A1B" w:rsidRPr="00964A1B">
              <w:rPr>
                <w:rStyle w:val="Hyperlink"/>
                <w:rFonts w:cs="Arial"/>
                <w:noProof/>
              </w:rPr>
              <w:t>7. Appendix</w:t>
            </w:r>
            <w:r w:rsidR="00964A1B" w:rsidRPr="00964A1B">
              <w:rPr>
                <w:rFonts w:cs="Arial"/>
                <w:noProof/>
                <w:webHidden/>
              </w:rPr>
              <w:tab/>
            </w:r>
            <w:r w:rsidR="00964A1B" w:rsidRPr="00964A1B">
              <w:rPr>
                <w:rFonts w:cs="Arial"/>
                <w:noProof/>
                <w:webHidden/>
              </w:rPr>
              <w:fldChar w:fldCharType="begin"/>
            </w:r>
            <w:r w:rsidR="00964A1B" w:rsidRPr="00964A1B">
              <w:rPr>
                <w:rFonts w:cs="Arial"/>
                <w:noProof/>
                <w:webHidden/>
              </w:rPr>
              <w:instrText xml:space="preserve"> PAGEREF _Toc512193994 \h </w:instrText>
            </w:r>
            <w:r w:rsidR="00964A1B" w:rsidRPr="00964A1B">
              <w:rPr>
                <w:rFonts w:cs="Arial"/>
                <w:noProof/>
                <w:webHidden/>
              </w:rPr>
            </w:r>
            <w:r w:rsidR="00964A1B" w:rsidRPr="00964A1B">
              <w:rPr>
                <w:rFonts w:cs="Arial"/>
                <w:noProof/>
                <w:webHidden/>
              </w:rPr>
              <w:fldChar w:fldCharType="separate"/>
            </w:r>
            <w:r w:rsidR="00964A1B" w:rsidRPr="00964A1B">
              <w:rPr>
                <w:rFonts w:cs="Arial"/>
                <w:noProof/>
                <w:webHidden/>
              </w:rPr>
              <w:t>47</w:t>
            </w:r>
            <w:r w:rsidR="00964A1B" w:rsidRPr="00964A1B">
              <w:rPr>
                <w:rFonts w:cs="Arial"/>
                <w:noProof/>
                <w:webHidden/>
              </w:rPr>
              <w:fldChar w:fldCharType="end"/>
            </w:r>
          </w:hyperlink>
        </w:p>
        <w:p w14:paraId="76883B30" w14:textId="77777777" w:rsidR="005526A2" w:rsidRPr="001E1582" w:rsidRDefault="005526A2">
          <w:pPr>
            <w:rPr>
              <w:rFonts w:cs="Arial"/>
            </w:rPr>
          </w:pPr>
          <w:r w:rsidRPr="00552CDC">
            <w:rPr>
              <w:rFonts w:cs="Arial"/>
              <w:b/>
              <w:bCs/>
              <w:noProof/>
              <w:sz w:val="24"/>
              <w:szCs w:val="24"/>
            </w:rPr>
            <w:fldChar w:fldCharType="end"/>
          </w:r>
        </w:p>
      </w:sdtContent>
    </w:sdt>
    <w:p w14:paraId="635385D0" w14:textId="77777777" w:rsidR="00B80677" w:rsidRPr="001E1582" w:rsidRDefault="00B80677" w:rsidP="00351753">
      <w:pPr>
        <w:jc w:val="both"/>
        <w:rPr>
          <w:rFonts w:cs="Arial"/>
          <w:b/>
          <w:sz w:val="24"/>
          <w:szCs w:val="24"/>
          <w:u w:val="single"/>
        </w:rPr>
      </w:pPr>
    </w:p>
    <w:p w14:paraId="164173A0" w14:textId="77777777" w:rsidR="00063FDB" w:rsidRDefault="00063FDB" w:rsidP="000062BF">
      <w:pPr>
        <w:ind w:left="360"/>
        <w:rPr>
          <w:rFonts w:cs="Arial"/>
          <w:highlight w:val="yellow"/>
        </w:rPr>
      </w:pPr>
    </w:p>
    <w:p w14:paraId="67FD8CA7" w14:textId="77777777" w:rsidR="00E90603" w:rsidRDefault="00E90603" w:rsidP="000062BF">
      <w:pPr>
        <w:ind w:left="360"/>
        <w:rPr>
          <w:rFonts w:cs="Arial"/>
          <w:highlight w:val="yellow"/>
        </w:rPr>
      </w:pPr>
    </w:p>
    <w:p w14:paraId="0509C01C" w14:textId="77777777" w:rsidR="00E90603" w:rsidRDefault="00E90603" w:rsidP="000062BF">
      <w:pPr>
        <w:ind w:left="360"/>
        <w:rPr>
          <w:rFonts w:cs="Arial"/>
          <w:highlight w:val="yellow"/>
        </w:rPr>
      </w:pPr>
    </w:p>
    <w:p w14:paraId="621B92B0" w14:textId="77777777" w:rsidR="00E90603" w:rsidRDefault="00E90603" w:rsidP="000062BF">
      <w:pPr>
        <w:ind w:left="360"/>
        <w:rPr>
          <w:rFonts w:cs="Arial"/>
          <w:highlight w:val="yellow"/>
        </w:rPr>
      </w:pPr>
    </w:p>
    <w:p w14:paraId="56D763B2" w14:textId="77777777" w:rsidR="00E90603" w:rsidRDefault="00E90603" w:rsidP="000062BF">
      <w:pPr>
        <w:ind w:left="360"/>
        <w:rPr>
          <w:rFonts w:cs="Arial"/>
          <w:highlight w:val="yellow"/>
        </w:rPr>
      </w:pPr>
    </w:p>
    <w:p w14:paraId="201883E0" w14:textId="77777777" w:rsidR="00E90603" w:rsidRDefault="00E90603" w:rsidP="000062BF">
      <w:pPr>
        <w:ind w:left="360"/>
        <w:rPr>
          <w:rFonts w:cs="Arial"/>
          <w:highlight w:val="yellow"/>
        </w:rPr>
      </w:pPr>
    </w:p>
    <w:p w14:paraId="6787E48A" w14:textId="77777777" w:rsidR="00E90603" w:rsidRDefault="00E90603" w:rsidP="000062BF">
      <w:pPr>
        <w:ind w:left="360"/>
        <w:rPr>
          <w:rFonts w:cs="Arial"/>
          <w:highlight w:val="yellow"/>
        </w:rPr>
      </w:pPr>
    </w:p>
    <w:p w14:paraId="63577CDD" w14:textId="77777777" w:rsidR="00E90603" w:rsidRDefault="00E90603" w:rsidP="000062BF">
      <w:pPr>
        <w:ind w:left="360"/>
        <w:rPr>
          <w:rFonts w:cs="Arial"/>
          <w:highlight w:val="yellow"/>
        </w:rPr>
      </w:pPr>
    </w:p>
    <w:p w14:paraId="2E5E185B" w14:textId="77777777" w:rsidR="00E90603" w:rsidRDefault="00E90603" w:rsidP="000062BF">
      <w:pPr>
        <w:ind w:left="360"/>
        <w:rPr>
          <w:rFonts w:cs="Arial"/>
          <w:highlight w:val="yellow"/>
        </w:rPr>
      </w:pPr>
    </w:p>
    <w:p w14:paraId="6AD92E60" w14:textId="77777777" w:rsidR="00E90603" w:rsidRDefault="00E90603" w:rsidP="000062BF">
      <w:pPr>
        <w:ind w:left="360"/>
        <w:rPr>
          <w:rFonts w:cs="Arial"/>
          <w:highlight w:val="yellow"/>
        </w:rPr>
      </w:pPr>
    </w:p>
    <w:p w14:paraId="28D5187B" w14:textId="77777777" w:rsidR="00E90603" w:rsidRDefault="00E90603" w:rsidP="000062BF">
      <w:pPr>
        <w:ind w:left="360"/>
        <w:rPr>
          <w:rFonts w:cs="Arial"/>
          <w:highlight w:val="yellow"/>
        </w:rPr>
      </w:pPr>
    </w:p>
    <w:p w14:paraId="1218E70D" w14:textId="77777777" w:rsidR="00E90603" w:rsidRDefault="00E90603" w:rsidP="000062BF">
      <w:pPr>
        <w:ind w:left="360"/>
        <w:rPr>
          <w:rFonts w:cs="Arial"/>
          <w:highlight w:val="yellow"/>
        </w:rPr>
      </w:pPr>
    </w:p>
    <w:p w14:paraId="60649252" w14:textId="77777777" w:rsidR="00E90603" w:rsidRPr="001E1582" w:rsidRDefault="00E90603" w:rsidP="000062BF">
      <w:pPr>
        <w:ind w:left="360"/>
        <w:rPr>
          <w:rFonts w:cs="Arial"/>
          <w:highlight w:val="yellow"/>
        </w:rPr>
      </w:pPr>
    </w:p>
    <w:p w14:paraId="0D4E4143" w14:textId="77777777" w:rsidR="000062BF" w:rsidRPr="00E76680" w:rsidRDefault="000062BF" w:rsidP="000062BF">
      <w:pPr>
        <w:tabs>
          <w:tab w:val="left" w:pos="0"/>
        </w:tabs>
        <w:ind w:left="360"/>
        <w:rPr>
          <w:rFonts w:ascii="Calibri Light" w:hAnsi="Calibri Light" w:cs="Arial"/>
          <w:highlight w:val="cyan"/>
        </w:rPr>
      </w:pPr>
    </w:p>
    <w:p w14:paraId="0E2A6948" w14:textId="77777777" w:rsidR="000062BF" w:rsidRPr="00E76680" w:rsidRDefault="000062BF" w:rsidP="000062BF">
      <w:pPr>
        <w:rPr>
          <w:rFonts w:ascii="Calibri Light" w:hAnsi="Calibri Light" w:cs="Arial"/>
        </w:rPr>
      </w:pPr>
    </w:p>
    <w:p w14:paraId="0C159CA4" w14:textId="77777777" w:rsidR="000062BF" w:rsidRPr="00E76680" w:rsidRDefault="000062BF" w:rsidP="000062BF">
      <w:pPr>
        <w:pStyle w:val="NormalCenteredBold"/>
        <w:rPr>
          <w:rFonts w:ascii="Calibri Light" w:hAnsi="Calibri Light" w:cs="Arial"/>
          <w:sz w:val="22"/>
          <w:szCs w:val="22"/>
        </w:rPr>
      </w:pPr>
      <w:r w:rsidRPr="00E76680">
        <w:rPr>
          <w:rFonts w:ascii="Calibri Light" w:hAnsi="Calibri Light" w:cs="Arial"/>
          <w:sz w:val="22"/>
          <w:szCs w:val="22"/>
        </w:rPr>
        <w:t>This page intentionally left blank</w:t>
      </w:r>
    </w:p>
    <w:p w14:paraId="3426FCDF" w14:textId="77777777" w:rsidR="00E64C65" w:rsidRPr="001E1582" w:rsidRDefault="00E64C65" w:rsidP="00351753">
      <w:pPr>
        <w:jc w:val="both"/>
        <w:rPr>
          <w:rFonts w:cs="Arial"/>
          <w:b/>
          <w:sz w:val="24"/>
          <w:szCs w:val="24"/>
        </w:rPr>
      </w:pPr>
    </w:p>
    <w:p w14:paraId="56BFC0D1" w14:textId="77777777" w:rsidR="00E64C65" w:rsidRPr="001E1582" w:rsidRDefault="00E64C65" w:rsidP="00351753">
      <w:pPr>
        <w:jc w:val="both"/>
        <w:rPr>
          <w:rFonts w:cs="Arial"/>
          <w:b/>
          <w:sz w:val="24"/>
          <w:szCs w:val="24"/>
        </w:rPr>
      </w:pPr>
    </w:p>
    <w:p w14:paraId="1554E88C" w14:textId="77777777" w:rsidR="00E64C65" w:rsidRPr="001E1582" w:rsidRDefault="00E64C65" w:rsidP="00351753">
      <w:pPr>
        <w:jc w:val="both"/>
        <w:rPr>
          <w:rFonts w:cs="Arial"/>
          <w:b/>
          <w:sz w:val="24"/>
          <w:szCs w:val="24"/>
        </w:rPr>
      </w:pPr>
    </w:p>
    <w:p w14:paraId="7569F56F" w14:textId="77777777" w:rsidR="00E0118B" w:rsidRPr="006B24F0" w:rsidRDefault="00E0118B" w:rsidP="002F58D0">
      <w:pPr>
        <w:pStyle w:val="Heading1"/>
        <w:rPr>
          <w:rFonts w:ascii="Calibri Light" w:hAnsi="Calibri Light"/>
        </w:rPr>
      </w:pPr>
      <w:bookmarkStart w:id="4" w:name="_Toc406588295"/>
      <w:bookmarkStart w:id="5" w:name="_Toc491613801"/>
      <w:bookmarkStart w:id="6" w:name="_Toc512193922"/>
      <w:bookmarkStart w:id="7" w:name="_Toc363729238"/>
      <w:r w:rsidRPr="006B24F0">
        <w:rPr>
          <w:rFonts w:ascii="Calibri Light" w:hAnsi="Calibri Light"/>
        </w:rPr>
        <w:lastRenderedPageBreak/>
        <w:t>Business Process Overview</w:t>
      </w:r>
      <w:bookmarkEnd w:id="4"/>
      <w:bookmarkEnd w:id="5"/>
      <w:bookmarkEnd w:id="6"/>
    </w:p>
    <w:p w14:paraId="7CF99476" w14:textId="548AA7D1" w:rsidR="00E529EC" w:rsidRDefault="00E529EC" w:rsidP="00E529EC">
      <w:pPr>
        <w:pStyle w:val="Heading1Text"/>
        <w:rPr>
          <w:rFonts w:ascii="Calibri Light" w:hAnsi="Calibri Light" w:cs="Arial"/>
        </w:rPr>
      </w:pPr>
      <w:r>
        <w:rPr>
          <w:rFonts w:ascii="Calibri Light" w:hAnsi="Calibri Light" w:cs="Arial"/>
        </w:rPr>
        <w:t xml:space="preserve">SCE has a comprehensive process in handling </w:t>
      </w:r>
      <w:r w:rsidR="006505E1">
        <w:rPr>
          <w:rFonts w:ascii="Calibri Light" w:hAnsi="Calibri Light" w:cs="Arial"/>
        </w:rPr>
        <w:t xml:space="preserve">various types of </w:t>
      </w:r>
      <w:r>
        <w:rPr>
          <w:rFonts w:ascii="Calibri Light" w:hAnsi="Calibri Light" w:cs="Arial"/>
        </w:rPr>
        <w:t>Complaints</w:t>
      </w:r>
      <w:r w:rsidR="006505E1">
        <w:rPr>
          <w:rFonts w:ascii="Calibri Light" w:hAnsi="Calibri Light" w:cs="Arial"/>
        </w:rPr>
        <w:t xml:space="preserve"> from customers</w:t>
      </w:r>
      <w:r>
        <w:rPr>
          <w:rFonts w:ascii="Calibri Light" w:hAnsi="Calibri Light" w:cs="Arial"/>
        </w:rPr>
        <w:t xml:space="preserve">. </w:t>
      </w:r>
    </w:p>
    <w:p w14:paraId="0E1FE5F1" w14:textId="71E859DE" w:rsidR="002B6456" w:rsidRDefault="00E529EC" w:rsidP="00E529EC">
      <w:pPr>
        <w:pStyle w:val="Heading1Text"/>
        <w:rPr>
          <w:rFonts w:ascii="Calibri Light" w:hAnsi="Calibri Light" w:cs="Arial"/>
        </w:rPr>
      </w:pPr>
      <w:r>
        <w:rPr>
          <w:rFonts w:ascii="Calibri Light" w:hAnsi="Calibri Light" w:cs="Arial"/>
        </w:rPr>
        <w:t>If the co</w:t>
      </w:r>
      <w:r w:rsidR="005E0DAA">
        <w:rPr>
          <w:rFonts w:ascii="Calibri Light" w:hAnsi="Calibri Light" w:cs="Arial"/>
        </w:rPr>
        <w:t xml:space="preserve">mplaint is resolved by the </w:t>
      </w:r>
      <w:r w:rsidR="00B41311">
        <w:rPr>
          <w:rFonts w:ascii="Calibri Light" w:hAnsi="Calibri Light" w:cs="Arial"/>
        </w:rPr>
        <w:t xml:space="preserve">user </w:t>
      </w:r>
      <w:r>
        <w:rPr>
          <w:rFonts w:ascii="Calibri Light" w:hAnsi="Calibri Light" w:cs="Arial"/>
        </w:rPr>
        <w:t xml:space="preserve">during the call with the BP, an </w:t>
      </w:r>
      <w:r w:rsidR="00473C6B">
        <w:rPr>
          <w:rFonts w:ascii="Calibri Light" w:hAnsi="Calibri Light" w:cs="Arial"/>
        </w:rPr>
        <w:t>Activity</w:t>
      </w:r>
      <w:r>
        <w:rPr>
          <w:rFonts w:ascii="Calibri Light" w:hAnsi="Calibri Light" w:cs="Arial"/>
        </w:rPr>
        <w:t xml:space="preserve"> will be created by the </w:t>
      </w:r>
      <w:r w:rsidR="00B41311">
        <w:rPr>
          <w:rFonts w:ascii="Calibri Light" w:hAnsi="Calibri Light" w:cs="Arial"/>
        </w:rPr>
        <w:t>user</w:t>
      </w:r>
      <w:r w:rsidR="00B269E4">
        <w:rPr>
          <w:rFonts w:ascii="Calibri Light" w:hAnsi="Calibri Light" w:cs="Arial"/>
        </w:rPr>
        <w:t xml:space="preserve"> </w:t>
      </w:r>
      <w:r>
        <w:rPr>
          <w:rFonts w:ascii="Calibri Light" w:hAnsi="Calibri Light" w:cs="Arial"/>
        </w:rPr>
        <w:t xml:space="preserve">manually </w:t>
      </w:r>
      <w:r w:rsidR="005E0DAA">
        <w:rPr>
          <w:rFonts w:ascii="Calibri Light" w:hAnsi="Calibri Light" w:cs="Arial"/>
        </w:rPr>
        <w:t xml:space="preserve">in Hybris C4C </w:t>
      </w:r>
      <w:r>
        <w:rPr>
          <w:rFonts w:ascii="Calibri Light" w:hAnsi="Calibri Light" w:cs="Arial"/>
        </w:rPr>
        <w:t>documenting the call and no further action is required</w:t>
      </w:r>
      <w:r w:rsidR="005E0DAA">
        <w:rPr>
          <w:rFonts w:ascii="Calibri Light" w:hAnsi="Calibri Light" w:cs="Arial"/>
        </w:rPr>
        <w:t xml:space="preserve"> from the</w:t>
      </w:r>
      <w:r w:rsidR="00F0276E">
        <w:rPr>
          <w:rFonts w:ascii="Calibri Light" w:hAnsi="Calibri Light" w:cs="Arial"/>
        </w:rPr>
        <w:t xml:space="preserve"> </w:t>
      </w:r>
      <w:r w:rsidR="00B41311">
        <w:rPr>
          <w:rFonts w:ascii="Calibri Light" w:hAnsi="Calibri Light" w:cs="Arial"/>
        </w:rPr>
        <w:t>user</w:t>
      </w:r>
      <w:r w:rsidR="00977B56">
        <w:rPr>
          <w:rFonts w:ascii="Calibri Light" w:hAnsi="Calibri Light" w:cs="Arial"/>
        </w:rPr>
        <w:t xml:space="preserve">. </w:t>
      </w:r>
      <w:r>
        <w:rPr>
          <w:rFonts w:ascii="Calibri Light" w:hAnsi="Calibri Light" w:cs="Arial"/>
        </w:rPr>
        <w:t xml:space="preserve"> However, if the complaint is not resolved by the</w:t>
      </w:r>
      <w:r w:rsidR="00B41311">
        <w:rPr>
          <w:rFonts w:ascii="Calibri Light" w:hAnsi="Calibri Light" w:cs="Arial"/>
        </w:rPr>
        <w:t xml:space="preserve"> user</w:t>
      </w:r>
      <w:r>
        <w:rPr>
          <w:rFonts w:ascii="Calibri Light" w:hAnsi="Calibri Light" w:cs="Arial"/>
        </w:rPr>
        <w:t xml:space="preserve">, a </w:t>
      </w:r>
      <w:r w:rsidR="006B2B3B">
        <w:rPr>
          <w:rFonts w:ascii="Calibri Light" w:hAnsi="Calibri Light" w:cs="Arial"/>
        </w:rPr>
        <w:t xml:space="preserve">Ticket </w:t>
      </w:r>
      <w:r>
        <w:rPr>
          <w:rFonts w:ascii="Calibri Light" w:hAnsi="Calibri Light" w:cs="Arial"/>
        </w:rPr>
        <w:t xml:space="preserve">will be created by the </w:t>
      </w:r>
      <w:r w:rsidR="00B41311">
        <w:rPr>
          <w:rFonts w:ascii="Calibri Light" w:hAnsi="Calibri Light" w:cs="Arial"/>
        </w:rPr>
        <w:t>user</w:t>
      </w:r>
      <w:r w:rsidR="00031323">
        <w:rPr>
          <w:rFonts w:ascii="Calibri Light" w:hAnsi="Calibri Light" w:cs="Arial"/>
        </w:rPr>
        <w:t xml:space="preserve"> </w:t>
      </w:r>
      <w:r>
        <w:rPr>
          <w:rFonts w:ascii="Calibri Light" w:hAnsi="Calibri Light" w:cs="Arial"/>
        </w:rPr>
        <w:t xml:space="preserve">manually </w:t>
      </w:r>
      <w:r w:rsidR="005E0DAA">
        <w:rPr>
          <w:rFonts w:ascii="Calibri Light" w:hAnsi="Calibri Light" w:cs="Arial"/>
        </w:rPr>
        <w:t xml:space="preserve">in Hybris C4C </w:t>
      </w:r>
      <w:r>
        <w:rPr>
          <w:rFonts w:ascii="Calibri Light" w:hAnsi="Calibri Light" w:cs="Arial"/>
        </w:rPr>
        <w:t xml:space="preserve">and </w:t>
      </w:r>
      <w:r w:rsidR="00445BA5">
        <w:rPr>
          <w:rFonts w:ascii="Calibri Light" w:hAnsi="Calibri Light" w:cs="Arial"/>
        </w:rPr>
        <w:t xml:space="preserve">the </w:t>
      </w:r>
      <w:r w:rsidR="006B2B3B">
        <w:rPr>
          <w:rFonts w:ascii="Calibri Light" w:hAnsi="Calibri Light" w:cs="Arial"/>
        </w:rPr>
        <w:t xml:space="preserve">Ticket </w:t>
      </w:r>
      <w:r>
        <w:rPr>
          <w:rFonts w:ascii="Calibri Light" w:hAnsi="Calibri Light" w:cs="Arial"/>
        </w:rPr>
        <w:t xml:space="preserve">will be routed to </w:t>
      </w:r>
      <w:r w:rsidR="00977B56">
        <w:rPr>
          <w:rFonts w:ascii="Calibri Light" w:hAnsi="Calibri Light" w:cs="Arial"/>
        </w:rPr>
        <w:t>a lead</w:t>
      </w:r>
      <w:r>
        <w:rPr>
          <w:rFonts w:ascii="Calibri Light" w:hAnsi="Calibri Light" w:cs="Arial"/>
        </w:rPr>
        <w:t xml:space="preserve"> or the appropriate person for action. </w:t>
      </w:r>
      <w:r w:rsidR="00977B56">
        <w:rPr>
          <w:rFonts w:ascii="Calibri Light" w:hAnsi="Calibri Light" w:cs="Arial"/>
        </w:rPr>
        <w:t xml:space="preserve">  If the person is unable to resolve the issue, they will route the Ticket to a</w:t>
      </w:r>
      <w:r w:rsidR="006B2B3B">
        <w:rPr>
          <w:rFonts w:ascii="Calibri Light" w:hAnsi="Calibri Light" w:cs="Arial"/>
        </w:rPr>
        <w:t xml:space="preserve"> supervisor or manager</w:t>
      </w:r>
      <w:r w:rsidR="00977B56">
        <w:rPr>
          <w:rFonts w:ascii="Calibri Light" w:hAnsi="Calibri Light" w:cs="Arial"/>
        </w:rPr>
        <w:t xml:space="preserve">.  If escalation is needed to </w:t>
      </w:r>
      <w:r w:rsidR="006B2B3B">
        <w:rPr>
          <w:rFonts w:ascii="Calibri Light" w:hAnsi="Calibri Light" w:cs="Arial"/>
        </w:rPr>
        <w:t>Consumer Affairs</w:t>
      </w:r>
      <w:r w:rsidR="00977B56">
        <w:rPr>
          <w:rFonts w:ascii="Calibri Light" w:hAnsi="Calibri Light" w:cs="Arial"/>
        </w:rPr>
        <w:t>, a BPEM will be created from the Ticket</w:t>
      </w:r>
      <w:ins w:id="8" w:author="Tuan Yap" w:date="2019-06-20T08:54:00Z">
        <w:r w:rsidR="00945FB0">
          <w:rPr>
            <w:rFonts w:ascii="Calibri Light" w:hAnsi="Calibri Light" w:cs="Arial"/>
          </w:rPr>
          <w:t xml:space="preserve"> or C4C FOP</w:t>
        </w:r>
      </w:ins>
      <w:ins w:id="9" w:author="Tuan Yap" w:date="2019-06-20T08:56:00Z">
        <w:r w:rsidR="00945FB0">
          <w:rPr>
            <w:rFonts w:ascii="Calibri Light" w:hAnsi="Calibri Light" w:cs="Arial"/>
          </w:rPr>
          <w:t xml:space="preserve">. BPEM created via C4C FOP </w:t>
        </w:r>
      </w:ins>
      <w:ins w:id="10" w:author="Tuan Yap" w:date="2019-06-20T08:57:00Z">
        <w:r w:rsidR="00945FB0" w:rsidRPr="00945FB0">
          <w:rPr>
            <w:rFonts w:ascii="Calibri Light" w:hAnsi="Calibri Light" w:cs="Arial"/>
          </w:rPr>
          <w:t xml:space="preserve">enable creation of BPEM at any object as ticket only allows </w:t>
        </w:r>
      </w:ins>
      <w:ins w:id="11" w:author="Tuan Yap" w:date="2019-06-20T10:14:00Z">
        <w:r w:rsidR="00FE442F">
          <w:rPr>
            <w:rFonts w:ascii="Calibri Light" w:hAnsi="Calibri Light" w:cs="Arial"/>
          </w:rPr>
          <w:t xml:space="preserve">BPEM </w:t>
        </w:r>
      </w:ins>
      <w:ins w:id="12" w:author="Tuan Yap" w:date="2019-06-20T08:57:00Z">
        <w:r w:rsidR="00945FB0" w:rsidRPr="00945FB0">
          <w:rPr>
            <w:rFonts w:ascii="Calibri Light" w:hAnsi="Calibri Light" w:cs="Arial"/>
          </w:rPr>
          <w:t>creation at BP Object</w:t>
        </w:r>
      </w:ins>
      <w:ins w:id="13" w:author="Tuan Yap" w:date="2019-06-20T10:15:00Z">
        <w:r w:rsidR="00FE442F">
          <w:rPr>
            <w:rFonts w:ascii="Calibri Light" w:hAnsi="Calibri Light" w:cs="Arial"/>
          </w:rPr>
          <w:t>.</w:t>
        </w:r>
      </w:ins>
      <w:r w:rsidR="00977B56">
        <w:rPr>
          <w:rFonts w:ascii="Calibri Light" w:hAnsi="Calibri Light" w:cs="Arial"/>
        </w:rPr>
        <w:t xml:space="preserve"> </w:t>
      </w:r>
      <w:del w:id="14" w:author="Tuan Yap" w:date="2019-06-20T10:15:00Z">
        <w:r w:rsidR="00977B56" w:rsidDel="00FE442F">
          <w:rPr>
            <w:rFonts w:ascii="Calibri Light" w:hAnsi="Calibri Light" w:cs="Arial"/>
          </w:rPr>
          <w:delText xml:space="preserve">and </w:delText>
        </w:r>
      </w:del>
      <w:ins w:id="15" w:author="Tuan Yap" w:date="2019-06-20T10:15:00Z">
        <w:r w:rsidR="00FE442F">
          <w:rPr>
            <w:rFonts w:ascii="Calibri Light" w:hAnsi="Calibri Light" w:cs="Arial"/>
          </w:rPr>
          <w:t xml:space="preserve">The BPEM created will be </w:t>
        </w:r>
      </w:ins>
      <w:del w:id="16" w:author="Tuan Yap" w:date="2019-06-20T11:26:00Z">
        <w:r w:rsidR="00977B56" w:rsidDel="00AA036E">
          <w:rPr>
            <w:rFonts w:ascii="Calibri Light" w:hAnsi="Calibri Light" w:cs="Arial"/>
          </w:rPr>
          <w:delText>routed to</w:delText>
        </w:r>
      </w:del>
      <w:ins w:id="17" w:author="Tuan Yap" w:date="2019-06-20T11:26:00Z">
        <w:r w:rsidR="00AA036E">
          <w:rPr>
            <w:rFonts w:ascii="Calibri Light" w:hAnsi="Calibri Light" w:cs="Arial"/>
          </w:rPr>
          <w:t>available in BDEX for</w:t>
        </w:r>
      </w:ins>
      <w:r w:rsidR="00977B56">
        <w:rPr>
          <w:rFonts w:ascii="Calibri Light" w:hAnsi="Calibri Light" w:cs="Arial"/>
        </w:rPr>
        <w:t xml:space="preserve"> Consumer Affairs</w:t>
      </w:r>
      <w:r w:rsidR="00DF2C68">
        <w:rPr>
          <w:rFonts w:ascii="Calibri Light" w:hAnsi="Calibri Light" w:cs="Arial"/>
        </w:rPr>
        <w:t xml:space="preserve"> or CS Info Governance</w:t>
      </w:r>
      <w:ins w:id="18" w:author="Tuan Yap" w:date="2019-06-20T11:26:00Z">
        <w:r w:rsidR="00AA036E">
          <w:rPr>
            <w:rFonts w:ascii="Calibri Light" w:hAnsi="Calibri Light" w:cs="Arial"/>
          </w:rPr>
          <w:t xml:space="preserve"> to work on</w:t>
        </w:r>
      </w:ins>
      <w:r w:rsidR="00871443">
        <w:rPr>
          <w:rFonts w:ascii="Calibri Light" w:hAnsi="Calibri Light" w:cs="Arial"/>
        </w:rPr>
        <w:t>.</w:t>
      </w:r>
      <w:r w:rsidR="00DF2C68">
        <w:rPr>
          <w:rFonts w:ascii="Calibri Light" w:hAnsi="Calibri Light" w:cs="Arial"/>
        </w:rPr>
        <w:t xml:space="preserve"> </w:t>
      </w:r>
      <w:r w:rsidR="00977B56">
        <w:rPr>
          <w:rFonts w:ascii="Calibri Light" w:hAnsi="Calibri Light" w:cs="Arial"/>
        </w:rPr>
        <w:t>Each person who worked on the issue will be responsible for manually creating a</w:t>
      </w:r>
      <w:ins w:id="19" w:author="Tuan Yap" w:date="2019-06-20T06:29:00Z">
        <w:r w:rsidR="005879A4">
          <w:rPr>
            <w:rFonts w:ascii="Calibri Light" w:hAnsi="Calibri Light" w:cs="Arial"/>
          </w:rPr>
          <w:t>n</w:t>
        </w:r>
      </w:ins>
      <w:r>
        <w:rPr>
          <w:rFonts w:ascii="Calibri Light" w:hAnsi="Calibri Light" w:cs="Arial"/>
        </w:rPr>
        <w:t xml:space="preserve"> </w:t>
      </w:r>
      <w:r w:rsidR="005E0DAA">
        <w:rPr>
          <w:rFonts w:ascii="Calibri Light" w:hAnsi="Calibri Light" w:cs="Arial"/>
        </w:rPr>
        <w:t>Activity</w:t>
      </w:r>
      <w:r>
        <w:rPr>
          <w:rFonts w:ascii="Calibri Light" w:hAnsi="Calibri Light" w:cs="Arial"/>
        </w:rPr>
        <w:t xml:space="preserve"> </w:t>
      </w:r>
      <w:ins w:id="20" w:author="Tuan Yap" w:date="2019-06-20T11:27:00Z">
        <w:r w:rsidR="00A15093">
          <w:rPr>
            <w:rFonts w:ascii="Calibri Light" w:hAnsi="Calibri Light" w:cs="Arial"/>
          </w:rPr>
          <w:t xml:space="preserve">or update the long text in the BPEM </w:t>
        </w:r>
      </w:ins>
      <w:r w:rsidR="00977B56">
        <w:rPr>
          <w:rFonts w:ascii="Calibri Light" w:hAnsi="Calibri Light" w:cs="Arial"/>
        </w:rPr>
        <w:t>to document the action they have taken</w:t>
      </w:r>
      <w:r>
        <w:rPr>
          <w:rFonts w:ascii="Calibri Light" w:hAnsi="Calibri Light" w:cs="Arial"/>
        </w:rPr>
        <w:t>.</w:t>
      </w:r>
    </w:p>
    <w:p w14:paraId="530638A9" w14:textId="5CF73DF9" w:rsidR="00E0118B" w:rsidRPr="006B24F0" w:rsidRDefault="00977B56" w:rsidP="00E529EC">
      <w:pPr>
        <w:pStyle w:val="Heading1Text"/>
        <w:rPr>
          <w:rFonts w:ascii="Calibri Light" w:hAnsi="Calibri Light" w:cs="Arial"/>
        </w:rPr>
      </w:pPr>
      <w:r>
        <w:rPr>
          <w:rFonts w:ascii="Calibri Light" w:hAnsi="Calibri Light" w:cs="Arial"/>
        </w:rPr>
        <w:t>A</w:t>
      </w:r>
      <w:r w:rsidR="00E529EC">
        <w:rPr>
          <w:rFonts w:ascii="Calibri Light" w:hAnsi="Calibri Light" w:cs="Arial"/>
        </w:rPr>
        <w:t xml:space="preserve">ll utility specific functions of the </w:t>
      </w:r>
      <w:r w:rsidR="001D31E7">
        <w:rPr>
          <w:rFonts w:ascii="Calibri Light" w:hAnsi="Calibri Light" w:cs="Arial"/>
        </w:rPr>
        <w:t>S</w:t>
      </w:r>
      <w:r w:rsidR="006505E1">
        <w:rPr>
          <w:rFonts w:ascii="Calibri Light" w:hAnsi="Calibri Light" w:cs="Arial"/>
        </w:rPr>
        <w:t>/</w:t>
      </w:r>
      <w:r w:rsidR="001D31E7">
        <w:rPr>
          <w:rFonts w:ascii="Calibri Light" w:hAnsi="Calibri Light" w:cs="Arial"/>
        </w:rPr>
        <w:t>4HANA</w:t>
      </w:r>
      <w:r w:rsidR="00E529EC">
        <w:rPr>
          <w:rFonts w:ascii="Calibri Light" w:hAnsi="Calibri Light" w:cs="Arial"/>
        </w:rPr>
        <w:t xml:space="preserve"> landscape, in concert with the </w:t>
      </w:r>
      <w:r w:rsidR="00AC070C">
        <w:rPr>
          <w:rFonts w:ascii="Calibri Light" w:hAnsi="Calibri Light" w:cs="Arial"/>
        </w:rPr>
        <w:t>Hybri</w:t>
      </w:r>
      <w:r w:rsidR="005E0DAA">
        <w:rPr>
          <w:rFonts w:ascii="Calibri Light" w:hAnsi="Calibri Light" w:cs="Arial"/>
        </w:rPr>
        <w:t xml:space="preserve">s </w:t>
      </w:r>
      <w:r w:rsidR="00D427E3">
        <w:rPr>
          <w:rFonts w:ascii="Calibri Light" w:hAnsi="Calibri Light" w:cs="Arial"/>
        </w:rPr>
        <w:t>C4C</w:t>
      </w:r>
      <w:r w:rsidR="00E529EC">
        <w:rPr>
          <w:rFonts w:ascii="Calibri Light" w:hAnsi="Calibri Light" w:cs="Arial"/>
        </w:rPr>
        <w:t xml:space="preserve"> components are collectively referred to in this document as the SAP Customer Relationship and Billing solution, or simply CRB.</w:t>
      </w:r>
    </w:p>
    <w:p w14:paraId="30B8A022" w14:textId="77777777" w:rsidR="00E0118B" w:rsidRPr="006B24F0" w:rsidRDefault="00E0118B" w:rsidP="001C2CA5">
      <w:pPr>
        <w:pStyle w:val="Heading2"/>
      </w:pPr>
      <w:bookmarkStart w:id="21" w:name="_Toc406588296"/>
      <w:bookmarkStart w:id="22" w:name="_Toc491613802"/>
      <w:bookmarkStart w:id="23" w:name="_Toc512193923"/>
      <w:r w:rsidRPr="006B24F0">
        <w:t xml:space="preserve">Current Pain Points for </w:t>
      </w:r>
      <w:bookmarkEnd w:id="21"/>
      <w:r w:rsidR="00B333AA" w:rsidRPr="006B24F0">
        <w:t>Southern California Edison</w:t>
      </w:r>
      <w:bookmarkEnd w:id="22"/>
      <w:bookmarkEnd w:id="23"/>
    </w:p>
    <w:p w14:paraId="35E4120B" w14:textId="77777777" w:rsidR="00E529EC" w:rsidRDefault="00E529EC" w:rsidP="00AE07EE">
      <w:pPr>
        <w:pStyle w:val="Heading1Text"/>
        <w:numPr>
          <w:ilvl w:val="0"/>
          <w:numId w:val="11"/>
        </w:numPr>
        <w:rPr>
          <w:rFonts w:ascii="Calibri Light" w:hAnsi="Calibri Light" w:cs="Arial"/>
        </w:rPr>
      </w:pPr>
      <w:r>
        <w:rPr>
          <w:rFonts w:ascii="Calibri Light" w:hAnsi="Calibri Light" w:cs="Arial"/>
        </w:rPr>
        <w:t>Multiple systems are being used to conduct customer survey</w:t>
      </w:r>
    </w:p>
    <w:p w14:paraId="0994F3BC" w14:textId="77777777" w:rsidR="00E529EC" w:rsidRDefault="00E529EC" w:rsidP="00AE07EE">
      <w:pPr>
        <w:pStyle w:val="Heading1Text"/>
        <w:numPr>
          <w:ilvl w:val="0"/>
          <w:numId w:val="11"/>
        </w:numPr>
        <w:rPr>
          <w:rFonts w:ascii="Calibri Light" w:hAnsi="Calibri Light" w:cs="Arial"/>
        </w:rPr>
      </w:pPr>
      <w:r>
        <w:rPr>
          <w:rFonts w:ascii="Calibri Light" w:hAnsi="Calibri Light" w:cs="Arial"/>
        </w:rPr>
        <w:t>Many systems are being used to capture complaints, compliments and survey response</w:t>
      </w:r>
    </w:p>
    <w:p w14:paraId="32572E91" w14:textId="794D5C2F" w:rsidR="00E529EC" w:rsidRDefault="00E529EC" w:rsidP="00AE07EE">
      <w:pPr>
        <w:pStyle w:val="Heading1Text"/>
        <w:numPr>
          <w:ilvl w:val="0"/>
          <w:numId w:val="11"/>
        </w:numPr>
        <w:rPr>
          <w:rFonts w:ascii="Calibri Light" w:hAnsi="Calibri Light" w:cs="Arial"/>
        </w:rPr>
      </w:pPr>
      <w:r>
        <w:rPr>
          <w:rFonts w:ascii="Calibri Light" w:hAnsi="Calibri Light" w:cs="Arial"/>
        </w:rPr>
        <w:t xml:space="preserve">Consumer Affairs Department does not have insight into complaints </w:t>
      </w:r>
      <w:r w:rsidR="00C93EAF">
        <w:rPr>
          <w:rFonts w:ascii="Calibri Light" w:hAnsi="Calibri Light" w:cs="Arial"/>
        </w:rPr>
        <w:t xml:space="preserve">through </w:t>
      </w:r>
      <w:r>
        <w:rPr>
          <w:rFonts w:ascii="Calibri Light" w:hAnsi="Calibri Light" w:cs="Arial"/>
        </w:rPr>
        <w:t>all channels, limiting the ability to</w:t>
      </w:r>
      <w:r w:rsidDel="00031323">
        <w:rPr>
          <w:rFonts w:ascii="Calibri Light" w:hAnsi="Calibri Light" w:cs="Arial"/>
        </w:rPr>
        <w:t xml:space="preserve"> </w:t>
      </w:r>
      <w:r w:rsidR="00031323">
        <w:rPr>
          <w:rFonts w:ascii="Calibri Light" w:hAnsi="Calibri Light" w:cs="Arial"/>
        </w:rPr>
        <w:t xml:space="preserve">receive the escalation through the CPUC or to </w:t>
      </w:r>
      <w:r>
        <w:rPr>
          <w:rFonts w:ascii="Calibri Light" w:hAnsi="Calibri Light" w:cs="Arial"/>
        </w:rPr>
        <w:t xml:space="preserve">obtain the survey response from </w:t>
      </w:r>
      <w:r w:rsidR="00031323">
        <w:rPr>
          <w:rFonts w:ascii="Calibri Light" w:hAnsi="Calibri Light" w:cs="Arial"/>
        </w:rPr>
        <w:t xml:space="preserve">a </w:t>
      </w:r>
      <w:r>
        <w:rPr>
          <w:rFonts w:ascii="Calibri Light" w:hAnsi="Calibri Light" w:cs="Arial"/>
        </w:rPr>
        <w:t>customer resulting in duplicate complaints and unnecessary legwork</w:t>
      </w:r>
      <w:r w:rsidR="00031323">
        <w:rPr>
          <w:rFonts w:ascii="Calibri Light" w:hAnsi="Calibri Light" w:cs="Arial"/>
        </w:rPr>
        <w:t>. Additionally, this requires a lot of time manually researching issues in the system to pull together the history of the escalation.</w:t>
      </w:r>
    </w:p>
    <w:p w14:paraId="7C5E428D" w14:textId="77777777" w:rsidR="00E529EC" w:rsidRDefault="00E529EC" w:rsidP="00AE07EE">
      <w:pPr>
        <w:pStyle w:val="Heading1Text"/>
        <w:numPr>
          <w:ilvl w:val="0"/>
          <w:numId w:val="11"/>
        </w:numPr>
        <w:rPr>
          <w:rFonts w:ascii="Calibri Light" w:hAnsi="Calibri Light" w:cs="Arial"/>
        </w:rPr>
      </w:pPr>
      <w:r>
        <w:rPr>
          <w:rFonts w:ascii="Calibri Light" w:hAnsi="Calibri Light" w:cs="Arial"/>
        </w:rPr>
        <w:t>No 360 degree view of the issue reported by the customer</w:t>
      </w:r>
    </w:p>
    <w:p w14:paraId="472C1EB9" w14:textId="41307625" w:rsidR="00E529EC" w:rsidRDefault="00E529EC" w:rsidP="00AE07EE">
      <w:pPr>
        <w:pStyle w:val="Heading1Text"/>
        <w:numPr>
          <w:ilvl w:val="0"/>
          <w:numId w:val="11"/>
        </w:numPr>
        <w:rPr>
          <w:rFonts w:ascii="Calibri Light" w:hAnsi="Calibri Light" w:cs="Arial"/>
        </w:rPr>
      </w:pPr>
      <w:r>
        <w:rPr>
          <w:rFonts w:ascii="Calibri Light" w:hAnsi="Calibri Light" w:cs="Arial"/>
        </w:rPr>
        <w:t xml:space="preserve">No visibility of the </w:t>
      </w:r>
      <w:r w:rsidR="00031323">
        <w:rPr>
          <w:rFonts w:ascii="Calibri Light" w:hAnsi="Calibri Light" w:cs="Arial"/>
        </w:rPr>
        <w:t xml:space="preserve">escalation of a customer’s issue </w:t>
      </w:r>
      <w:r>
        <w:rPr>
          <w:rFonts w:ascii="Calibri Light" w:hAnsi="Calibri Light" w:cs="Arial"/>
        </w:rPr>
        <w:t xml:space="preserve"> across </w:t>
      </w:r>
      <w:r w:rsidR="009B4B2B">
        <w:rPr>
          <w:rFonts w:ascii="Calibri Light" w:hAnsi="Calibri Light" w:cs="Arial"/>
        </w:rPr>
        <w:t>all business</w:t>
      </w:r>
      <w:r>
        <w:rPr>
          <w:rFonts w:ascii="Calibri Light" w:hAnsi="Calibri Light" w:cs="Arial"/>
        </w:rPr>
        <w:t xml:space="preserve"> units</w:t>
      </w:r>
      <w:r w:rsidR="00031323">
        <w:rPr>
          <w:rFonts w:ascii="Calibri Light" w:hAnsi="Calibri Light" w:cs="Arial"/>
        </w:rPr>
        <w:t xml:space="preserve"> as they occur, resulting in complaints to the regulators</w:t>
      </w:r>
    </w:p>
    <w:p w14:paraId="02A370A8" w14:textId="5E1D6B45" w:rsidR="00E529EC" w:rsidRDefault="00E529EC" w:rsidP="00AE07EE">
      <w:pPr>
        <w:pStyle w:val="Heading1Text"/>
        <w:numPr>
          <w:ilvl w:val="0"/>
          <w:numId w:val="11"/>
        </w:numPr>
        <w:rPr>
          <w:rFonts w:ascii="Calibri Light" w:hAnsi="Calibri Light" w:cs="Arial"/>
        </w:rPr>
      </w:pPr>
      <w:r>
        <w:rPr>
          <w:rFonts w:ascii="Calibri Light" w:hAnsi="Calibri Light" w:cs="Arial"/>
        </w:rPr>
        <w:t>Outdated complaint code types / sub-types</w:t>
      </w:r>
      <w:r w:rsidR="00446E1E">
        <w:rPr>
          <w:rFonts w:ascii="Calibri Light" w:hAnsi="Calibri Light" w:cs="Arial"/>
        </w:rPr>
        <w:t xml:space="preserve"> that don’t align with our core business today and are complicating to update requiring IT involvement</w:t>
      </w:r>
    </w:p>
    <w:p w14:paraId="5325A184" w14:textId="1E36E218" w:rsidR="00E529EC" w:rsidRDefault="00446E1E" w:rsidP="00446E1E">
      <w:pPr>
        <w:pStyle w:val="Heading1Text"/>
        <w:numPr>
          <w:ilvl w:val="0"/>
          <w:numId w:val="11"/>
        </w:numPr>
        <w:rPr>
          <w:rFonts w:ascii="Calibri Light" w:hAnsi="Calibri Light" w:cs="Arial"/>
        </w:rPr>
      </w:pPr>
      <w:r>
        <w:rPr>
          <w:rFonts w:ascii="Calibri Light" w:hAnsi="Calibri Light" w:cs="Arial"/>
        </w:rPr>
        <w:t>T</w:t>
      </w:r>
      <w:r w:rsidRPr="00446E1E">
        <w:rPr>
          <w:rFonts w:ascii="Calibri Light" w:hAnsi="Calibri Light" w:cs="Arial"/>
        </w:rPr>
        <w:t>rend</w:t>
      </w:r>
      <w:r w:rsidR="00E529EC" w:rsidRPr="00446E1E">
        <w:rPr>
          <w:rFonts w:ascii="Calibri Light" w:hAnsi="Calibri Light" w:cs="Arial"/>
        </w:rPr>
        <w:t xml:space="preserve"> analysis</w:t>
      </w:r>
      <w:r>
        <w:rPr>
          <w:rFonts w:ascii="Calibri Light" w:hAnsi="Calibri Light" w:cs="Arial"/>
        </w:rPr>
        <w:t xml:space="preserve"> </w:t>
      </w:r>
      <w:r w:rsidR="00E529EC" w:rsidRPr="00446E1E">
        <w:rPr>
          <w:rFonts w:ascii="Calibri Light" w:hAnsi="Calibri Light" w:cs="Arial"/>
        </w:rPr>
        <w:t>is currently a highly manual process</w:t>
      </w:r>
      <w:r>
        <w:rPr>
          <w:rFonts w:ascii="Calibri Light" w:hAnsi="Calibri Light" w:cs="Arial"/>
        </w:rPr>
        <w:t xml:space="preserve"> to get to the root cause of a customer’s experience</w:t>
      </w:r>
    </w:p>
    <w:p w14:paraId="5D7A7280" w14:textId="77777777" w:rsidR="00977B56" w:rsidRPr="00446E1E" w:rsidRDefault="00977B56" w:rsidP="00977B56">
      <w:pPr>
        <w:pStyle w:val="Heading1Text"/>
        <w:ind w:left="1080"/>
        <w:rPr>
          <w:rFonts w:ascii="Calibri Light" w:hAnsi="Calibri Light" w:cs="Arial"/>
        </w:rPr>
      </w:pPr>
    </w:p>
    <w:p w14:paraId="7D70F920" w14:textId="77777777" w:rsidR="00E20FC6" w:rsidRPr="00E20FC6" w:rsidRDefault="00E0118B" w:rsidP="001C2CA5">
      <w:pPr>
        <w:pStyle w:val="Heading2"/>
      </w:pPr>
      <w:bookmarkStart w:id="24" w:name="_Toc406588297"/>
      <w:bookmarkStart w:id="25" w:name="_Toc491613803"/>
      <w:bookmarkStart w:id="26" w:name="_Toc512193924"/>
      <w:r w:rsidRPr="006B24F0">
        <w:t>Responsible Parties</w:t>
      </w:r>
      <w:bookmarkEnd w:id="24"/>
      <w:bookmarkEnd w:id="25"/>
      <w:bookmarkEnd w:id="26"/>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567"/>
        <w:gridCol w:w="4747"/>
      </w:tblGrid>
      <w:tr w:rsidR="00E0118B" w:rsidRPr="006B24F0" w14:paraId="4ED5772F" w14:textId="77777777" w:rsidTr="00EF5230">
        <w:trPr>
          <w:cantSplit/>
          <w:trHeight w:val="432"/>
          <w:tblHeader/>
        </w:trPr>
        <w:tc>
          <w:tcPr>
            <w:tcW w:w="4567" w:type="dxa"/>
            <w:tcBorders>
              <w:top w:val="threeDEmboss" w:sz="6" w:space="0" w:color="auto"/>
              <w:bottom w:val="threeDEmboss" w:sz="6" w:space="0" w:color="auto"/>
            </w:tcBorders>
            <w:shd w:val="clear" w:color="auto" w:fill="F9FBAF"/>
            <w:vAlign w:val="center"/>
          </w:tcPr>
          <w:p w14:paraId="72123476"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Contact</w:t>
            </w:r>
          </w:p>
        </w:tc>
        <w:tc>
          <w:tcPr>
            <w:tcW w:w="4747" w:type="dxa"/>
            <w:tcBorders>
              <w:top w:val="threeDEmboss" w:sz="6" w:space="0" w:color="auto"/>
              <w:bottom w:val="threeDEmboss" w:sz="6" w:space="0" w:color="auto"/>
            </w:tcBorders>
            <w:shd w:val="clear" w:color="auto" w:fill="F9FBAF"/>
            <w:vAlign w:val="center"/>
          </w:tcPr>
          <w:p w14:paraId="3F738C2D"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Contact Person</w:t>
            </w:r>
          </w:p>
        </w:tc>
      </w:tr>
      <w:tr w:rsidR="00E0118B" w:rsidRPr="006B24F0" w14:paraId="2A9A88BA" w14:textId="77777777" w:rsidTr="00EF5230">
        <w:trPr>
          <w:cantSplit/>
          <w:trHeight w:val="432"/>
        </w:trPr>
        <w:tc>
          <w:tcPr>
            <w:tcW w:w="4567" w:type="dxa"/>
            <w:tcBorders>
              <w:top w:val="threeDEmboss" w:sz="6" w:space="0" w:color="auto"/>
            </w:tcBorders>
            <w:vAlign w:val="center"/>
          </w:tcPr>
          <w:p w14:paraId="6E4A21EF" w14:textId="77777777" w:rsidR="00E0118B" w:rsidRPr="006B24F0" w:rsidRDefault="00B333AA" w:rsidP="0035091A">
            <w:pPr>
              <w:pStyle w:val="TableField-Left"/>
              <w:rPr>
                <w:rFonts w:ascii="Calibri Light" w:hAnsi="Calibri Light" w:cs="Arial"/>
              </w:rPr>
            </w:pPr>
            <w:r w:rsidRPr="006B24F0">
              <w:rPr>
                <w:rFonts w:ascii="Calibri Light" w:hAnsi="Calibri Light" w:cs="Arial"/>
              </w:rPr>
              <w:t>Southern California Edison</w:t>
            </w:r>
            <w:r w:rsidR="00E0118B" w:rsidRPr="006B24F0">
              <w:rPr>
                <w:rFonts w:ascii="Calibri Light" w:hAnsi="Calibri Light" w:cs="Arial"/>
              </w:rPr>
              <w:t xml:space="preserve"> Business Process Owner</w:t>
            </w:r>
          </w:p>
        </w:tc>
        <w:tc>
          <w:tcPr>
            <w:tcW w:w="4747" w:type="dxa"/>
            <w:tcBorders>
              <w:top w:val="threeDEmboss" w:sz="6" w:space="0" w:color="auto"/>
            </w:tcBorders>
            <w:vAlign w:val="center"/>
          </w:tcPr>
          <w:p w14:paraId="2D04C230" w14:textId="0ECC8CE2" w:rsidR="00E0118B" w:rsidRPr="006B24F0" w:rsidRDefault="004013CB" w:rsidP="0035091A">
            <w:pPr>
              <w:pStyle w:val="TableField-Left"/>
              <w:rPr>
                <w:rFonts w:ascii="Calibri Light" w:hAnsi="Calibri Light" w:cs="Arial"/>
              </w:rPr>
            </w:pPr>
            <w:r>
              <w:rPr>
                <w:rFonts w:ascii="Calibri Light" w:hAnsi="Calibri Light" w:cs="Arial"/>
              </w:rPr>
              <w:t>Janet Covington</w:t>
            </w:r>
          </w:p>
        </w:tc>
      </w:tr>
      <w:tr w:rsidR="004013CB" w:rsidRPr="006B24F0" w14:paraId="288CB751" w14:textId="77777777" w:rsidTr="00EF5230">
        <w:trPr>
          <w:cantSplit/>
          <w:trHeight w:val="432"/>
        </w:trPr>
        <w:tc>
          <w:tcPr>
            <w:tcW w:w="4567" w:type="dxa"/>
            <w:vAlign w:val="center"/>
          </w:tcPr>
          <w:p w14:paraId="057C0085" w14:textId="77777777" w:rsidR="004013CB" w:rsidRPr="006B24F0" w:rsidRDefault="004013CB" w:rsidP="004013CB">
            <w:pPr>
              <w:pStyle w:val="TableField-Left"/>
              <w:rPr>
                <w:rFonts w:ascii="Calibri Light" w:hAnsi="Calibri Light" w:cs="Arial"/>
              </w:rPr>
            </w:pPr>
            <w:r w:rsidRPr="006B24F0">
              <w:rPr>
                <w:rFonts w:ascii="Calibri Light" w:hAnsi="Calibri Light" w:cs="Arial"/>
              </w:rPr>
              <w:t>Southern California Edison Lead</w:t>
            </w:r>
          </w:p>
        </w:tc>
        <w:tc>
          <w:tcPr>
            <w:tcW w:w="4747" w:type="dxa"/>
            <w:vAlign w:val="center"/>
          </w:tcPr>
          <w:p w14:paraId="012CA398" w14:textId="77777777" w:rsidR="004013CB" w:rsidRPr="006B24F0" w:rsidRDefault="004013CB" w:rsidP="004013CB">
            <w:pPr>
              <w:pStyle w:val="TableField-Left"/>
              <w:rPr>
                <w:rFonts w:ascii="Calibri Light" w:hAnsi="Calibri Light" w:cs="Arial"/>
              </w:rPr>
            </w:pPr>
            <w:r>
              <w:rPr>
                <w:rFonts w:ascii="Calibri Light" w:hAnsi="Calibri Light" w:cs="Arial"/>
              </w:rPr>
              <w:t>Christine Evans</w:t>
            </w:r>
          </w:p>
        </w:tc>
      </w:tr>
      <w:tr w:rsidR="004013CB" w:rsidRPr="006B24F0" w14:paraId="528A7F65" w14:textId="77777777" w:rsidTr="00EF5230">
        <w:trPr>
          <w:cantSplit/>
          <w:trHeight w:val="432"/>
        </w:trPr>
        <w:tc>
          <w:tcPr>
            <w:tcW w:w="4567" w:type="dxa"/>
            <w:vAlign w:val="center"/>
          </w:tcPr>
          <w:p w14:paraId="396161A3" w14:textId="77777777" w:rsidR="004013CB" w:rsidRPr="006B24F0" w:rsidRDefault="004013CB" w:rsidP="004013CB">
            <w:pPr>
              <w:pStyle w:val="TableField-Left"/>
              <w:rPr>
                <w:rFonts w:ascii="Calibri Light" w:hAnsi="Calibri Light" w:cs="Arial"/>
              </w:rPr>
            </w:pPr>
            <w:r w:rsidRPr="006B24F0">
              <w:rPr>
                <w:rFonts w:ascii="Calibri Light" w:hAnsi="Calibri Light" w:cs="Arial"/>
              </w:rPr>
              <w:t>HCL Functional Lead</w:t>
            </w:r>
          </w:p>
        </w:tc>
        <w:tc>
          <w:tcPr>
            <w:tcW w:w="4747" w:type="dxa"/>
            <w:vAlign w:val="center"/>
          </w:tcPr>
          <w:p w14:paraId="67EB8CEE" w14:textId="77777777" w:rsidR="004013CB" w:rsidRPr="006B24F0" w:rsidRDefault="004013CB" w:rsidP="004013CB">
            <w:pPr>
              <w:pStyle w:val="TableField-Left"/>
              <w:rPr>
                <w:rFonts w:ascii="Calibri Light" w:hAnsi="Calibri Light" w:cs="Arial"/>
              </w:rPr>
            </w:pPr>
            <w:r>
              <w:rPr>
                <w:rFonts w:ascii="Calibri Light" w:hAnsi="Calibri Light" w:cs="Arial"/>
              </w:rPr>
              <w:t>Adrian Halim</w:t>
            </w:r>
          </w:p>
        </w:tc>
      </w:tr>
      <w:tr w:rsidR="004013CB" w:rsidRPr="006B24F0" w14:paraId="624A4940" w14:textId="77777777" w:rsidTr="00EF5230">
        <w:trPr>
          <w:cantSplit/>
          <w:trHeight w:val="432"/>
        </w:trPr>
        <w:tc>
          <w:tcPr>
            <w:tcW w:w="4567" w:type="dxa"/>
            <w:vAlign w:val="center"/>
          </w:tcPr>
          <w:p w14:paraId="264625FA" w14:textId="77777777" w:rsidR="004013CB" w:rsidRPr="006B24F0" w:rsidRDefault="004013CB" w:rsidP="004013CB">
            <w:pPr>
              <w:pStyle w:val="TableField-Left"/>
              <w:rPr>
                <w:rFonts w:ascii="Calibri Light" w:hAnsi="Calibri Light" w:cs="Arial"/>
              </w:rPr>
            </w:pPr>
            <w:r w:rsidRPr="006B24F0">
              <w:rPr>
                <w:rFonts w:ascii="Calibri Light" w:hAnsi="Calibri Light" w:cs="Arial"/>
              </w:rPr>
              <w:t>Solution Architect</w:t>
            </w:r>
          </w:p>
        </w:tc>
        <w:tc>
          <w:tcPr>
            <w:tcW w:w="4747" w:type="dxa"/>
            <w:vAlign w:val="center"/>
          </w:tcPr>
          <w:p w14:paraId="6C2BAAF4" w14:textId="77777777" w:rsidR="004013CB" w:rsidRPr="006B24F0" w:rsidRDefault="004013CB" w:rsidP="004013CB">
            <w:pPr>
              <w:pStyle w:val="TableField-Left"/>
              <w:rPr>
                <w:rFonts w:ascii="Calibri Light" w:hAnsi="Calibri Light" w:cs="Arial"/>
              </w:rPr>
            </w:pPr>
            <w:r>
              <w:rPr>
                <w:rFonts w:ascii="Calibri Light" w:hAnsi="Calibri Light" w:cs="Arial"/>
              </w:rPr>
              <w:t>Pedro Costa</w:t>
            </w:r>
          </w:p>
        </w:tc>
      </w:tr>
      <w:tr w:rsidR="007C37D3" w:rsidRPr="006B24F0" w14:paraId="027FE9C2" w14:textId="77777777" w:rsidTr="00EF5230">
        <w:trPr>
          <w:cantSplit/>
          <w:trHeight w:val="432"/>
        </w:trPr>
        <w:tc>
          <w:tcPr>
            <w:tcW w:w="4567" w:type="dxa"/>
            <w:vAlign w:val="center"/>
          </w:tcPr>
          <w:p w14:paraId="56E90AC5" w14:textId="77777777" w:rsidR="007C37D3" w:rsidRPr="006B24F0" w:rsidRDefault="007C37D3" w:rsidP="004F2F27">
            <w:pPr>
              <w:pStyle w:val="TableField-Left"/>
              <w:rPr>
                <w:rFonts w:ascii="Calibri Light" w:hAnsi="Calibri Light" w:cs="Arial"/>
              </w:rPr>
            </w:pPr>
            <w:r w:rsidRPr="006B24F0">
              <w:rPr>
                <w:rFonts w:ascii="Calibri Light" w:hAnsi="Calibri Light" w:cs="Arial"/>
              </w:rPr>
              <w:t>Front Office Lead</w:t>
            </w:r>
          </w:p>
        </w:tc>
        <w:tc>
          <w:tcPr>
            <w:tcW w:w="4747" w:type="dxa"/>
            <w:vAlign w:val="center"/>
          </w:tcPr>
          <w:p w14:paraId="454EFE55" w14:textId="77777777" w:rsidR="007C37D3" w:rsidRPr="006B24F0" w:rsidRDefault="004F2F27" w:rsidP="0035091A">
            <w:pPr>
              <w:pStyle w:val="TableField-Left"/>
              <w:rPr>
                <w:rFonts w:ascii="Calibri Light" w:hAnsi="Calibri Light" w:cs="Arial"/>
              </w:rPr>
            </w:pPr>
            <w:r>
              <w:rPr>
                <w:rFonts w:ascii="Calibri Light" w:hAnsi="Calibri Light" w:cs="Arial"/>
              </w:rPr>
              <w:t>Christine Evans</w:t>
            </w:r>
          </w:p>
        </w:tc>
      </w:tr>
      <w:tr w:rsidR="00E0118B" w:rsidRPr="006B24F0" w14:paraId="10A2E57A" w14:textId="77777777" w:rsidTr="00EF5230">
        <w:trPr>
          <w:cantSplit/>
          <w:trHeight w:val="432"/>
        </w:trPr>
        <w:tc>
          <w:tcPr>
            <w:tcW w:w="4567" w:type="dxa"/>
            <w:vAlign w:val="center"/>
          </w:tcPr>
          <w:p w14:paraId="00377A04" w14:textId="77777777" w:rsidR="00E0118B" w:rsidRPr="006B24F0" w:rsidRDefault="00E0118B" w:rsidP="0035091A">
            <w:pPr>
              <w:pStyle w:val="TableField-Left"/>
              <w:rPr>
                <w:rFonts w:ascii="Calibri Light" w:hAnsi="Calibri Light" w:cs="Arial"/>
              </w:rPr>
            </w:pPr>
            <w:r w:rsidRPr="006B24F0">
              <w:rPr>
                <w:rFonts w:ascii="Calibri Light" w:hAnsi="Calibri Light" w:cs="Arial"/>
              </w:rPr>
              <w:t>Subject Matter Experts</w:t>
            </w:r>
          </w:p>
        </w:tc>
        <w:tc>
          <w:tcPr>
            <w:tcW w:w="4747" w:type="dxa"/>
            <w:vAlign w:val="center"/>
          </w:tcPr>
          <w:p w14:paraId="6B50AA51" w14:textId="13549A65" w:rsidR="00E0118B" w:rsidRPr="006B24F0" w:rsidRDefault="00681C3B" w:rsidP="00681C3B">
            <w:pPr>
              <w:pStyle w:val="TableField-Left"/>
              <w:rPr>
                <w:rFonts w:ascii="Calibri Light" w:hAnsi="Calibri Light" w:cs="Arial"/>
              </w:rPr>
            </w:pPr>
            <w:r>
              <w:rPr>
                <w:rFonts w:ascii="Calibri Light" w:hAnsi="Calibri Light" w:cs="Arial"/>
              </w:rPr>
              <w:t>Jonathan Ellis, Jerry Aguilar, Deborah Tillman, Scott Hirth</w:t>
            </w:r>
            <w:r w:rsidR="00445BA5">
              <w:rPr>
                <w:rFonts w:ascii="Calibri Light" w:hAnsi="Calibri Light" w:cs="Arial"/>
              </w:rPr>
              <w:t>, Natalie Martinez</w:t>
            </w:r>
          </w:p>
        </w:tc>
      </w:tr>
      <w:tr w:rsidR="00E0118B" w:rsidRPr="006B24F0" w14:paraId="0BE528D5" w14:textId="77777777" w:rsidTr="00EF5230">
        <w:trPr>
          <w:cantSplit/>
          <w:trHeight w:val="432"/>
        </w:trPr>
        <w:tc>
          <w:tcPr>
            <w:tcW w:w="4567" w:type="dxa"/>
            <w:vAlign w:val="center"/>
          </w:tcPr>
          <w:p w14:paraId="544A2CF2" w14:textId="77777777" w:rsidR="00E0118B" w:rsidRPr="006B24F0" w:rsidRDefault="00E0118B" w:rsidP="0035091A">
            <w:pPr>
              <w:pStyle w:val="TableField-Left"/>
              <w:rPr>
                <w:rFonts w:ascii="Calibri Light" w:hAnsi="Calibri Light" w:cs="Arial"/>
              </w:rPr>
            </w:pPr>
            <w:r w:rsidRPr="006B24F0">
              <w:rPr>
                <w:rFonts w:ascii="Calibri Light" w:hAnsi="Calibri Light" w:cs="Arial"/>
              </w:rPr>
              <w:lastRenderedPageBreak/>
              <w:t>Key User Group</w:t>
            </w:r>
          </w:p>
        </w:tc>
        <w:tc>
          <w:tcPr>
            <w:tcW w:w="4747" w:type="dxa"/>
            <w:vAlign w:val="center"/>
          </w:tcPr>
          <w:p w14:paraId="3CAB1F86" w14:textId="2A860B0F" w:rsidR="00E0118B" w:rsidRPr="006B24F0" w:rsidRDefault="003F0279" w:rsidP="0035091A">
            <w:pPr>
              <w:pStyle w:val="TableField-Left"/>
              <w:rPr>
                <w:rFonts w:ascii="Calibri Light" w:hAnsi="Calibri Light" w:cs="Arial"/>
              </w:rPr>
            </w:pPr>
            <w:r>
              <w:rPr>
                <w:rFonts w:ascii="Calibri Light" w:hAnsi="Calibri Light" w:cs="Arial"/>
              </w:rPr>
              <w:t>CCC, BCD, Consumer Affairs</w:t>
            </w:r>
            <w:r w:rsidR="00445BA5">
              <w:rPr>
                <w:rFonts w:ascii="Calibri Light" w:hAnsi="Calibri Light" w:cs="Arial"/>
              </w:rPr>
              <w:t xml:space="preserve">, CP&amp;S-Info </w:t>
            </w:r>
            <w:proofErr w:type="spellStart"/>
            <w:r w:rsidR="00445BA5">
              <w:rPr>
                <w:rFonts w:ascii="Calibri Light" w:hAnsi="Calibri Light" w:cs="Arial"/>
              </w:rPr>
              <w:t>Gov</w:t>
            </w:r>
            <w:proofErr w:type="spellEnd"/>
          </w:p>
        </w:tc>
      </w:tr>
    </w:tbl>
    <w:p w14:paraId="715C1BFD" w14:textId="77777777" w:rsidR="00E0118B" w:rsidRPr="006B24F0" w:rsidRDefault="00E0118B" w:rsidP="001C2CA5">
      <w:pPr>
        <w:pStyle w:val="Heading2"/>
      </w:pPr>
      <w:bookmarkStart w:id="27" w:name="_Toc406588298"/>
      <w:bookmarkStart w:id="28" w:name="_Toc491613804"/>
      <w:bookmarkStart w:id="29" w:name="_Toc512193925"/>
      <w:r w:rsidRPr="006B24F0">
        <w:t>Document Control</w:t>
      </w:r>
      <w:bookmarkEnd w:id="27"/>
      <w:bookmarkEnd w:id="28"/>
      <w:bookmarkEnd w:id="29"/>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003"/>
        <w:gridCol w:w="3795"/>
        <w:gridCol w:w="1554"/>
        <w:gridCol w:w="2962"/>
      </w:tblGrid>
      <w:tr w:rsidR="00E0118B" w:rsidRPr="006B24F0" w14:paraId="6FB59668" w14:textId="77777777" w:rsidTr="00782922">
        <w:trPr>
          <w:cantSplit/>
          <w:trHeight w:val="432"/>
          <w:tblHeader/>
        </w:trPr>
        <w:tc>
          <w:tcPr>
            <w:tcW w:w="1008" w:type="dxa"/>
            <w:tcBorders>
              <w:top w:val="threeDEmboss" w:sz="6" w:space="0" w:color="auto"/>
              <w:bottom w:val="threeDEmboss" w:sz="6" w:space="0" w:color="auto"/>
            </w:tcBorders>
            <w:shd w:val="clear" w:color="auto" w:fill="F9FBAF"/>
            <w:vAlign w:val="center"/>
          </w:tcPr>
          <w:p w14:paraId="75AAA3FB" w14:textId="77777777" w:rsidR="00E0118B" w:rsidRPr="006B24F0" w:rsidRDefault="00E0118B" w:rsidP="0035091A">
            <w:pPr>
              <w:pStyle w:val="TableHeader-Center"/>
              <w:rPr>
                <w:rFonts w:ascii="Calibri Light" w:hAnsi="Calibri Light" w:cs="Arial"/>
              </w:rPr>
            </w:pPr>
            <w:r w:rsidRPr="006B24F0">
              <w:rPr>
                <w:rFonts w:ascii="Calibri Light" w:hAnsi="Calibri Light" w:cs="Arial"/>
              </w:rPr>
              <w:t>Version</w:t>
            </w:r>
          </w:p>
        </w:tc>
        <w:tc>
          <w:tcPr>
            <w:tcW w:w="3870" w:type="dxa"/>
            <w:tcBorders>
              <w:top w:val="threeDEmboss" w:sz="6" w:space="0" w:color="auto"/>
              <w:bottom w:val="threeDEmboss" w:sz="6" w:space="0" w:color="auto"/>
            </w:tcBorders>
            <w:shd w:val="clear" w:color="auto" w:fill="F9FBAF"/>
            <w:vAlign w:val="center"/>
          </w:tcPr>
          <w:p w14:paraId="2E61C3C1"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Description of Change</w:t>
            </w:r>
          </w:p>
        </w:tc>
        <w:tc>
          <w:tcPr>
            <w:tcW w:w="1566" w:type="dxa"/>
            <w:tcBorders>
              <w:top w:val="threeDEmboss" w:sz="6" w:space="0" w:color="auto"/>
              <w:bottom w:val="threeDEmboss" w:sz="6" w:space="0" w:color="auto"/>
            </w:tcBorders>
            <w:shd w:val="clear" w:color="auto" w:fill="F9FBAF"/>
            <w:vAlign w:val="center"/>
          </w:tcPr>
          <w:p w14:paraId="779F886B"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Date</w:t>
            </w:r>
          </w:p>
        </w:tc>
        <w:tc>
          <w:tcPr>
            <w:tcW w:w="3024" w:type="dxa"/>
            <w:tcBorders>
              <w:top w:val="threeDEmboss" w:sz="6" w:space="0" w:color="auto"/>
              <w:bottom w:val="threeDEmboss" w:sz="6" w:space="0" w:color="auto"/>
            </w:tcBorders>
            <w:shd w:val="clear" w:color="auto" w:fill="F9FBAF"/>
            <w:vAlign w:val="center"/>
          </w:tcPr>
          <w:p w14:paraId="3E4171C0"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Author</w:t>
            </w:r>
          </w:p>
        </w:tc>
      </w:tr>
      <w:tr w:rsidR="00E0118B" w:rsidRPr="006B24F0" w14:paraId="2948E4F9" w14:textId="77777777" w:rsidTr="0035091A">
        <w:trPr>
          <w:cantSplit/>
          <w:trHeight w:val="432"/>
        </w:trPr>
        <w:tc>
          <w:tcPr>
            <w:tcW w:w="1008" w:type="dxa"/>
            <w:tcBorders>
              <w:top w:val="threeDEmboss" w:sz="6" w:space="0" w:color="auto"/>
            </w:tcBorders>
            <w:vAlign w:val="center"/>
          </w:tcPr>
          <w:p w14:paraId="245814CF" w14:textId="77777777" w:rsidR="00E0118B" w:rsidRPr="006B24F0" w:rsidRDefault="00E0118B" w:rsidP="0035091A">
            <w:pPr>
              <w:pStyle w:val="TableField-Center"/>
              <w:rPr>
                <w:rFonts w:ascii="Calibri Light" w:hAnsi="Calibri Light" w:cs="Arial"/>
              </w:rPr>
            </w:pPr>
            <w:r w:rsidRPr="006B24F0">
              <w:rPr>
                <w:rFonts w:ascii="Calibri Light" w:hAnsi="Calibri Light" w:cs="Arial"/>
              </w:rPr>
              <w:t>0.1</w:t>
            </w:r>
          </w:p>
        </w:tc>
        <w:tc>
          <w:tcPr>
            <w:tcW w:w="3870" w:type="dxa"/>
            <w:tcBorders>
              <w:top w:val="threeDEmboss" w:sz="6" w:space="0" w:color="auto"/>
            </w:tcBorders>
            <w:vAlign w:val="center"/>
          </w:tcPr>
          <w:p w14:paraId="62231AF2" w14:textId="77777777" w:rsidR="00E0118B" w:rsidRPr="006B24F0" w:rsidRDefault="00E0118B" w:rsidP="0035091A">
            <w:pPr>
              <w:pStyle w:val="TableField-Left"/>
              <w:rPr>
                <w:rFonts w:ascii="Calibri Light" w:hAnsi="Calibri Light" w:cs="Arial"/>
              </w:rPr>
            </w:pPr>
            <w:r w:rsidRPr="006B24F0">
              <w:rPr>
                <w:rFonts w:ascii="Calibri Light" w:hAnsi="Calibri Light" w:cs="Arial"/>
              </w:rPr>
              <w:t>Creation of Initial Version</w:t>
            </w:r>
          </w:p>
        </w:tc>
        <w:tc>
          <w:tcPr>
            <w:tcW w:w="1566" w:type="dxa"/>
            <w:tcBorders>
              <w:top w:val="threeDEmboss" w:sz="6" w:space="0" w:color="auto"/>
            </w:tcBorders>
            <w:vAlign w:val="center"/>
          </w:tcPr>
          <w:p w14:paraId="77CD9645" w14:textId="77777777" w:rsidR="00E0118B" w:rsidRPr="006B24F0" w:rsidRDefault="004829F3" w:rsidP="0035091A">
            <w:pPr>
              <w:pStyle w:val="TableField-Left"/>
              <w:rPr>
                <w:rFonts w:ascii="Calibri Light" w:hAnsi="Calibri Light" w:cs="Arial"/>
              </w:rPr>
            </w:pPr>
            <w:r>
              <w:rPr>
                <w:rFonts w:ascii="Calibri Light" w:hAnsi="Calibri Light" w:cs="Arial"/>
              </w:rPr>
              <w:t>02/01</w:t>
            </w:r>
            <w:r w:rsidR="004013CB">
              <w:rPr>
                <w:rFonts w:ascii="Calibri Light" w:hAnsi="Calibri Light" w:cs="Arial"/>
              </w:rPr>
              <w:t>/2018</w:t>
            </w:r>
          </w:p>
        </w:tc>
        <w:tc>
          <w:tcPr>
            <w:tcW w:w="3024" w:type="dxa"/>
            <w:tcBorders>
              <w:top w:val="threeDEmboss" w:sz="6" w:space="0" w:color="auto"/>
            </w:tcBorders>
            <w:vAlign w:val="center"/>
          </w:tcPr>
          <w:p w14:paraId="250AC589" w14:textId="77777777" w:rsidR="00E0118B" w:rsidRPr="006B24F0" w:rsidRDefault="004013CB" w:rsidP="0035091A">
            <w:pPr>
              <w:pStyle w:val="TableField-Left"/>
              <w:rPr>
                <w:rFonts w:ascii="Calibri Light" w:hAnsi="Calibri Light" w:cs="Arial"/>
              </w:rPr>
            </w:pPr>
            <w:r>
              <w:rPr>
                <w:rFonts w:ascii="Calibri Light" w:hAnsi="Calibri Light" w:cs="Arial"/>
              </w:rPr>
              <w:t>Tuan Howe Yap</w:t>
            </w:r>
          </w:p>
        </w:tc>
      </w:tr>
      <w:tr w:rsidR="00E0118B" w:rsidRPr="006B24F0" w14:paraId="1FA9F859" w14:textId="77777777" w:rsidTr="0035091A">
        <w:trPr>
          <w:cantSplit/>
          <w:trHeight w:val="432"/>
        </w:trPr>
        <w:tc>
          <w:tcPr>
            <w:tcW w:w="1008" w:type="dxa"/>
            <w:vAlign w:val="center"/>
          </w:tcPr>
          <w:p w14:paraId="6C84F3E1" w14:textId="77777777" w:rsidR="00E0118B" w:rsidRPr="006B24F0" w:rsidRDefault="00D74864" w:rsidP="0035091A">
            <w:pPr>
              <w:pStyle w:val="TableField-Center"/>
              <w:rPr>
                <w:rFonts w:ascii="Calibri Light" w:hAnsi="Calibri Light" w:cs="Arial"/>
              </w:rPr>
            </w:pPr>
            <w:r>
              <w:rPr>
                <w:rFonts w:ascii="Calibri Light" w:hAnsi="Calibri Light" w:cs="Arial"/>
              </w:rPr>
              <w:t>0.2</w:t>
            </w:r>
          </w:p>
        </w:tc>
        <w:tc>
          <w:tcPr>
            <w:tcW w:w="3870" w:type="dxa"/>
            <w:vAlign w:val="center"/>
          </w:tcPr>
          <w:p w14:paraId="438CED42" w14:textId="77777777" w:rsidR="00E0118B" w:rsidRPr="006B24F0" w:rsidRDefault="004F2F27" w:rsidP="0035091A">
            <w:pPr>
              <w:pStyle w:val="TableField-Left"/>
              <w:rPr>
                <w:rFonts w:ascii="Calibri Light" w:hAnsi="Calibri Light" w:cs="Arial"/>
              </w:rPr>
            </w:pPr>
            <w:r>
              <w:rPr>
                <w:rFonts w:ascii="Calibri Light" w:hAnsi="Calibri Light" w:cs="Arial"/>
              </w:rPr>
              <w:t>Review by HCL CIM Lead</w:t>
            </w:r>
          </w:p>
        </w:tc>
        <w:tc>
          <w:tcPr>
            <w:tcW w:w="1566" w:type="dxa"/>
            <w:vAlign w:val="center"/>
          </w:tcPr>
          <w:p w14:paraId="1076D3D2" w14:textId="77777777" w:rsidR="00E0118B" w:rsidRPr="006B24F0" w:rsidRDefault="004829F3" w:rsidP="0035091A">
            <w:pPr>
              <w:pStyle w:val="TableField-Left"/>
              <w:rPr>
                <w:rFonts w:ascii="Calibri Light" w:hAnsi="Calibri Light" w:cs="Arial"/>
              </w:rPr>
            </w:pPr>
            <w:r>
              <w:rPr>
                <w:rFonts w:ascii="Calibri Light" w:hAnsi="Calibri Light" w:cs="Arial"/>
              </w:rPr>
              <w:t>02/19</w:t>
            </w:r>
            <w:r w:rsidR="004F2F27">
              <w:rPr>
                <w:rFonts w:ascii="Calibri Light" w:hAnsi="Calibri Light" w:cs="Arial"/>
              </w:rPr>
              <w:t>/2018</w:t>
            </w:r>
          </w:p>
        </w:tc>
        <w:tc>
          <w:tcPr>
            <w:tcW w:w="3024" w:type="dxa"/>
            <w:vAlign w:val="center"/>
          </w:tcPr>
          <w:p w14:paraId="39A8E6C5" w14:textId="77777777" w:rsidR="00E0118B" w:rsidRPr="006B24F0" w:rsidRDefault="004F2F27" w:rsidP="0035091A">
            <w:pPr>
              <w:pStyle w:val="TableField-Left"/>
              <w:rPr>
                <w:rFonts w:ascii="Calibri Light" w:hAnsi="Calibri Light" w:cs="Arial"/>
              </w:rPr>
            </w:pPr>
            <w:r>
              <w:rPr>
                <w:rFonts w:ascii="Calibri Light" w:hAnsi="Calibri Light" w:cs="Arial"/>
              </w:rPr>
              <w:t>Adrianus Halim</w:t>
            </w:r>
          </w:p>
        </w:tc>
      </w:tr>
      <w:tr w:rsidR="00E0118B" w:rsidRPr="006B24F0" w14:paraId="070746A1" w14:textId="77777777" w:rsidTr="0035091A">
        <w:trPr>
          <w:cantSplit/>
          <w:trHeight w:val="432"/>
        </w:trPr>
        <w:tc>
          <w:tcPr>
            <w:tcW w:w="1008" w:type="dxa"/>
            <w:vAlign w:val="center"/>
          </w:tcPr>
          <w:p w14:paraId="56A92D92" w14:textId="77777777" w:rsidR="00E0118B" w:rsidRPr="006B24F0" w:rsidRDefault="00A87D2C" w:rsidP="0035091A">
            <w:pPr>
              <w:pStyle w:val="TableField-Center"/>
              <w:rPr>
                <w:rFonts w:ascii="Calibri Light" w:hAnsi="Calibri Light" w:cs="Arial"/>
              </w:rPr>
            </w:pPr>
            <w:r>
              <w:rPr>
                <w:rFonts w:ascii="Calibri Light" w:hAnsi="Calibri Light" w:cs="Arial"/>
              </w:rPr>
              <w:t>0.3</w:t>
            </w:r>
          </w:p>
        </w:tc>
        <w:tc>
          <w:tcPr>
            <w:tcW w:w="3870" w:type="dxa"/>
            <w:vAlign w:val="center"/>
          </w:tcPr>
          <w:p w14:paraId="33461F91" w14:textId="77777777" w:rsidR="00E0118B" w:rsidRPr="006B24F0" w:rsidRDefault="00A87D2C" w:rsidP="0035091A">
            <w:pPr>
              <w:pStyle w:val="TableField-Left"/>
              <w:rPr>
                <w:rFonts w:ascii="Calibri Light" w:hAnsi="Calibri Light" w:cs="Arial"/>
              </w:rPr>
            </w:pPr>
            <w:r>
              <w:rPr>
                <w:rFonts w:ascii="Calibri Light" w:hAnsi="Calibri Light" w:cs="Arial"/>
              </w:rPr>
              <w:t>Update based on review</w:t>
            </w:r>
          </w:p>
        </w:tc>
        <w:tc>
          <w:tcPr>
            <w:tcW w:w="1566" w:type="dxa"/>
            <w:vAlign w:val="center"/>
          </w:tcPr>
          <w:p w14:paraId="2435DC3D" w14:textId="77777777" w:rsidR="00E0118B" w:rsidRPr="006B24F0" w:rsidRDefault="00A87D2C" w:rsidP="0035091A">
            <w:pPr>
              <w:pStyle w:val="TableField-Left"/>
              <w:rPr>
                <w:rFonts w:ascii="Calibri Light" w:hAnsi="Calibri Light" w:cs="Arial"/>
              </w:rPr>
            </w:pPr>
            <w:r>
              <w:rPr>
                <w:rFonts w:ascii="Calibri Light" w:hAnsi="Calibri Light" w:cs="Arial"/>
              </w:rPr>
              <w:t>0</w:t>
            </w:r>
            <w:r w:rsidR="004829F3">
              <w:rPr>
                <w:rFonts w:ascii="Calibri Light" w:hAnsi="Calibri Light" w:cs="Arial"/>
              </w:rPr>
              <w:t>2/27</w:t>
            </w:r>
            <w:r>
              <w:rPr>
                <w:rFonts w:ascii="Calibri Light" w:hAnsi="Calibri Light" w:cs="Arial"/>
              </w:rPr>
              <w:t>/2018</w:t>
            </w:r>
          </w:p>
        </w:tc>
        <w:tc>
          <w:tcPr>
            <w:tcW w:w="3024" w:type="dxa"/>
            <w:vAlign w:val="center"/>
          </w:tcPr>
          <w:p w14:paraId="414ECC7A" w14:textId="77777777" w:rsidR="00E0118B" w:rsidRPr="006B24F0" w:rsidRDefault="00A87D2C" w:rsidP="0035091A">
            <w:pPr>
              <w:pStyle w:val="TableField-Left"/>
              <w:rPr>
                <w:rFonts w:ascii="Calibri Light" w:hAnsi="Calibri Light" w:cs="Arial"/>
              </w:rPr>
            </w:pPr>
            <w:r>
              <w:rPr>
                <w:rFonts w:ascii="Calibri Light" w:hAnsi="Calibri Light" w:cs="Arial"/>
              </w:rPr>
              <w:t>Tuan Howe Yap</w:t>
            </w:r>
          </w:p>
        </w:tc>
      </w:tr>
      <w:tr w:rsidR="00F10973" w:rsidRPr="006B24F0" w14:paraId="4EB82564" w14:textId="77777777" w:rsidTr="0035091A">
        <w:trPr>
          <w:cantSplit/>
          <w:trHeight w:val="432"/>
        </w:trPr>
        <w:tc>
          <w:tcPr>
            <w:tcW w:w="1008" w:type="dxa"/>
            <w:vAlign w:val="center"/>
          </w:tcPr>
          <w:p w14:paraId="3D2D4DF4" w14:textId="77777777" w:rsidR="00F10973" w:rsidRDefault="00F10973" w:rsidP="0035091A">
            <w:pPr>
              <w:pStyle w:val="TableField-Center"/>
              <w:rPr>
                <w:rFonts w:ascii="Calibri Light" w:hAnsi="Calibri Light" w:cs="Arial"/>
              </w:rPr>
            </w:pPr>
            <w:r>
              <w:rPr>
                <w:rFonts w:ascii="Calibri Light" w:hAnsi="Calibri Light" w:cs="Arial"/>
              </w:rPr>
              <w:t>0.4</w:t>
            </w:r>
          </w:p>
        </w:tc>
        <w:tc>
          <w:tcPr>
            <w:tcW w:w="3870" w:type="dxa"/>
            <w:vAlign w:val="center"/>
          </w:tcPr>
          <w:p w14:paraId="0E145DB7" w14:textId="77777777" w:rsidR="00F10973" w:rsidRDefault="00DD7E21" w:rsidP="0035091A">
            <w:pPr>
              <w:pStyle w:val="TableField-Left"/>
              <w:rPr>
                <w:rFonts w:ascii="Calibri Light" w:hAnsi="Calibri Light" w:cs="Arial"/>
              </w:rPr>
            </w:pPr>
            <w:r>
              <w:rPr>
                <w:rFonts w:ascii="Calibri Light" w:hAnsi="Calibri Light" w:cs="Arial"/>
              </w:rPr>
              <w:t>Update based on Security, Exception and Control review</w:t>
            </w:r>
          </w:p>
        </w:tc>
        <w:tc>
          <w:tcPr>
            <w:tcW w:w="1566" w:type="dxa"/>
            <w:vAlign w:val="center"/>
          </w:tcPr>
          <w:p w14:paraId="3E5BE150" w14:textId="77777777" w:rsidR="00F10973" w:rsidRDefault="00F10973" w:rsidP="0035091A">
            <w:pPr>
              <w:pStyle w:val="TableField-Left"/>
              <w:rPr>
                <w:rFonts w:ascii="Calibri Light" w:hAnsi="Calibri Light" w:cs="Arial"/>
              </w:rPr>
            </w:pPr>
            <w:r>
              <w:rPr>
                <w:rFonts w:ascii="Calibri Light" w:hAnsi="Calibri Light" w:cs="Arial"/>
              </w:rPr>
              <w:t>03/05/2018</w:t>
            </w:r>
          </w:p>
        </w:tc>
        <w:tc>
          <w:tcPr>
            <w:tcW w:w="3024" w:type="dxa"/>
            <w:vAlign w:val="center"/>
          </w:tcPr>
          <w:p w14:paraId="65DF9DDD" w14:textId="77777777" w:rsidR="00F10973" w:rsidRDefault="00F10973" w:rsidP="0035091A">
            <w:pPr>
              <w:pStyle w:val="TableField-Left"/>
              <w:rPr>
                <w:rFonts w:ascii="Calibri Light" w:hAnsi="Calibri Light" w:cs="Arial"/>
              </w:rPr>
            </w:pPr>
            <w:r>
              <w:rPr>
                <w:rFonts w:ascii="Calibri Light" w:hAnsi="Calibri Light" w:cs="Arial"/>
              </w:rPr>
              <w:t>Tuan Howe Yap</w:t>
            </w:r>
          </w:p>
        </w:tc>
      </w:tr>
      <w:tr w:rsidR="0032145D" w:rsidRPr="006B24F0" w14:paraId="239EFE59" w14:textId="77777777" w:rsidTr="0035091A">
        <w:trPr>
          <w:cantSplit/>
          <w:trHeight w:val="432"/>
        </w:trPr>
        <w:tc>
          <w:tcPr>
            <w:tcW w:w="1008" w:type="dxa"/>
            <w:vAlign w:val="center"/>
          </w:tcPr>
          <w:p w14:paraId="097F3BB5" w14:textId="77777777" w:rsidR="0032145D" w:rsidRDefault="0032145D" w:rsidP="0035091A">
            <w:pPr>
              <w:pStyle w:val="TableField-Center"/>
              <w:rPr>
                <w:rFonts w:ascii="Calibri Light" w:hAnsi="Calibri Light" w:cs="Arial"/>
              </w:rPr>
            </w:pPr>
            <w:r>
              <w:rPr>
                <w:rFonts w:ascii="Calibri Light" w:hAnsi="Calibri Light" w:cs="Arial"/>
              </w:rPr>
              <w:t>0.5</w:t>
            </w:r>
          </w:p>
        </w:tc>
        <w:tc>
          <w:tcPr>
            <w:tcW w:w="3870" w:type="dxa"/>
            <w:vAlign w:val="center"/>
          </w:tcPr>
          <w:p w14:paraId="71224214" w14:textId="77777777" w:rsidR="0032145D" w:rsidRDefault="0032145D" w:rsidP="0035091A">
            <w:pPr>
              <w:pStyle w:val="TableField-Left"/>
              <w:rPr>
                <w:rFonts w:ascii="Calibri Light" w:hAnsi="Calibri Light" w:cs="Arial"/>
              </w:rPr>
            </w:pPr>
            <w:r>
              <w:rPr>
                <w:rFonts w:ascii="Calibri Light" w:hAnsi="Calibri Light" w:cs="Arial"/>
              </w:rPr>
              <w:t>Update based on Pedro review</w:t>
            </w:r>
          </w:p>
        </w:tc>
        <w:tc>
          <w:tcPr>
            <w:tcW w:w="1566" w:type="dxa"/>
            <w:vAlign w:val="center"/>
          </w:tcPr>
          <w:p w14:paraId="4A4DE35D" w14:textId="77777777" w:rsidR="0032145D" w:rsidRDefault="0032145D" w:rsidP="0035091A">
            <w:pPr>
              <w:pStyle w:val="TableField-Left"/>
              <w:rPr>
                <w:rFonts w:ascii="Calibri Light" w:hAnsi="Calibri Light" w:cs="Arial"/>
              </w:rPr>
            </w:pPr>
            <w:r>
              <w:rPr>
                <w:rFonts w:ascii="Calibri Light" w:hAnsi="Calibri Light" w:cs="Arial"/>
              </w:rPr>
              <w:t>03/07/2018</w:t>
            </w:r>
          </w:p>
        </w:tc>
        <w:tc>
          <w:tcPr>
            <w:tcW w:w="3024" w:type="dxa"/>
            <w:vAlign w:val="center"/>
          </w:tcPr>
          <w:p w14:paraId="2918486B" w14:textId="77777777" w:rsidR="0032145D" w:rsidRDefault="0032145D" w:rsidP="0035091A">
            <w:pPr>
              <w:pStyle w:val="TableField-Left"/>
              <w:rPr>
                <w:rFonts w:ascii="Calibri Light" w:hAnsi="Calibri Light" w:cs="Arial"/>
              </w:rPr>
            </w:pPr>
            <w:r>
              <w:rPr>
                <w:rFonts w:ascii="Calibri Light" w:hAnsi="Calibri Light" w:cs="Arial"/>
              </w:rPr>
              <w:t>Tuan Howe Yap</w:t>
            </w:r>
          </w:p>
        </w:tc>
      </w:tr>
      <w:tr w:rsidR="006B373C" w:rsidRPr="006B24F0" w14:paraId="3196701F" w14:textId="77777777" w:rsidTr="0035091A">
        <w:trPr>
          <w:cantSplit/>
          <w:trHeight w:val="432"/>
        </w:trPr>
        <w:tc>
          <w:tcPr>
            <w:tcW w:w="1008" w:type="dxa"/>
            <w:vAlign w:val="center"/>
          </w:tcPr>
          <w:p w14:paraId="646948B1" w14:textId="73581DF0" w:rsidR="006B373C" w:rsidRDefault="006B373C" w:rsidP="0035091A">
            <w:pPr>
              <w:pStyle w:val="TableField-Center"/>
              <w:rPr>
                <w:rFonts w:ascii="Calibri Light" w:hAnsi="Calibri Light" w:cs="Arial"/>
              </w:rPr>
            </w:pPr>
            <w:r>
              <w:rPr>
                <w:rFonts w:ascii="Calibri Light" w:hAnsi="Calibri Light" w:cs="Arial"/>
              </w:rPr>
              <w:t>0.6</w:t>
            </w:r>
          </w:p>
        </w:tc>
        <w:tc>
          <w:tcPr>
            <w:tcW w:w="3870" w:type="dxa"/>
            <w:vAlign w:val="center"/>
          </w:tcPr>
          <w:p w14:paraId="36169E3F" w14:textId="168187BC" w:rsidR="006B373C" w:rsidRDefault="006B373C" w:rsidP="0035091A">
            <w:pPr>
              <w:pStyle w:val="TableField-Left"/>
              <w:rPr>
                <w:rFonts w:ascii="Calibri Light" w:hAnsi="Calibri Light" w:cs="Arial"/>
              </w:rPr>
            </w:pPr>
            <w:r>
              <w:rPr>
                <w:rFonts w:ascii="Calibri Light" w:hAnsi="Calibri Light" w:cs="Arial"/>
              </w:rPr>
              <w:t>Update based on CSRP review</w:t>
            </w:r>
          </w:p>
        </w:tc>
        <w:tc>
          <w:tcPr>
            <w:tcW w:w="1566" w:type="dxa"/>
            <w:vAlign w:val="center"/>
          </w:tcPr>
          <w:p w14:paraId="1CC1989A" w14:textId="02410168" w:rsidR="006B373C" w:rsidRDefault="006B373C" w:rsidP="0035091A">
            <w:pPr>
              <w:pStyle w:val="TableField-Left"/>
              <w:rPr>
                <w:rFonts w:ascii="Calibri Light" w:hAnsi="Calibri Light" w:cs="Arial"/>
              </w:rPr>
            </w:pPr>
            <w:r>
              <w:rPr>
                <w:rFonts w:ascii="Calibri Light" w:hAnsi="Calibri Light" w:cs="Arial"/>
              </w:rPr>
              <w:t>03/16/2018</w:t>
            </w:r>
          </w:p>
        </w:tc>
        <w:tc>
          <w:tcPr>
            <w:tcW w:w="3024" w:type="dxa"/>
            <w:vAlign w:val="center"/>
          </w:tcPr>
          <w:p w14:paraId="4A080AE3" w14:textId="12DF988C" w:rsidR="006B373C" w:rsidRDefault="006B373C" w:rsidP="0035091A">
            <w:pPr>
              <w:pStyle w:val="TableField-Left"/>
              <w:rPr>
                <w:rFonts w:ascii="Calibri Light" w:hAnsi="Calibri Light" w:cs="Arial"/>
              </w:rPr>
            </w:pPr>
            <w:r>
              <w:rPr>
                <w:rFonts w:ascii="Calibri Light" w:hAnsi="Calibri Light" w:cs="Arial"/>
              </w:rPr>
              <w:t>Tuan Howe Yap</w:t>
            </w:r>
          </w:p>
        </w:tc>
      </w:tr>
      <w:tr w:rsidR="00DF5AAF" w:rsidRPr="006B24F0" w14:paraId="10DE182A" w14:textId="77777777" w:rsidTr="0035091A">
        <w:trPr>
          <w:cantSplit/>
          <w:trHeight w:val="432"/>
        </w:trPr>
        <w:tc>
          <w:tcPr>
            <w:tcW w:w="1008" w:type="dxa"/>
            <w:vAlign w:val="center"/>
          </w:tcPr>
          <w:p w14:paraId="3C434C60" w14:textId="220CEACD" w:rsidR="00DF5AAF" w:rsidRDefault="00DF5AAF" w:rsidP="0035091A">
            <w:pPr>
              <w:pStyle w:val="TableField-Center"/>
              <w:rPr>
                <w:rFonts w:ascii="Calibri Light" w:hAnsi="Calibri Light" w:cs="Arial"/>
              </w:rPr>
            </w:pPr>
            <w:r>
              <w:rPr>
                <w:rFonts w:ascii="Calibri Light" w:hAnsi="Calibri Light" w:cs="Arial"/>
              </w:rPr>
              <w:t>0.7</w:t>
            </w:r>
          </w:p>
        </w:tc>
        <w:tc>
          <w:tcPr>
            <w:tcW w:w="3870" w:type="dxa"/>
            <w:vAlign w:val="center"/>
          </w:tcPr>
          <w:p w14:paraId="7CD5D770" w14:textId="2CD2F2E0" w:rsidR="00DF5AAF" w:rsidRDefault="00DF5AAF" w:rsidP="0035091A">
            <w:pPr>
              <w:pStyle w:val="TableField-Left"/>
              <w:rPr>
                <w:rFonts w:ascii="Calibri Light" w:hAnsi="Calibri Light" w:cs="Arial"/>
              </w:rPr>
            </w:pPr>
            <w:r>
              <w:rPr>
                <w:rFonts w:ascii="Calibri Light" w:hAnsi="Calibri Light" w:cs="Arial"/>
              </w:rPr>
              <w:t>Update based on business review</w:t>
            </w:r>
          </w:p>
        </w:tc>
        <w:tc>
          <w:tcPr>
            <w:tcW w:w="1566" w:type="dxa"/>
            <w:vAlign w:val="center"/>
          </w:tcPr>
          <w:p w14:paraId="32B6EF5B" w14:textId="76BA82E4" w:rsidR="00DF5AAF" w:rsidRDefault="0039603A" w:rsidP="0035091A">
            <w:pPr>
              <w:pStyle w:val="TableField-Left"/>
              <w:rPr>
                <w:rFonts w:ascii="Calibri Light" w:hAnsi="Calibri Light" w:cs="Arial"/>
              </w:rPr>
            </w:pPr>
            <w:r>
              <w:rPr>
                <w:rFonts w:ascii="Calibri Light" w:hAnsi="Calibri Light" w:cs="Arial"/>
              </w:rPr>
              <w:t>03/23</w:t>
            </w:r>
            <w:r w:rsidR="00DF5AAF">
              <w:rPr>
                <w:rFonts w:ascii="Calibri Light" w:hAnsi="Calibri Light" w:cs="Arial"/>
              </w:rPr>
              <w:t>/2018</w:t>
            </w:r>
          </w:p>
        </w:tc>
        <w:tc>
          <w:tcPr>
            <w:tcW w:w="3024" w:type="dxa"/>
            <w:vAlign w:val="center"/>
          </w:tcPr>
          <w:p w14:paraId="2F093FB7" w14:textId="5ABF14EB" w:rsidR="00DF5AAF" w:rsidRDefault="00DF5AAF" w:rsidP="0035091A">
            <w:pPr>
              <w:pStyle w:val="TableField-Left"/>
              <w:rPr>
                <w:rFonts w:ascii="Calibri Light" w:hAnsi="Calibri Light" w:cs="Arial"/>
              </w:rPr>
            </w:pPr>
            <w:r>
              <w:rPr>
                <w:rFonts w:ascii="Calibri Light" w:hAnsi="Calibri Light" w:cs="Arial"/>
              </w:rPr>
              <w:t>Tuan Howe Yap</w:t>
            </w:r>
          </w:p>
        </w:tc>
      </w:tr>
      <w:tr w:rsidR="00CC44B9" w:rsidRPr="006B24F0" w14:paraId="53FA071C" w14:textId="77777777" w:rsidTr="0035091A">
        <w:trPr>
          <w:cantSplit/>
          <w:trHeight w:val="432"/>
        </w:trPr>
        <w:tc>
          <w:tcPr>
            <w:tcW w:w="1008" w:type="dxa"/>
            <w:vAlign w:val="center"/>
          </w:tcPr>
          <w:p w14:paraId="0C00AFEF" w14:textId="1D1E6A33" w:rsidR="00CC44B9" w:rsidRDefault="00CC44B9" w:rsidP="0035091A">
            <w:pPr>
              <w:pStyle w:val="TableField-Center"/>
              <w:rPr>
                <w:rFonts w:ascii="Calibri Light" w:hAnsi="Calibri Light" w:cs="Arial"/>
              </w:rPr>
            </w:pPr>
            <w:r>
              <w:rPr>
                <w:rFonts w:ascii="Calibri Light" w:hAnsi="Calibri Light" w:cs="Arial"/>
              </w:rPr>
              <w:t>0.8</w:t>
            </w:r>
          </w:p>
        </w:tc>
        <w:tc>
          <w:tcPr>
            <w:tcW w:w="3870" w:type="dxa"/>
            <w:vAlign w:val="center"/>
          </w:tcPr>
          <w:p w14:paraId="116A1CD9" w14:textId="32DCD608" w:rsidR="00CC44B9" w:rsidRDefault="00CC44B9" w:rsidP="0035091A">
            <w:pPr>
              <w:pStyle w:val="TableField-Left"/>
              <w:rPr>
                <w:rFonts w:ascii="Calibri Light" w:hAnsi="Calibri Light" w:cs="Arial"/>
              </w:rPr>
            </w:pPr>
            <w:r>
              <w:rPr>
                <w:rFonts w:ascii="Calibri Light" w:hAnsi="Calibri Light" w:cs="Arial"/>
              </w:rPr>
              <w:t>Update CSIG complaints</w:t>
            </w:r>
          </w:p>
        </w:tc>
        <w:tc>
          <w:tcPr>
            <w:tcW w:w="1566" w:type="dxa"/>
            <w:vAlign w:val="center"/>
          </w:tcPr>
          <w:p w14:paraId="2EE16D13" w14:textId="5D0BD0E3" w:rsidR="00CC44B9" w:rsidRDefault="00CC44B9" w:rsidP="0035091A">
            <w:pPr>
              <w:pStyle w:val="TableField-Left"/>
              <w:rPr>
                <w:rFonts w:ascii="Calibri Light" w:hAnsi="Calibri Light" w:cs="Arial"/>
              </w:rPr>
            </w:pPr>
            <w:r>
              <w:rPr>
                <w:rFonts w:ascii="Calibri Light" w:hAnsi="Calibri Light" w:cs="Arial"/>
              </w:rPr>
              <w:t>04/22/2018</w:t>
            </w:r>
          </w:p>
        </w:tc>
        <w:tc>
          <w:tcPr>
            <w:tcW w:w="3024" w:type="dxa"/>
            <w:vAlign w:val="center"/>
          </w:tcPr>
          <w:p w14:paraId="19224D3E" w14:textId="29598875" w:rsidR="00CC44B9" w:rsidRDefault="00CC44B9" w:rsidP="0035091A">
            <w:pPr>
              <w:pStyle w:val="TableField-Left"/>
              <w:rPr>
                <w:rFonts w:ascii="Calibri Light" w:hAnsi="Calibri Light" w:cs="Arial"/>
              </w:rPr>
            </w:pPr>
            <w:r>
              <w:rPr>
                <w:rFonts w:ascii="Calibri Light" w:hAnsi="Calibri Light" w:cs="Arial"/>
              </w:rPr>
              <w:t>Tuan Howe Yap</w:t>
            </w:r>
          </w:p>
        </w:tc>
      </w:tr>
      <w:tr w:rsidR="009F7A92" w:rsidRPr="006B24F0" w14:paraId="4BDDC726" w14:textId="77777777" w:rsidTr="0035091A">
        <w:trPr>
          <w:cantSplit/>
          <w:trHeight w:val="432"/>
        </w:trPr>
        <w:tc>
          <w:tcPr>
            <w:tcW w:w="1008" w:type="dxa"/>
            <w:vAlign w:val="center"/>
          </w:tcPr>
          <w:p w14:paraId="5D86C6F7" w14:textId="55FDBB8C" w:rsidR="009F7A92" w:rsidRDefault="009F7A92" w:rsidP="0035091A">
            <w:pPr>
              <w:pStyle w:val="TableField-Center"/>
              <w:rPr>
                <w:rFonts w:ascii="Calibri Light" w:hAnsi="Calibri Light" w:cs="Arial"/>
              </w:rPr>
            </w:pPr>
            <w:r>
              <w:rPr>
                <w:rFonts w:ascii="Calibri Light" w:hAnsi="Calibri Light" w:cs="Arial"/>
              </w:rPr>
              <w:t>0.9</w:t>
            </w:r>
          </w:p>
        </w:tc>
        <w:tc>
          <w:tcPr>
            <w:tcW w:w="3870" w:type="dxa"/>
            <w:vAlign w:val="center"/>
          </w:tcPr>
          <w:p w14:paraId="168BE3D9" w14:textId="0B29BE94" w:rsidR="009F7A92" w:rsidRDefault="009F7A92" w:rsidP="0035091A">
            <w:pPr>
              <w:pStyle w:val="TableField-Left"/>
              <w:rPr>
                <w:rFonts w:ascii="Calibri Light" w:hAnsi="Calibri Light" w:cs="Arial"/>
              </w:rPr>
            </w:pPr>
            <w:r>
              <w:rPr>
                <w:rFonts w:ascii="Calibri Light" w:hAnsi="Calibri Light" w:cs="Arial"/>
              </w:rPr>
              <w:t xml:space="preserve">Updated </w:t>
            </w:r>
            <w:proofErr w:type="spellStart"/>
            <w:r>
              <w:rPr>
                <w:rFonts w:ascii="Calibri Light" w:hAnsi="Calibri Light" w:cs="Arial"/>
              </w:rPr>
              <w:t>CyberSecurity</w:t>
            </w:r>
            <w:proofErr w:type="spellEnd"/>
            <w:r>
              <w:rPr>
                <w:rFonts w:ascii="Calibri Light" w:hAnsi="Calibri Light" w:cs="Arial"/>
              </w:rPr>
              <w:t xml:space="preserve"> section for Prakash</w:t>
            </w:r>
          </w:p>
        </w:tc>
        <w:tc>
          <w:tcPr>
            <w:tcW w:w="1566" w:type="dxa"/>
            <w:vAlign w:val="center"/>
          </w:tcPr>
          <w:p w14:paraId="0FB0C7D0" w14:textId="5B80F7E0" w:rsidR="009F7A92" w:rsidRDefault="009F7A92" w:rsidP="0035091A">
            <w:pPr>
              <w:pStyle w:val="TableField-Left"/>
              <w:rPr>
                <w:rFonts w:ascii="Calibri Light" w:hAnsi="Calibri Light" w:cs="Arial"/>
              </w:rPr>
            </w:pPr>
            <w:r>
              <w:rPr>
                <w:rFonts w:ascii="Calibri Light" w:hAnsi="Calibri Light" w:cs="Arial"/>
              </w:rPr>
              <w:t>04/26/2018</w:t>
            </w:r>
          </w:p>
        </w:tc>
        <w:tc>
          <w:tcPr>
            <w:tcW w:w="3024" w:type="dxa"/>
            <w:vAlign w:val="center"/>
          </w:tcPr>
          <w:p w14:paraId="0BEE3116" w14:textId="7DB22A7B" w:rsidR="009F7A92" w:rsidRDefault="009F7A92" w:rsidP="0035091A">
            <w:pPr>
              <w:pStyle w:val="TableField-Left"/>
              <w:rPr>
                <w:rFonts w:ascii="Calibri Light" w:hAnsi="Calibri Light" w:cs="Arial"/>
              </w:rPr>
            </w:pPr>
            <w:r>
              <w:rPr>
                <w:rFonts w:ascii="Calibri Light" w:hAnsi="Calibri Light" w:cs="Arial"/>
              </w:rPr>
              <w:t>Tuan Howe Yap</w:t>
            </w:r>
          </w:p>
        </w:tc>
      </w:tr>
      <w:tr w:rsidR="002A2A06" w:rsidRPr="006B24F0" w14:paraId="602E0598" w14:textId="77777777" w:rsidTr="0035091A">
        <w:trPr>
          <w:cantSplit/>
          <w:trHeight w:val="432"/>
          <w:ins w:id="30" w:author="Tuan Yap" w:date="2019-06-19T22:10:00Z"/>
        </w:trPr>
        <w:tc>
          <w:tcPr>
            <w:tcW w:w="1008" w:type="dxa"/>
            <w:vAlign w:val="center"/>
          </w:tcPr>
          <w:p w14:paraId="49CC7B70" w14:textId="60998D08" w:rsidR="002A2A06" w:rsidRDefault="002A2A06" w:rsidP="0035091A">
            <w:pPr>
              <w:pStyle w:val="TableField-Center"/>
              <w:rPr>
                <w:ins w:id="31" w:author="Tuan Yap" w:date="2019-06-19T22:10:00Z"/>
                <w:rFonts w:ascii="Calibri Light" w:hAnsi="Calibri Light" w:cs="Arial"/>
              </w:rPr>
            </w:pPr>
            <w:ins w:id="32" w:author="Tuan Yap" w:date="2019-06-19T22:10:00Z">
              <w:r>
                <w:rPr>
                  <w:rFonts w:ascii="Calibri Light" w:hAnsi="Calibri Light" w:cs="Arial"/>
                </w:rPr>
                <w:t>1.2</w:t>
              </w:r>
            </w:ins>
          </w:p>
        </w:tc>
        <w:tc>
          <w:tcPr>
            <w:tcW w:w="3870" w:type="dxa"/>
            <w:vAlign w:val="center"/>
          </w:tcPr>
          <w:p w14:paraId="44A85B44" w14:textId="174DCEC1" w:rsidR="002A2A06" w:rsidRDefault="002A2A06" w:rsidP="0035091A">
            <w:pPr>
              <w:pStyle w:val="TableField-Left"/>
              <w:rPr>
                <w:ins w:id="33" w:author="Tuan Yap" w:date="2019-06-19T22:10:00Z"/>
                <w:rFonts w:ascii="Calibri Light" w:hAnsi="Calibri Light" w:cs="Arial"/>
              </w:rPr>
            </w:pPr>
            <w:ins w:id="34" w:author="Tuan Yap" w:date="2019-06-19T22:10:00Z">
              <w:r>
                <w:rPr>
                  <w:rFonts w:ascii="Calibri Light" w:hAnsi="Calibri Light" w:cs="Arial"/>
                </w:rPr>
                <w:t>Update based on SCC</w:t>
              </w:r>
            </w:ins>
            <w:ins w:id="35" w:author="Tuan Yap" w:date="2019-06-19T22:11:00Z">
              <w:r>
                <w:rPr>
                  <w:rFonts w:ascii="Calibri Light" w:hAnsi="Calibri Light" w:cs="Arial"/>
                </w:rPr>
                <w:t xml:space="preserve"> 262</w:t>
              </w:r>
            </w:ins>
            <w:ins w:id="36" w:author="Tuan Yap" w:date="2019-06-20T07:32:00Z">
              <w:r w:rsidR="002B6456">
                <w:rPr>
                  <w:rFonts w:ascii="Calibri Light" w:hAnsi="Calibri Light" w:cs="Arial"/>
                </w:rPr>
                <w:t xml:space="preserve"> and </w:t>
              </w:r>
            </w:ins>
            <w:ins w:id="37" w:author="Tuan Yap" w:date="2019-06-20T07:50:00Z">
              <w:r w:rsidR="00616290">
                <w:rPr>
                  <w:rFonts w:ascii="Calibri Light" w:hAnsi="Calibri Light" w:cs="Arial"/>
                </w:rPr>
                <w:t>new business process</w:t>
              </w:r>
            </w:ins>
          </w:p>
        </w:tc>
        <w:tc>
          <w:tcPr>
            <w:tcW w:w="1566" w:type="dxa"/>
            <w:vAlign w:val="center"/>
          </w:tcPr>
          <w:p w14:paraId="09C228E8" w14:textId="73F5F6F6" w:rsidR="002A2A06" w:rsidRDefault="002A2A06" w:rsidP="0035091A">
            <w:pPr>
              <w:pStyle w:val="TableField-Left"/>
              <w:rPr>
                <w:ins w:id="38" w:author="Tuan Yap" w:date="2019-06-19T22:10:00Z"/>
                <w:rFonts w:ascii="Calibri Light" w:hAnsi="Calibri Light" w:cs="Arial"/>
              </w:rPr>
            </w:pPr>
            <w:ins w:id="39" w:author="Tuan Yap" w:date="2019-06-19T22:10:00Z">
              <w:r>
                <w:rPr>
                  <w:rFonts w:ascii="Calibri Light" w:hAnsi="Calibri Light" w:cs="Arial"/>
                </w:rPr>
                <w:t>06/19/2019</w:t>
              </w:r>
            </w:ins>
          </w:p>
        </w:tc>
        <w:tc>
          <w:tcPr>
            <w:tcW w:w="3024" w:type="dxa"/>
            <w:vAlign w:val="center"/>
          </w:tcPr>
          <w:p w14:paraId="78A800A7" w14:textId="3E1032BA" w:rsidR="002A2A06" w:rsidRDefault="002A2A06" w:rsidP="0035091A">
            <w:pPr>
              <w:pStyle w:val="TableField-Left"/>
              <w:rPr>
                <w:ins w:id="40" w:author="Tuan Yap" w:date="2019-06-19T22:10:00Z"/>
                <w:rFonts w:ascii="Calibri Light" w:hAnsi="Calibri Light" w:cs="Arial"/>
              </w:rPr>
            </w:pPr>
            <w:ins w:id="41" w:author="Tuan Yap" w:date="2019-06-19T22:10:00Z">
              <w:r>
                <w:rPr>
                  <w:rFonts w:ascii="Calibri Light" w:hAnsi="Calibri Light" w:cs="Arial"/>
                </w:rPr>
                <w:t>Tuan Howe Yap</w:t>
              </w:r>
            </w:ins>
          </w:p>
        </w:tc>
      </w:tr>
    </w:tbl>
    <w:p w14:paraId="25906F21" w14:textId="77777777" w:rsidR="00E0118B" w:rsidRPr="006B24F0" w:rsidRDefault="00E0118B" w:rsidP="001C2CA5">
      <w:pPr>
        <w:pStyle w:val="Heading2"/>
      </w:pPr>
      <w:bookmarkStart w:id="42" w:name="_Toc406588299"/>
      <w:bookmarkStart w:id="43" w:name="_Toc491613805"/>
      <w:bookmarkStart w:id="44" w:name="_Toc512193926"/>
      <w:r w:rsidRPr="006B24F0">
        <w:t>Terminology</w:t>
      </w:r>
      <w:bookmarkEnd w:id="42"/>
      <w:bookmarkEnd w:id="43"/>
      <w:bookmarkEnd w:id="44"/>
    </w:p>
    <w:tbl>
      <w:tblPr>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777"/>
        <w:gridCol w:w="7560"/>
      </w:tblGrid>
      <w:tr w:rsidR="008C3AF4" w:rsidRPr="006B24F0" w14:paraId="2E907767" w14:textId="77777777" w:rsidTr="008C3AF4">
        <w:trPr>
          <w:cantSplit/>
          <w:trHeight w:val="432"/>
          <w:tblHeader/>
        </w:trPr>
        <w:tc>
          <w:tcPr>
            <w:tcW w:w="1777" w:type="dxa"/>
            <w:tcBorders>
              <w:top w:val="threeDEmboss" w:sz="6" w:space="0" w:color="auto"/>
              <w:bottom w:val="threeDEmboss" w:sz="6" w:space="0" w:color="auto"/>
            </w:tcBorders>
            <w:shd w:val="clear" w:color="auto" w:fill="F9FBAF"/>
            <w:vAlign w:val="center"/>
          </w:tcPr>
          <w:p w14:paraId="310413D0" w14:textId="77777777" w:rsidR="008C3AF4" w:rsidRPr="006B24F0" w:rsidRDefault="008C3AF4" w:rsidP="00A965E6">
            <w:pPr>
              <w:pStyle w:val="TableHeader-Center"/>
              <w:rPr>
                <w:rFonts w:ascii="Calibri Light" w:hAnsi="Calibri Light" w:cs="Arial"/>
              </w:rPr>
            </w:pPr>
            <w:r w:rsidRPr="006B24F0">
              <w:rPr>
                <w:rFonts w:ascii="Calibri Light" w:hAnsi="Calibri Light" w:cs="Arial"/>
              </w:rPr>
              <w:t>T</w:t>
            </w:r>
            <w:r w:rsidR="00084973" w:rsidRPr="006B24F0">
              <w:rPr>
                <w:rFonts w:ascii="Calibri Light" w:hAnsi="Calibri Light" w:cs="Arial"/>
              </w:rPr>
              <w:t>erm/</w:t>
            </w:r>
            <w:r w:rsidRPr="006B24F0">
              <w:rPr>
                <w:rFonts w:ascii="Calibri Light" w:hAnsi="Calibri Light" w:cs="Arial"/>
              </w:rPr>
              <w:t>Acronym</w:t>
            </w:r>
          </w:p>
        </w:tc>
        <w:tc>
          <w:tcPr>
            <w:tcW w:w="7560" w:type="dxa"/>
            <w:tcBorders>
              <w:top w:val="threeDEmboss" w:sz="6" w:space="0" w:color="auto"/>
              <w:bottom w:val="threeDEmboss" w:sz="6" w:space="0" w:color="auto"/>
            </w:tcBorders>
            <w:shd w:val="clear" w:color="auto" w:fill="F9FBAF"/>
            <w:vAlign w:val="center"/>
          </w:tcPr>
          <w:p w14:paraId="0478EFB4" w14:textId="77777777" w:rsidR="008C3AF4" w:rsidRPr="006B24F0" w:rsidRDefault="008C3AF4" w:rsidP="00A965E6">
            <w:pPr>
              <w:pStyle w:val="TableHeader-Left"/>
              <w:rPr>
                <w:rFonts w:ascii="Calibri Light" w:hAnsi="Calibri Light" w:cs="Arial"/>
              </w:rPr>
            </w:pPr>
            <w:r w:rsidRPr="006B24F0">
              <w:rPr>
                <w:rFonts w:ascii="Calibri Light" w:hAnsi="Calibri Light" w:cs="Arial"/>
              </w:rPr>
              <w:t>Definition</w:t>
            </w:r>
            <w:r w:rsidR="00084973" w:rsidRPr="006B24F0">
              <w:rPr>
                <w:rFonts w:ascii="Calibri Light" w:hAnsi="Calibri Light" w:cs="Arial"/>
              </w:rPr>
              <w:t xml:space="preserve"> and SAP Equivalent (if applicable)</w:t>
            </w:r>
          </w:p>
        </w:tc>
      </w:tr>
      <w:tr w:rsidR="00420306" w:rsidRPr="006B24F0" w14:paraId="7A2FC405" w14:textId="77777777" w:rsidTr="006F24DA">
        <w:trPr>
          <w:cantSplit/>
          <w:trHeight w:val="135"/>
        </w:trPr>
        <w:tc>
          <w:tcPr>
            <w:tcW w:w="1777" w:type="dxa"/>
            <w:tcBorders>
              <w:top w:val="threeDEmboss" w:sz="6" w:space="0" w:color="auto"/>
              <w:bottom w:val="single" w:sz="6" w:space="0" w:color="auto"/>
            </w:tcBorders>
            <w:vAlign w:val="center"/>
          </w:tcPr>
          <w:p w14:paraId="774167EE" w14:textId="77777777" w:rsidR="00420306" w:rsidRPr="006B24F0" w:rsidRDefault="00420306" w:rsidP="00420306">
            <w:pPr>
              <w:pStyle w:val="TableField-Center"/>
              <w:rPr>
                <w:rFonts w:ascii="Calibri Light" w:hAnsi="Calibri Light" w:cs="Arial"/>
              </w:rPr>
            </w:pPr>
            <w:r w:rsidRPr="006B24F0">
              <w:rPr>
                <w:rFonts w:ascii="Calibri Light" w:hAnsi="Calibri Light" w:cs="Arial"/>
              </w:rPr>
              <w:t>APSE</w:t>
            </w:r>
          </w:p>
        </w:tc>
        <w:tc>
          <w:tcPr>
            <w:tcW w:w="7560" w:type="dxa"/>
            <w:tcBorders>
              <w:top w:val="threeDEmboss" w:sz="6" w:space="0" w:color="auto"/>
              <w:bottom w:val="single" w:sz="6" w:space="0" w:color="auto"/>
            </w:tcBorders>
            <w:vAlign w:val="center"/>
          </w:tcPr>
          <w:p w14:paraId="233D1A89" w14:textId="77777777" w:rsidR="00420306" w:rsidRPr="006B24F0" w:rsidRDefault="00420306" w:rsidP="00420306">
            <w:pPr>
              <w:pStyle w:val="TableField-Left"/>
              <w:rPr>
                <w:rFonts w:ascii="Calibri Light" w:hAnsi="Calibri Light" w:cs="Arial"/>
              </w:rPr>
            </w:pPr>
            <w:r w:rsidRPr="006B24F0">
              <w:rPr>
                <w:rFonts w:ascii="Calibri Light" w:hAnsi="Calibri Light" w:cs="Arial"/>
              </w:rPr>
              <w:t>Accelerated (or Axon) Project Support Environment</w:t>
            </w:r>
          </w:p>
        </w:tc>
      </w:tr>
      <w:tr w:rsidR="00420306" w:rsidRPr="006B24F0" w14:paraId="2206D337" w14:textId="77777777" w:rsidTr="006F24DA">
        <w:trPr>
          <w:cantSplit/>
          <w:trHeight w:val="147"/>
        </w:trPr>
        <w:tc>
          <w:tcPr>
            <w:tcW w:w="1777" w:type="dxa"/>
            <w:tcBorders>
              <w:top w:val="single" w:sz="6" w:space="0" w:color="auto"/>
            </w:tcBorders>
            <w:vAlign w:val="center"/>
          </w:tcPr>
          <w:p w14:paraId="157FF43F" w14:textId="77777777" w:rsidR="00420306" w:rsidRPr="006B24F0" w:rsidRDefault="00420306" w:rsidP="00420306">
            <w:pPr>
              <w:pStyle w:val="TableField-Center"/>
              <w:rPr>
                <w:rFonts w:ascii="Calibri Light" w:hAnsi="Calibri Light" w:cs="Arial"/>
              </w:rPr>
            </w:pPr>
            <w:r>
              <w:rPr>
                <w:rFonts w:ascii="Calibri Light" w:hAnsi="Calibri Light" w:cs="Arial"/>
              </w:rPr>
              <w:t>BBP</w:t>
            </w:r>
          </w:p>
        </w:tc>
        <w:tc>
          <w:tcPr>
            <w:tcW w:w="7560" w:type="dxa"/>
            <w:tcBorders>
              <w:top w:val="single" w:sz="6" w:space="0" w:color="auto"/>
            </w:tcBorders>
            <w:vAlign w:val="center"/>
          </w:tcPr>
          <w:p w14:paraId="68C9D53F" w14:textId="77777777" w:rsidR="00420306" w:rsidRPr="006B24F0" w:rsidRDefault="00420306" w:rsidP="00420306">
            <w:pPr>
              <w:pStyle w:val="TableField-Left"/>
              <w:rPr>
                <w:rFonts w:ascii="Calibri Light" w:hAnsi="Calibri Light" w:cs="Arial"/>
              </w:rPr>
            </w:pPr>
            <w:r>
              <w:rPr>
                <w:rFonts w:ascii="Calibri Light" w:hAnsi="Calibri Light" w:cs="Arial"/>
              </w:rPr>
              <w:t>Budget Billing Plan, equivalent to Level Pay Plans in SCE CSS</w:t>
            </w:r>
          </w:p>
        </w:tc>
      </w:tr>
      <w:tr w:rsidR="00420306" w:rsidRPr="006B24F0" w14:paraId="42DF0117" w14:textId="77777777" w:rsidTr="008C3AF4">
        <w:trPr>
          <w:cantSplit/>
          <w:trHeight w:val="432"/>
        </w:trPr>
        <w:tc>
          <w:tcPr>
            <w:tcW w:w="1777" w:type="dxa"/>
            <w:tcBorders>
              <w:top w:val="single" w:sz="6" w:space="0" w:color="auto"/>
            </w:tcBorders>
            <w:vAlign w:val="center"/>
          </w:tcPr>
          <w:p w14:paraId="7AE1AC16" w14:textId="77777777" w:rsidR="00420306" w:rsidRPr="006B24F0" w:rsidRDefault="00420306" w:rsidP="00420306">
            <w:pPr>
              <w:pStyle w:val="TableField-Center"/>
              <w:rPr>
                <w:rFonts w:ascii="Calibri Light" w:hAnsi="Calibri Light" w:cs="Arial"/>
              </w:rPr>
            </w:pPr>
            <w:r w:rsidRPr="006B24F0">
              <w:rPr>
                <w:rFonts w:ascii="Calibri Light" w:hAnsi="Calibri Light"/>
                <w:color w:val="000000"/>
              </w:rPr>
              <w:t>BDEX</w:t>
            </w:r>
          </w:p>
        </w:tc>
        <w:tc>
          <w:tcPr>
            <w:tcW w:w="7560" w:type="dxa"/>
            <w:tcBorders>
              <w:top w:val="single" w:sz="6" w:space="0" w:color="auto"/>
            </w:tcBorders>
            <w:vAlign w:val="center"/>
          </w:tcPr>
          <w:p w14:paraId="3E93B04B" w14:textId="77777777" w:rsidR="00420306" w:rsidRPr="006B24F0" w:rsidRDefault="00420306" w:rsidP="00420306">
            <w:pPr>
              <w:pStyle w:val="TableField-Left"/>
              <w:rPr>
                <w:rFonts w:ascii="Calibri Light" w:hAnsi="Calibri Light" w:cs="Arial"/>
              </w:rPr>
            </w:pPr>
            <w:r w:rsidRPr="006B24F0">
              <w:rPr>
                <w:rFonts w:ascii="Calibri Light" w:hAnsi="Calibri Light"/>
                <w:color w:val="000000"/>
              </w:rPr>
              <w:t>SAP add-on functionality to support the processing of BPEM Cases</w:t>
            </w:r>
          </w:p>
        </w:tc>
      </w:tr>
      <w:tr w:rsidR="00420306" w:rsidRPr="006B24F0" w14:paraId="395A7ED0" w14:textId="77777777" w:rsidTr="008C3AF4">
        <w:trPr>
          <w:cantSplit/>
          <w:trHeight w:val="432"/>
        </w:trPr>
        <w:tc>
          <w:tcPr>
            <w:tcW w:w="1777" w:type="dxa"/>
            <w:tcBorders>
              <w:top w:val="single" w:sz="6" w:space="0" w:color="auto"/>
            </w:tcBorders>
            <w:vAlign w:val="center"/>
          </w:tcPr>
          <w:p w14:paraId="0039B304" w14:textId="77777777" w:rsidR="00420306" w:rsidRPr="006B24F0" w:rsidRDefault="00420306" w:rsidP="00420306">
            <w:pPr>
              <w:pStyle w:val="TableField-Center"/>
              <w:rPr>
                <w:rFonts w:ascii="Calibri Light" w:hAnsi="Calibri Light" w:cs="Arial"/>
              </w:rPr>
            </w:pPr>
            <w:r w:rsidRPr="006B24F0">
              <w:rPr>
                <w:rFonts w:ascii="Calibri Light" w:hAnsi="Calibri Light"/>
                <w:color w:val="000000"/>
              </w:rPr>
              <w:t>Billing Cycle</w:t>
            </w:r>
          </w:p>
        </w:tc>
        <w:tc>
          <w:tcPr>
            <w:tcW w:w="7560" w:type="dxa"/>
            <w:tcBorders>
              <w:top w:val="single" w:sz="6" w:space="0" w:color="auto"/>
            </w:tcBorders>
            <w:vAlign w:val="center"/>
          </w:tcPr>
          <w:p w14:paraId="409543E5" w14:textId="77777777" w:rsidR="00420306" w:rsidRPr="006B24F0" w:rsidRDefault="00420306" w:rsidP="00420306">
            <w:pPr>
              <w:pStyle w:val="TableField-Left"/>
              <w:rPr>
                <w:rFonts w:ascii="Calibri Light" w:hAnsi="Calibri Light" w:cs="Arial"/>
              </w:rPr>
            </w:pPr>
            <w:r w:rsidRPr="006B24F0">
              <w:rPr>
                <w:rFonts w:ascii="Calibri Light" w:hAnsi="Calibri Light"/>
                <w:color w:val="000000"/>
              </w:rPr>
              <w:t>Is a group of contracts to be billed together via date-driven or regional criteria, it controls the billing cycle and is linked to the Meter Reading Unit.  SAP equivalent term is the Portion.</w:t>
            </w:r>
          </w:p>
        </w:tc>
      </w:tr>
      <w:tr w:rsidR="00420306" w:rsidRPr="006B24F0" w14:paraId="5E1DF80B" w14:textId="77777777" w:rsidTr="00FE6E81">
        <w:trPr>
          <w:cantSplit/>
          <w:trHeight w:val="49"/>
        </w:trPr>
        <w:tc>
          <w:tcPr>
            <w:tcW w:w="1777" w:type="dxa"/>
            <w:tcBorders>
              <w:top w:val="single" w:sz="6" w:space="0" w:color="auto"/>
            </w:tcBorders>
            <w:vAlign w:val="center"/>
          </w:tcPr>
          <w:p w14:paraId="5FBFB286" w14:textId="77777777" w:rsidR="00420306" w:rsidRPr="006B24F0" w:rsidRDefault="00420306" w:rsidP="00420306">
            <w:pPr>
              <w:pStyle w:val="TableField-Center"/>
              <w:rPr>
                <w:rFonts w:ascii="Calibri Light" w:hAnsi="Calibri Light" w:cs="Arial"/>
              </w:rPr>
            </w:pPr>
            <w:r w:rsidRPr="006B24F0">
              <w:rPr>
                <w:rFonts w:ascii="Calibri Light" w:hAnsi="Calibri Light"/>
                <w:color w:val="000000"/>
              </w:rPr>
              <w:t>Billing Document</w:t>
            </w:r>
          </w:p>
        </w:tc>
        <w:tc>
          <w:tcPr>
            <w:tcW w:w="7560" w:type="dxa"/>
            <w:tcBorders>
              <w:top w:val="single" w:sz="6" w:space="0" w:color="auto"/>
            </w:tcBorders>
            <w:vAlign w:val="center"/>
          </w:tcPr>
          <w:p w14:paraId="5830AB06" w14:textId="77777777" w:rsidR="00420306" w:rsidRPr="006B24F0" w:rsidRDefault="00420306" w:rsidP="00420306">
            <w:pPr>
              <w:pStyle w:val="TableField-Left"/>
              <w:rPr>
                <w:rFonts w:ascii="Calibri Light" w:hAnsi="Calibri Light" w:cs="Arial"/>
              </w:rPr>
            </w:pPr>
            <w:r w:rsidRPr="006B24F0">
              <w:rPr>
                <w:rFonts w:ascii="Calibri Light" w:hAnsi="Calibri Light"/>
                <w:color w:val="000000"/>
              </w:rPr>
              <w:t>A document that outlines the charges incurred for energy consumption for a specific contract. During the process of Billing, a billing document is generated for each contract on a contract account.</w:t>
            </w:r>
          </w:p>
        </w:tc>
      </w:tr>
      <w:tr w:rsidR="00420306" w:rsidRPr="006B24F0" w14:paraId="5DAE226C" w14:textId="77777777" w:rsidTr="00FE6E81">
        <w:trPr>
          <w:cantSplit/>
          <w:trHeight w:val="49"/>
        </w:trPr>
        <w:tc>
          <w:tcPr>
            <w:tcW w:w="1777" w:type="dxa"/>
            <w:tcBorders>
              <w:top w:val="single" w:sz="6" w:space="0" w:color="auto"/>
            </w:tcBorders>
            <w:vAlign w:val="center"/>
          </w:tcPr>
          <w:p w14:paraId="3EC1A94B" w14:textId="77777777" w:rsidR="00420306" w:rsidRPr="006B24F0" w:rsidRDefault="00420306" w:rsidP="00420306">
            <w:pPr>
              <w:pStyle w:val="TableField-Center"/>
              <w:rPr>
                <w:rFonts w:ascii="Calibri Light" w:hAnsi="Calibri Light" w:cs="Arial"/>
              </w:rPr>
            </w:pPr>
            <w:r w:rsidRPr="006B24F0">
              <w:rPr>
                <w:rFonts w:ascii="Calibri Light" w:hAnsi="Calibri Light" w:cs="Arial"/>
              </w:rPr>
              <w:t>BMD</w:t>
            </w:r>
          </w:p>
        </w:tc>
        <w:tc>
          <w:tcPr>
            <w:tcW w:w="7560" w:type="dxa"/>
            <w:tcBorders>
              <w:top w:val="single" w:sz="6" w:space="0" w:color="auto"/>
            </w:tcBorders>
            <w:vAlign w:val="center"/>
          </w:tcPr>
          <w:p w14:paraId="26888048" w14:textId="77777777" w:rsidR="00420306" w:rsidRPr="006B24F0" w:rsidRDefault="00420306" w:rsidP="00420306">
            <w:pPr>
              <w:pStyle w:val="TableField-Left"/>
              <w:rPr>
                <w:rFonts w:ascii="Calibri Light" w:hAnsi="Calibri Light" w:cs="Arial"/>
              </w:rPr>
            </w:pPr>
            <w:r w:rsidRPr="006B24F0">
              <w:rPr>
                <w:rFonts w:ascii="Calibri Light" w:hAnsi="Calibri Light" w:cs="Arial"/>
              </w:rPr>
              <w:t xml:space="preserve">Business Master Data.  </w:t>
            </w:r>
            <w:r w:rsidRPr="006B24F0">
              <w:rPr>
                <w:rFonts w:ascii="Calibri Light" w:hAnsi="Calibri Light"/>
                <w:color w:val="000000"/>
              </w:rPr>
              <w:t>The customer information which includes personal details, payment terms, dunning levels, billing rates and rate categories.  The business master data objects are Business Partner, Business Agreement/Contract Account and Contract.</w:t>
            </w:r>
          </w:p>
        </w:tc>
      </w:tr>
      <w:tr w:rsidR="00420306" w:rsidRPr="006B24F0" w14:paraId="109D9353" w14:textId="77777777" w:rsidTr="008C3AF4">
        <w:trPr>
          <w:cantSplit/>
          <w:trHeight w:val="432"/>
        </w:trPr>
        <w:tc>
          <w:tcPr>
            <w:tcW w:w="1777" w:type="dxa"/>
            <w:tcBorders>
              <w:top w:val="single" w:sz="6" w:space="0" w:color="auto"/>
            </w:tcBorders>
            <w:vAlign w:val="center"/>
          </w:tcPr>
          <w:p w14:paraId="7C6B6205" w14:textId="77777777" w:rsidR="00420306" w:rsidRPr="006B24F0" w:rsidRDefault="00420306" w:rsidP="00420306">
            <w:pPr>
              <w:pStyle w:val="TableField-Center"/>
              <w:rPr>
                <w:rFonts w:ascii="Calibri Light" w:hAnsi="Calibri Light" w:cs="Arial"/>
              </w:rPr>
            </w:pPr>
            <w:r>
              <w:rPr>
                <w:rFonts w:ascii="Calibri Light" w:hAnsi="Calibri Light" w:cs="Arial"/>
              </w:rPr>
              <w:t>BP</w:t>
            </w:r>
          </w:p>
        </w:tc>
        <w:tc>
          <w:tcPr>
            <w:tcW w:w="7560" w:type="dxa"/>
            <w:tcBorders>
              <w:top w:val="single" w:sz="6" w:space="0" w:color="auto"/>
            </w:tcBorders>
            <w:vAlign w:val="center"/>
          </w:tcPr>
          <w:p w14:paraId="3E9C6363" w14:textId="77777777" w:rsidR="00420306" w:rsidRPr="006B24F0" w:rsidRDefault="00420306" w:rsidP="00420306">
            <w:pPr>
              <w:pStyle w:val="TableField-Left"/>
              <w:rPr>
                <w:rFonts w:ascii="Calibri Light" w:hAnsi="Calibri Light" w:cs="Arial"/>
              </w:rPr>
            </w:pPr>
            <w:r>
              <w:rPr>
                <w:rFonts w:ascii="Calibri Light" w:hAnsi="Calibri Light" w:cs="Arial"/>
              </w:rPr>
              <w:t>Business Partner</w:t>
            </w:r>
          </w:p>
        </w:tc>
      </w:tr>
      <w:tr w:rsidR="00420306" w:rsidRPr="006B24F0" w14:paraId="1DDAF8E8" w14:textId="77777777" w:rsidTr="00FE6E81">
        <w:trPr>
          <w:cantSplit/>
          <w:trHeight w:val="57"/>
        </w:trPr>
        <w:tc>
          <w:tcPr>
            <w:tcW w:w="1777" w:type="dxa"/>
            <w:tcBorders>
              <w:top w:val="single" w:sz="6" w:space="0" w:color="auto"/>
            </w:tcBorders>
            <w:vAlign w:val="center"/>
          </w:tcPr>
          <w:p w14:paraId="0829A023" w14:textId="77777777" w:rsidR="00420306" w:rsidRPr="006B24F0" w:rsidRDefault="00420306" w:rsidP="00420306">
            <w:pPr>
              <w:pStyle w:val="TableField-Center"/>
              <w:rPr>
                <w:rFonts w:ascii="Calibri Light" w:hAnsi="Calibri Light" w:cs="Arial"/>
              </w:rPr>
            </w:pPr>
            <w:r w:rsidRPr="006B24F0">
              <w:rPr>
                <w:rFonts w:ascii="Calibri Light" w:hAnsi="Calibri Light" w:cs="Arial"/>
              </w:rPr>
              <w:t>BPD</w:t>
            </w:r>
          </w:p>
        </w:tc>
        <w:tc>
          <w:tcPr>
            <w:tcW w:w="7560" w:type="dxa"/>
            <w:tcBorders>
              <w:top w:val="single" w:sz="6" w:space="0" w:color="auto"/>
            </w:tcBorders>
            <w:vAlign w:val="center"/>
          </w:tcPr>
          <w:p w14:paraId="3FF10F0B" w14:textId="77777777" w:rsidR="00420306" w:rsidRPr="006B24F0" w:rsidRDefault="00420306" w:rsidP="00420306">
            <w:pPr>
              <w:pStyle w:val="TableField-Left"/>
              <w:rPr>
                <w:rFonts w:ascii="Calibri Light" w:hAnsi="Calibri Light" w:cs="Arial"/>
              </w:rPr>
            </w:pPr>
            <w:r w:rsidRPr="006B24F0">
              <w:rPr>
                <w:rFonts w:ascii="Calibri Light" w:hAnsi="Calibri Light" w:cs="Arial"/>
              </w:rPr>
              <w:t>Business Process Design (or Document)</w:t>
            </w:r>
          </w:p>
        </w:tc>
      </w:tr>
      <w:tr w:rsidR="00420306" w:rsidRPr="006B24F0" w14:paraId="32B28A5B" w14:textId="77777777" w:rsidTr="00FE6E81">
        <w:trPr>
          <w:cantSplit/>
          <w:trHeight w:val="147"/>
        </w:trPr>
        <w:tc>
          <w:tcPr>
            <w:tcW w:w="1777" w:type="dxa"/>
            <w:tcBorders>
              <w:top w:val="single" w:sz="6" w:space="0" w:color="auto"/>
            </w:tcBorders>
            <w:vAlign w:val="center"/>
          </w:tcPr>
          <w:p w14:paraId="748BA2F0" w14:textId="77777777" w:rsidR="00420306" w:rsidRPr="006B24F0" w:rsidRDefault="00420306" w:rsidP="00420306">
            <w:pPr>
              <w:pStyle w:val="TableField-Center"/>
              <w:rPr>
                <w:rFonts w:ascii="Calibri Light" w:hAnsi="Calibri Light" w:cs="Arial"/>
              </w:rPr>
            </w:pPr>
            <w:r w:rsidRPr="006B24F0">
              <w:rPr>
                <w:rFonts w:ascii="Calibri Light" w:hAnsi="Calibri Light" w:cs="Arial"/>
              </w:rPr>
              <w:t>BPEM</w:t>
            </w:r>
          </w:p>
        </w:tc>
        <w:tc>
          <w:tcPr>
            <w:tcW w:w="7560" w:type="dxa"/>
            <w:tcBorders>
              <w:top w:val="single" w:sz="6" w:space="0" w:color="auto"/>
            </w:tcBorders>
            <w:vAlign w:val="center"/>
          </w:tcPr>
          <w:p w14:paraId="2BF6B60B" w14:textId="77777777" w:rsidR="00420306" w:rsidRPr="006B24F0" w:rsidRDefault="00420306" w:rsidP="00420306">
            <w:pPr>
              <w:pStyle w:val="TableField-Left"/>
              <w:rPr>
                <w:rFonts w:ascii="Calibri Light" w:hAnsi="Calibri Light" w:cs="Arial"/>
              </w:rPr>
            </w:pPr>
            <w:r w:rsidRPr="006B24F0">
              <w:rPr>
                <w:rFonts w:ascii="Calibri Light" w:hAnsi="Calibri Light" w:cs="Arial"/>
              </w:rPr>
              <w:t>Business Process Exception Management</w:t>
            </w:r>
          </w:p>
        </w:tc>
      </w:tr>
      <w:tr w:rsidR="00420306" w:rsidRPr="006B24F0" w14:paraId="24DA0C10" w14:textId="77777777" w:rsidTr="00FE6E81">
        <w:trPr>
          <w:cantSplit/>
          <w:trHeight w:val="49"/>
        </w:trPr>
        <w:tc>
          <w:tcPr>
            <w:tcW w:w="1777" w:type="dxa"/>
            <w:vAlign w:val="center"/>
          </w:tcPr>
          <w:p w14:paraId="06728E0B" w14:textId="77777777" w:rsidR="00420306" w:rsidRPr="006B24F0" w:rsidRDefault="00420306" w:rsidP="00420306">
            <w:pPr>
              <w:pStyle w:val="TableField-Center"/>
              <w:rPr>
                <w:rFonts w:ascii="Calibri Light" w:hAnsi="Calibri Light" w:cs="Arial"/>
              </w:rPr>
            </w:pPr>
            <w:r w:rsidRPr="006B24F0">
              <w:rPr>
                <w:rFonts w:ascii="Calibri Light" w:hAnsi="Calibri Light"/>
                <w:color w:val="000000"/>
              </w:rPr>
              <w:t>BWR</w:t>
            </w:r>
          </w:p>
        </w:tc>
        <w:tc>
          <w:tcPr>
            <w:tcW w:w="7560" w:type="dxa"/>
            <w:vAlign w:val="center"/>
          </w:tcPr>
          <w:p w14:paraId="73BFEC52" w14:textId="77777777" w:rsidR="00420306" w:rsidRPr="006B24F0" w:rsidRDefault="00420306" w:rsidP="00420306">
            <w:pPr>
              <w:pStyle w:val="TableField-Left"/>
              <w:rPr>
                <w:rFonts w:ascii="Calibri Light" w:hAnsi="Calibri Light" w:cs="Arial"/>
              </w:rPr>
            </w:pPr>
            <w:r w:rsidRPr="006B24F0">
              <w:rPr>
                <w:rFonts w:ascii="Calibri Light" w:hAnsi="Calibri Light"/>
                <w:color w:val="000000"/>
              </w:rPr>
              <w:t>Basic Work Request.  SAP equivalent is BPEM.</w:t>
            </w:r>
          </w:p>
        </w:tc>
      </w:tr>
      <w:tr w:rsidR="00420306" w:rsidRPr="006B24F0" w14:paraId="469D29FC" w14:textId="77777777" w:rsidTr="00FE6E81">
        <w:trPr>
          <w:cantSplit/>
          <w:trHeight w:val="49"/>
        </w:trPr>
        <w:tc>
          <w:tcPr>
            <w:tcW w:w="1777" w:type="dxa"/>
            <w:vAlign w:val="center"/>
          </w:tcPr>
          <w:p w14:paraId="5C0D8878" w14:textId="77777777" w:rsidR="00420306" w:rsidRPr="006B24F0" w:rsidRDefault="00420306" w:rsidP="00420306">
            <w:pPr>
              <w:pStyle w:val="TableField-Center"/>
              <w:rPr>
                <w:rFonts w:ascii="Calibri Light" w:hAnsi="Calibri Light" w:cs="Arial"/>
              </w:rPr>
            </w:pPr>
            <w:r w:rsidRPr="006B24F0">
              <w:rPr>
                <w:rFonts w:ascii="Calibri Light" w:hAnsi="Calibri Light" w:cs="Arial"/>
              </w:rPr>
              <w:t>CA</w:t>
            </w:r>
          </w:p>
        </w:tc>
        <w:tc>
          <w:tcPr>
            <w:tcW w:w="7560" w:type="dxa"/>
            <w:vAlign w:val="center"/>
          </w:tcPr>
          <w:p w14:paraId="0E394873" w14:textId="77777777" w:rsidR="00420306" w:rsidRPr="006B24F0" w:rsidRDefault="00420306" w:rsidP="00420306">
            <w:pPr>
              <w:pStyle w:val="TableField-Left"/>
              <w:rPr>
                <w:rFonts w:ascii="Calibri Light" w:hAnsi="Calibri Light" w:cs="Arial"/>
              </w:rPr>
            </w:pPr>
            <w:r w:rsidRPr="006B24F0">
              <w:rPr>
                <w:rFonts w:ascii="Calibri Light" w:hAnsi="Calibri Light" w:cs="Arial"/>
              </w:rPr>
              <w:t>Contract Account</w:t>
            </w:r>
          </w:p>
        </w:tc>
      </w:tr>
      <w:tr w:rsidR="00420306" w:rsidRPr="006B24F0" w14:paraId="6082CA8F" w14:textId="77777777" w:rsidTr="00FE6E81">
        <w:trPr>
          <w:cantSplit/>
          <w:trHeight w:val="49"/>
        </w:trPr>
        <w:tc>
          <w:tcPr>
            <w:tcW w:w="1777" w:type="dxa"/>
            <w:vAlign w:val="center"/>
          </w:tcPr>
          <w:p w14:paraId="166089F5" w14:textId="77777777" w:rsidR="00420306" w:rsidRPr="006B24F0" w:rsidRDefault="00420306" w:rsidP="00420306">
            <w:pPr>
              <w:pStyle w:val="TableField-Center"/>
              <w:rPr>
                <w:rFonts w:ascii="Calibri Light" w:hAnsi="Calibri Light" w:cs="Arial"/>
              </w:rPr>
            </w:pPr>
            <w:r>
              <w:rPr>
                <w:rFonts w:ascii="Calibri Light" w:hAnsi="Calibri Light"/>
                <w:color w:val="000000"/>
              </w:rPr>
              <w:lastRenderedPageBreak/>
              <w:t>CCRP</w:t>
            </w:r>
          </w:p>
        </w:tc>
        <w:tc>
          <w:tcPr>
            <w:tcW w:w="7560" w:type="dxa"/>
            <w:vAlign w:val="center"/>
          </w:tcPr>
          <w:p w14:paraId="10993494" w14:textId="77777777" w:rsidR="00420306" w:rsidRPr="006B24F0" w:rsidRDefault="00420306" w:rsidP="00420306">
            <w:pPr>
              <w:pStyle w:val="TableField-Left"/>
              <w:rPr>
                <w:rFonts w:ascii="Calibri Light" w:hAnsi="Calibri Light" w:cs="Arial"/>
              </w:rPr>
            </w:pPr>
            <w:r>
              <w:rPr>
                <w:rFonts w:ascii="Calibri Light" w:hAnsi="Calibri Light"/>
                <w:color w:val="000000"/>
              </w:rPr>
              <w:t>Customer Champion Recognition Program</w:t>
            </w:r>
          </w:p>
        </w:tc>
      </w:tr>
      <w:tr w:rsidR="00420306" w:rsidRPr="006B24F0" w14:paraId="4717C435" w14:textId="77777777" w:rsidTr="00FE6E81">
        <w:trPr>
          <w:cantSplit/>
          <w:trHeight w:val="84"/>
        </w:trPr>
        <w:tc>
          <w:tcPr>
            <w:tcW w:w="1777" w:type="dxa"/>
            <w:vAlign w:val="center"/>
          </w:tcPr>
          <w:p w14:paraId="14A1C404" w14:textId="77777777" w:rsidR="00420306" w:rsidRPr="006B24F0" w:rsidRDefault="00420306" w:rsidP="00420306">
            <w:pPr>
              <w:pStyle w:val="TableField-Center"/>
              <w:rPr>
                <w:rFonts w:ascii="Calibri Light" w:hAnsi="Calibri Light" w:cs="Arial"/>
              </w:rPr>
            </w:pPr>
            <w:r w:rsidRPr="006B24F0">
              <w:rPr>
                <w:rFonts w:ascii="Calibri Light" w:hAnsi="Calibri Light"/>
                <w:color w:val="000000"/>
              </w:rPr>
              <w:t>Channel</w:t>
            </w:r>
          </w:p>
        </w:tc>
        <w:tc>
          <w:tcPr>
            <w:tcW w:w="7560" w:type="dxa"/>
            <w:vAlign w:val="center"/>
          </w:tcPr>
          <w:p w14:paraId="1CE98ECB" w14:textId="77777777" w:rsidR="00420306" w:rsidRPr="006B24F0" w:rsidRDefault="00420306" w:rsidP="00420306">
            <w:pPr>
              <w:pStyle w:val="TableField-Left"/>
              <w:rPr>
                <w:rFonts w:ascii="Calibri Light" w:hAnsi="Calibri Light" w:cs="Arial"/>
              </w:rPr>
            </w:pPr>
            <w:r w:rsidRPr="006B24F0">
              <w:rPr>
                <w:rFonts w:ascii="Calibri Light" w:hAnsi="Calibri Light"/>
                <w:color w:val="000000"/>
              </w:rPr>
              <w:t>Data object in SAP that holds the interval data.  Intervals can be kwh, price, factor, etc.  SAP equivalent is Profile.</w:t>
            </w:r>
          </w:p>
        </w:tc>
      </w:tr>
      <w:tr w:rsidR="00374F78" w:rsidRPr="006B24F0" w14:paraId="5CD1F657" w14:textId="77777777" w:rsidTr="00FE6E81">
        <w:trPr>
          <w:cantSplit/>
          <w:trHeight w:val="49"/>
        </w:trPr>
        <w:tc>
          <w:tcPr>
            <w:tcW w:w="1777" w:type="dxa"/>
            <w:vAlign w:val="center"/>
          </w:tcPr>
          <w:p w14:paraId="75CF0383" w14:textId="77777777" w:rsidR="00374F78" w:rsidRPr="006B24F0" w:rsidRDefault="00374F78" w:rsidP="00420306">
            <w:pPr>
              <w:pStyle w:val="TableField-Center"/>
              <w:rPr>
                <w:rFonts w:ascii="Calibri Light" w:hAnsi="Calibri Light"/>
                <w:color w:val="000000"/>
              </w:rPr>
            </w:pPr>
            <w:r>
              <w:rPr>
                <w:rFonts w:ascii="Calibri Light" w:hAnsi="Calibri Light"/>
                <w:color w:val="000000"/>
              </w:rPr>
              <w:t>CIMS</w:t>
            </w:r>
          </w:p>
        </w:tc>
        <w:tc>
          <w:tcPr>
            <w:tcW w:w="7560" w:type="dxa"/>
            <w:vAlign w:val="center"/>
          </w:tcPr>
          <w:p w14:paraId="21C6A5C3" w14:textId="77777777" w:rsidR="00374F78" w:rsidRPr="006B24F0" w:rsidRDefault="00374F78" w:rsidP="00420306">
            <w:pPr>
              <w:pStyle w:val="TableField-Left"/>
              <w:rPr>
                <w:rFonts w:ascii="Calibri Light" w:hAnsi="Calibri Light"/>
                <w:color w:val="000000"/>
              </w:rPr>
            </w:pPr>
            <w:r>
              <w:rPr>
                <w:rFonts w:ascii="Calibri Light" w:hAnsi="Calibri Light"/>
                <w:color w:val="000000"/>
              </w:rPr>
              <w:t>Customer Information Management System in SharePoint</w:t>
            </w:r>
          </w:p>
        </w:tc>
      </w:tr>
      <w:tr w:rsidR="00420306" w:rsidRPr="006B24F0" w14:paraId="1E8179FC" w14:textId="77777777" w:rsidTr="00FE6E81">
        <w:trPr>
          <w:cantSplit/>
          <w:trHeight w:val="49"/>
        </w:trPr>
        <w:tc>
          <w:tcPr>
            <w:tcW w:w="1777" w:type="dxa"/>
            <w:vAlign w:val="center"/>
          </w:tcPr>
          <w:p w14:paraId="7DE452E6" w14:textId="77777777" w:rsidR="00420306" w:rsidRPr="006B24F0" w:rsidRDefault="00420306" w:rsidP="00420306">
            <w:pPr>
              <w:pStyle w:val="TableField-Center"/>
              <w:rPr>
                <w:rFonts w:ascii="Calibri Light" w:hAnsi="Calibri Light" w:cs="Arial"/>
              </w:rPr>
            </w:pPr>
            <w:r w:rsidRPr="006B24F0">
              <w:rPr>
                <w:rFonts w:ascii="Calibri Light" w:hAnsi="Calibri Light"/>
                <w:color w:val="000000"/>
              </w:rPr>
              <w:t>Clarification</w:t>
            </w:r>
          </w:p>
        </w:tc>
        <w:tc>
          <w:tcPr>
            <w:tcW w:w="7560" w:type="dxa"/>
            <w:vAlign w:val="center"/>
          </w:tcPr>
          <w:p w14:paraId="3B4D45F4" w14:textId="77777777" w:rsidR="00420306" w:rsidRPr="006B24F0" w:rsidRDefault="00420306" w:rsidP="00420306">
            <w:pPr>
              <w:pStyle w:val="TableField-Left"/>
              <w:rPr>
                <w:rFonts w:ascii="Calibri Light" w:hAnsi="Calibri Light" w:cs="Arial"/>
              </w:rPr>
            </w:pPr>
            <w:r w:rsidRPr="006B24F0">
              <w:rPr>
                <w:rFonts w:ascii="Calibri Light" w:hAnsi="Calibri Light"/>
                <w:color w:val="000000"/>
              </w:rPr>
              <w:t>A list of payments that could not be processed and require additional work in order to be posted.</w:t>
            </w:r>
          </w:p>
        </w:tc>
      </w:tr>
      <w:tr w:rsidR="00420306" w:rsidRPr="006B24F0" w14:paraId="5F9778F2" w14:textId="77777777" w:rsidTr="00FE6E81">
        <w:trPr>
          <w:cantSplit/>
          <w:trHeight w:val="49"/>
        </w:trPr>
        <w:tc>
          <w:tcPr>
            <w:tcW w:w="1777" w:type="dxa"/>
            <w:vAlign w:val="center"/>
          </w:tcPr>
          <w:p w14:paraId="683171F1" w14:textId="77777777" w:rsidR="00420306" w:rsidRPr="006B24F0" w:rsidRDefault="00420306" w:rsidP="00420306">
            <w:pPr>
              <w:pStyle w:val="TableField-Center"/>
              <w:rPr>
                <w:rFonts w:ascii="Calibri Light" w:hAnsi="Calibri Light" w:cs="Arial"/>
              </w:rPr>
            </w:pPr>
            <w:r w:rsidRPr="006B24F0">
              <w:rPr>
                <w:rFonts w:ascii="Calibri Light" w:hAnsi="Calibri Light"/>
                <w:color w:val="000000"/>
              </w:rPr>
              <w:t>Connection Object</w:t>
            </w:r>
          </w:p>
        </w:tc>
        <w:tc>
          <w:tcPr>
            <w:tcW w:w="7560" w:type="dxa"/>
            <w:vAlign w:val="center"/>
          </w:tcPr>
          <w:p w14:paraId="4BED09A2" w14:textId="77777777" w:rsidR="00420306" w:rsidRPr="006B24F0" w:rsidRDefault="00420306" w:rsidP="00420306">
            <w:pPr>
              <w:pStyle w:val="TableField-Left"/>
              <w:rPr>
                <w:rFonts w:ascii="Calibri Light" w:hAnsi="Calibri Light" w:cs="Arial"/>
              </w:rPr>
            </w:pPr>
            <w:r w:rsidRPr="006B24F0">
              <w:rPr>
                <w:rFonts w:ascii="Calibri Light" w:hAnsi="Calibri Light"/>
                <w:color w:val="000000"/>
              </w:rPr>
              <w:t>Link between installation and postal regional structure. Usually a building, but can also be a piece of property or other facility, such as a fountain or construction site. The connection object corresponds to the functional location in plant maintenance (PM).</w:t>
            </w:r>
          </w:p>
        </w:tc>
      </w:tr>
      <w:tr w:rsidR="00420306" w:rsidRPr="006B24F0" w14:paraId="6814042B" w14:textId="77777777" w:rsidTr="00FE6E81">
        <w:trPr>
          <w:cantSplit/>
          <w:trHeight w:val="93"/>
        </w:trPr>
        <w:tc>
          <w:tcPr>
            <w:tcW w:w="1777" w:type="dxa"/>
            <w:vAlign w:val="center"/>
          </w:tcPr>
          <w:p w14:paraId="5107C7BC" w14:textId="77777777" w:rsidR="00420306" w:rsidRPr="006B24F0" w:rsidRDefault="00420306" w:rsidP="00420306">
            <w:pPr>
              <w:pStyle w:val="TableField-Center"/>
              <w:rPr>
                <w:rFonts w:ascii="Calibri Light" w:hAnsi="Calibri Light" w:cs="Arial"/>
              </w:rPr>
            </w:pPr>
            <w:r w:rsidRPr="006B24F0">
              <w:rPr>
                <w:rFonts w:ascii="Calibri Light" w:hAnsi="Calibri Light" w:cs="Arial"/>
              </w:rPr>
              <w:t>Customer</w:t>
            </w:r>
          </w:p>
        </w:tc>
        <w:tc>
          <w:tcPr>
            <w:tcW w:w="7560" w:type="dxa"/>
            <w:vAlign w:val="center"/>
          </w:tcPr>
          <w:p w14:paraId="32865FC0" w14:textId="77777777" w:rsidR="00420306" w:rsidRPr="006B24F0" w:rsidRDefault="00420306" w:rsidP="00420306">
            <w:pPr>
              <w:pStyle w:val="TableField-Left"/>
              <w:rPr>
                <w:rFonts w:ascii="Calibri Light" w:hAnsi="Calibri Light" w:cs="Arial"/>
              </w:rPr>
            </w:pPr>
            <w:r w:rsidRPr="006B24F0">
              <w:rPr>
                <w:rFonts w:ascii="Calibri Light" w:hAnsi="Calibri Light"/>
                <w:color w:val="000000"/>
              </w:rPr>
              <w:t xml:space="preserve">Any entity with a relationship with SCE.  This term is usually used in reference to customers (both individuals and organizations) This can include employees and third party suppliers (banks and payment partners). SAP Equivalent is </w:t>
            </w:r>
            <w:r w:rsidRPr="006B24F0">
              <w:rPr>
                <w:rFonts w:ascii="Calibri Light" w:hAnsi="Calibri Light" w:cs="Arial"/>
              </w:rPr>
              <w:t>Business Partner (BP)</w:t>
            </w:r>
          </w:p>
        </w:tc>
      </w:tr>
      <w:tr w:rsidR="00420306" w:rsidRPr="006B24F0" w14:paraId="7505AE39" w14:textId="77777777" w:rsidTr="00FE6E81">
        <w:trPr>
          <w:cantSplit/>
          <w:trHeight w:val="183"/>
        </w:trPr>
        <w:tc>
          <w:tcPr>
            <w:tcW w:w="1777" w:type="dxa"/>
            <w:vAlign w:val="center"/>
          </w:tcPr>
          <w:p w14:paraId="62F0C108" w14:textId="77777777" w:rsidR="00420306" w:rsidRPr="006B24F0" w:rsidRDefault="00420306" w:rsidP="00420306">
            <w:pPr>
              <w:pStyle w:val="TableField-Center"/>
              <w:rPr>
                <w:rFonts w:ascii="Calibri Light" w:hAnsi="Calibri Light" w:cs="Arial"/>
              </w:rPr>
            </w:pPr>
            <w:r w:rsidRPr="006B24F0">
              <w:rPr>
                <w:rFonts w:ascii="Calibri Light" w:hAnsi="Calibri Light" w:cs="Arial"/>
              </w:rPr>
              <w:t>CRB</w:t>
            </w:r>
          </w:p>
        </w:tc>
        <w:tc>
          <w:tcPr>
            <w:tcW w:w="7560" w:type="dxa"/>
            <w:vAlign w:val="center"/>
          </w:tcPr>
          <w:p w14:paraId="492A40D3" w14:textId="77777777" w:rsidR="00420306" w:rsidRPr="006B24F0" w:rsidRDefault="00420306" w:rsidP="00420306">
            <w:pPr>
              <w:pStyle w:val="TableField-Left"/>
              <w:rPr>
                <w:rFonts w:ascii="Calibri Light" w:hAnsi="Calibri Light" w:cs="Arial"/>
              </w:rPr>
            </w:pPr>
            <w:r w:rsidRPr="00976734">
              <w:rPr>
                <w:rFonts w:ascii="Calibri Light" w:hAnsi="Calibri Light" w:cs="Arial"/>
              </w:rPr>
              <w:t>SAP Customer Relationship &amp; Billing system. This is what is being implemented with the CSRP program.</w:t>
            </w:r>
          </w:p>
        </w:tc>
      </w:tr>
      <w:tr w:rsidR="00420306" w:rsidRPr="006B24F0" w14:paraId="4B723A3A" w14:textId="77777777" w:rsidTr="008C3AF4">
        <w:trPr>
          <w:cantSplit/>
          <w:trHeight w:val="432"/>
        </w:trPr>
        <w:tc>
          <w:tcPr>
            <w:tcW w:w="1777" w:type="dxa"/>
            <w:vAlign w:val="center"/>
          </w:tcPr>
          <w:p w14:paraId="75F9BD29" w14:textId="77777777" w:rsidR="00420306" w:rsidRPr="006B24F0" w:rsidRDefault="00420306" w:rsidP="00420306">
            <w:pPr>
              <w:pStyle w:val="TableField-Center"/>
              <w:rPr>
                <w:rFonts w:ascii="Calibri Light" w:hAnsi="Calibri Light" w:cs="Arial"/>
              </w:rPr>
            </w:pPr>
            <w:r>
              <w:rPr>
                <w:rFonts w:ascii="Calibri Light" w:hAnsi="Calibri Light" w:cs="Arial"/>
              </w:rPr>
              <w:t>CSR</w:t>
            </w:r>
          </w:p>
        </w:tc>
        <w:tc>
          <w:tcPr>
            <w:tcW w:w="7560" w:type="dxa"/>
            <w:vAlign w:val="center"/>
          </w:tcPr>
          <w:p w14:paraId="08DAC2DC" w14:textId="77777777" w:rsidR="00420306" w:rsidRPr="006B24F0" w:rsidRDefault="00420306" w:rsidP="00420306">
            <w:pPr>
              <w:pStyle w:val="TableField-Left"/>
              <w:rPr>
                <w:rFonts w:ascii="Calibri Light" w:hAnsi="Calibri Light" w:cs="Arial"/>
              </w:rPr>
            </w:pPr>
            <w:r>
              <w:rPr>
                <w:rFonts w:ascii="Calibri Light" w:hAnsi="Calibri Light" w:cs="Arial"/>
              </w:rPr>
              <w:t>Customer Service Representative</w:t>
            </w:r>
          </w:p>
        </w:tc>
      </w:tr>
      <w:tr w:rsidR="00420306" w:rsidRPr="006B24F0" w14:paraId="2C90BF0A" w14:textId="77777777" w:rsidTr="008C3AF4">
        <w:trPr>
          <w:cantSplit/>
          <w:trHeight w:val="432"/>
        </w:trPr>
        <w:tc>
          <w:tcPr>
            <w:tcW w:w="1777" w:type="dxa"/>
            <w:vAlign w:val="center"/>
          </w:tcPr>
          <w:p w14:paraId="7830A7C5" w14:textId="77777777" w:rsidR="00420306" w:rsidRPr="006B24F0" w:rsidRDefault="00420306" w:rsidP="00420306">
            <w:pPr>
              <w:pStyle w:val="TableField-Center"/>
              <w:rPr>
                <w:rFonts w:ascii="Calibri Light" w:hAnsi="Calibri Light" w:cs="Arial"/>
              </w:rPr>
            </w:pPr>
            <w:r w:rsidRPr="006B24F0">
              <w:rPr>
                <w:rFonts w:ascii="Calibri Light" w:hAnsi="Calibri Light" w:cs="Arial"/>
              </w:rPr>
              <w:t>EAM</w:t>
            </w:r>
          </w:p>
        </w:tc>
        <w:tc>
          <w:tcPr>
            <w:tcW w:w="7560" w:type="dxa"/>
            <w:vAlign w:val="center"/>
          </w:tcPr>
          <w:p w14:paraId="7DA13590" w14:textId="77777777" w:rsidR="00420306" w:rsidRPr="006B24F0" w:rsidRDefault="00420306" w:rsidP="00420306">
            <w:pPr>
              <w:pStyle w:val="TableField-Left"/>
              <w:rPr>
                <w:rFonts w:ascii="Calibri Light" w:hAnsi="Calibri Light" w:cs="Arial"/>
              </w:rPr>
            </w:pPr>
            <w:r w:rsidRPr="006B24F0">
              <w:rPr>
                <w:rFonts w:ascii="Calibri Light" w:hAnsi="Calibri Light" w:cs="Arial"/>
              </w:rPr>
              <w:t>SAP Enterprise Asset Management</w:t>
            </w:r>
          </w:p>
        </w:tc>
      </w:tr>
      <w:tr w:rsidR="00420306" w:rsidRPr="006B24F0" w14:paraId="1874F43E" w14:textId="77777777" w:rsidTr="00FE6E81">
        <w:trPr>
          <w:cantSplit/>
          <w:trHeight w:val="246"/>
        </w:trPr>
        <w:tc>
          <w:tcPr>
            <w:tcW w:w="1777" w:type="dxa"/>
            <w:vAlign w:val="center"/>
          </w:tcPr>
          <w:p w14:paraId="47FDA17F" w14:textId="77777777" w:rsidR="00420306" w:rsidRPr="006B24F0" w:rsidRDefault="001D31E7" w:rsidP="00420306">
            <w:pPr>
              <w:pStyle w:val="TableField-Center"/>
              <w:rPr>
                <w:rFonts w:ascii="Calibri Light" w:hAnsi="Calibri Light" w:cs="Arial"/>
              </w:rPr>
            </w:pPr>
            <w:r>
              <w:rPr>
                <w:rFonts w:ascii="Calibri Light" w:hAnsi="Calibri Light" w:cs="Arial"/>
              </w:rPr>
              <w:t>S/4HANA</w:t>
            </w:r>
          </w:p>
        </w:tc>
        <w:tc>
          <w:tcPr>
            <w:tcW w:w="7560" w:type="dxa"/>
            <w:vAlign w:val="center"/>
          </w:tcPr>
          <w:p w14:paraId="68296E2F" w14:textId="77777777" w:rsidR="00420306" w:rsidRPr="006B24F0" w:rsidRDefault="00420306" w:rsidP="00420306">
            <w:pPr>
              <w:pStyle w:val="TableField-Left"/>
              <w:rPr>
                <w:rFonts w:ascii="Calibri Light" w:hAnsi="Calibri Light" w:cs="Arial"/>
              </w:rPr>
            </w:pPr>
            <w:r>
              <w:rPr>
                <w:rFonts w:ascii="Calibri Light" w:hAnsi="Calibri Light" w:cs="Arial"/>
              </w:rPr>
              <w:t xml:space="preserve">SAP </w:t>
            </w:r>
            <w:r w:rsidRPr="00976734">
              <w:rPr>
                <w:rFonts w:ascii="Calibri Light" w:hAnsi="Calibri Light" w:cs="Arial"/>
              </w:rPr>
              <w:t>ERP Central Component (SAP) - The core SAP modules (FICO, WM, SD, EAM, HR). This term is commonly used to refer to the existing SAP modules imple</w:t>
            </w:r>
            <w:r>
              <w:rPr>
                <w:rFonts w:ascii="Calibri Light" w:hAnsi="Calibri Light" w:cs="Arial"/>
              </w:rPr>
              <w:t>me</w:t>
            </w:r>
            <w:r w:rsidRPr="00976734">
              <w:rPr>
                <w:rFonts w:ascii="Calibri Light" w:hAnsi="Calibri Light" w:cs="Arial"/>
              </w:rPr>
              <w:t>nted at SCE.</w:t>
            </w:r>
          </w:p>
        </w:tc>
      </w:tr>
      <w:tr w:rsidR="00420306" w:rsidRPr="006B24F0" w14:paraId="5D1C36B4" w14:textId="77777777" w:rsidTr="008C3AF4">
        <w:trPr>
          <w:cantSplit/>
          <w:trHeight w:val="432"/>
        </w:trPr>
        <w:tc>
          <w:tcPr>
            <w:tcW w:w="1777" w:type="dxa"/>
            <w:vAlign w:val="center"/>
          </w:tcPr>
          <w:p w14:paraId="59CAA8F7" w14:textId="77777777" w:rsidR="00420306" w:rsidRPr="006B24F0" w:rsidRDefault="00420306" w:rsidP="00420306">
            <w:pPr>
              <w:pStyle w:val="TableField-Center"/>
              <w:rPr>
                <w:rFonts w:ascii="Calibri Light" w:hAnsi="Calibri Light" w:cs="Arial"/>
              </w:rPr>
            </w:pPr>
            <w:r w:rsidRPr="006B24F0">
              <w:rPr>
                <w:rFonts w:ascii="Calibri Light" w:hAnsi="Calibri Light" w:cs="Arial"/>
              </w:rPr>
              <w:t>ERP</w:t>
            </w:r>
          </w:p>
        </w:tc>
        <w:tc>
          <w:tcPr>
            <w:tcW w:w="7560" w:type="dxa"/>
            <w:vAlign w:val="center"/>
          </w:tcPr>
          <w:p w14:paraId="4EC0FFA5" w14:textId="77777777" w:rsidR="00420306" w:rsidRPr="006B24F0" w:rsidRDefault="00420306" w:rsidP="00420306">
            <w:pPr>
              <w:pStyle w:val="TableField-Left"/>
              <w:rPr>
                <w:rFonts w:ascii="Calibri Light" w:hAnsi="Calibri Light" w:cs="Arial"/>
              </w:rPr>
            </w:pPr>
            <w:r w:rsidRPr="006B24F0">
              <w:rPr>
                <w:rFonts w:ascii="Calibri Light" w:hAnsi="Calibri Light" w:cs="Arial"/>
              </w:rPr>
              <w:t>SAP Enterprise Resource Planning</w:t>
            </w:r>
          </w:p>
        </w:tc>
      </w:tr>
      <w:tr w:rsidR="00420306" w:rsidRPr="006B24F0" w14:paraId="36123D4E" w14:textId="77777777" w:rsidTr="008C3AF4">
        <w:trPr>
          <w:cantSplit/>
          <w:trHeight w:val="432"/>
        </w:trPr>
        <w:tc>
          <w:tcPr>
            <w:tcW w:w="1777" w:type="dxa"/>
            <w:vAlign w:val="center"/>
          </w:tcPr>
          <w:p w14:paraId="1E6B8876" w14:textId="77777777" w:rsidR="00420306" w:rsidRPr="006B24F0" w:rsidRDefault="00420306" w:rsidP="00420306">
            <w:pPr>
              <w:pStyle w:val="TableField-Center"/>
              <w:rPr>
                <w:rFonts w:ascii="Calibri Light" w:hAnsi="Calibri Light" w:cs="Arial"/>
              </w:rPr>
            </w:pPr>
            <w:r w:rsidRPr="006B24F0">
              <w:rPr>
                <w:rFonts w:ascii="Calibri Light" w:hAnsi="Calibri Light" w:cs="Arial"/>
              </w:rPr>
              <w:t>IMG</w:t>
            </w:r>
          </w:p>
        </w:tc>
        <w:tc>
          <w:tcPr>
            <w:tcW w:w="7560" w:type="dxa"/>
            <w:vAlign w:val="center"/>
          </w:tcPr>
          <w:p w14:paraId="1E5ECE04" w14:textId="77777777" w:rsidR="00420306" w:rsidRPr="006B24F0" w:rsidRDefault="00420306" w:rsidP="00420306">
            <w:pPr>
              <w:pStyle w:val="TableField-Left"/>
              <w:rPr>
                <w:rFonts w:ascii="Calibri Light" w:hAnsi="Calibri Light" w:cs="Arial"/>
              </w:rPr>
            </w:pPr>
            <w:r w:rsidRPr="006B24F0">
              <w:rPr>
                <w:rFonts w:ascii="Calibri Light" w:hAnsi="Calibri Light" w:cs="Arial"/>
              </w:rPr>
              <w:t>SAP Implementation Guide - where configuration is performed</w:t>
            </w:r>
          </w:p>
        </w:tc>
      </w:tr>
      <w:tr w:rsidR="00420306" w:rsidRPr="006B24F0" w14:paraId="0AEA21B3" w14:textId="77777777" w:rsidTr="008C3AF4">
        <w:trPr>
          <w:cantSplit/>
          <w:trHeight w:val="432"/>
        </w:trPr>
        <w:tc>
          <w:tcPr>
            <w:tcW w:w="1777" w:type="dxa"/>
            <w:vAlign w:val="center"/>
          </w:tcPr>
          <w:p w14:paraId="74C6A89B" w14:textId="77777777" w:rsidR="00420306" w:rsidRPr="006B24F0" w:rsidRDefault="00420306" w:rsidP="00420306">
            <w:pPr>
              <w:pStyle w:val="TableField-Center"/>
              <w:rPr>
                <w:rFonts w:ascii="Calibri Light" w:hAnsi="Calibri Light" w:cs="Arial"/>
              </w:rPr>
            </w:pPr>
            <w:r w:rsidRPr="006B24F0">
              <w:rPr>
                <w:rFonts w:ascii="Calibri Light" w:hAnsi="Calibri Light"/>
                <w:color w:val="000000"/>
              </w:rPr>
              <w:t>Level Pay Plans</w:t>
            </w:r>
          </w:p>
        </w:tc>
        <w:tc>
          <w:tcPr>
            <w:tcW w:w="7560" w:type="dxa"/>
            <w:vAlign w:val="center"/>
          </w:tcPr>
          <w:p w14:paraId="043F4942" w14:textId="77777777" w:rsidR="00420306" w:rsidRPr="006B24F0" w:rsidRDefault="00420306" w:rsidP="00420306">
            <w:pPr>
              <w:pStyle w:val="TableField-Left"/>
              <w:rPr>
                <w:rFonts w:ascii="Calibri Light" w:hAnsi="Calibri Light" w:cs="Arial"/>
              </w:rPr>
            </w:pPr>
            <w:r w:rsidRPr="006B24F0">
              <w:rPr>
                <w:rFonts w:ascii="Calibri Light" w:hAnsi="Calibri Light"/>
                <w:color w:val="000000"/>
              </w:rPr>
              <w:t>SAP equivalent term is Budget Billing.  Budget Billing allows customers to pay regular equal amounts over a yearly period.</w:t>
            </w:r>
          </w:p>
        </w:tc>
      </w:tr>
      <w:tr w:rsidR="00420306" w:rsidRPr="006B24F0" w14:paraId="3D74580F" w14:textId="77777777" w:rsidTr="00AE1682">
        <w:trPr>
          <w:cantSplit/>
          <w:trHeight w:val="192"/>
        </w:trPr>
        <w:tc>
          <w:tcPr>
            <w:tcW w:w="1777" w:type="dxa"/>
            <w:vAlign w:val="center"/>
          </w:tcPr>
          <w:p w14:paraId="531B96C2" w14:textId="77777777" w:rsidR="00420306" w:rsidRPr="006B24F0" w:rsidRDefault="00420306" w:rsidP="00420306">
            <w:pPr>
              <w:pStyle w:val="TableField-Center"/>
              <w:rPr>
                <w:rFonts w:ascii="Calibri Light" w:hAnsi="Calibri Light" w:cs="Arial"/>
              </w:rPr>
            </w:pPr>
            <w:proofErr w:type="spellStart"/>
            <w:r>
              <w:rPr>
                <w:rFonts w:ascii="Calibri Light" w:hAnsi="Calibri Light" w:cs="Arial"/>
              </w:rPr>
              <w:t>PoD</w:t>
            </w:r>
            <w:proofErr w:type="spellEnd"/>
          </w:p>
        </w:tc>
        <w:tc>
          <w:tcPr>
            <w:tcW w:w="7560" w:type="dxa"/>
            <w:vAlign w:val="center"/>
          </w:tcPr>
          <w:p w14:paraId="64737C4C" w14:textId="77777777" w:rsidR="00420306" w:rsidRPr="006B24F0" w:rsidRDefault="00420306" w:rsidP="00420306">
            <w:pPr>
              <w:pStyle w:val="TableField-Left"/>
              <w:rPr>
                <w:rFonts w:ascii="Calibri Light" w:hAnsi="Calibri Light" w:cs="Arial"/>
              </w:rPr>
            </w:pPr>
            <w:r>
              <w:rPr>
                <w:rFonts w:ascii="Calibri Light" w:hAnsi="Calibri Light" w:cs="Arial"/>
              </w:rPr>
              <w:t>Point of Delivery, an object in Installation</w:t>
            </w:r>
          </w:p>
        </w:tc>
      </w:tr>
      <w:tr w:rsidR="00420306" w:rsidRPr="006B24F0" w14:paraId="53BE9A63" w14:textId="77777777" w:rsidTr="00AE1682">
        <w:trPr>
          <w:cantSplit/>
          <w:trHeight w:val="192"/>
        </w:trPr>
        <w:tc>
          <w:tcPr>
            <w:tcW w:w="1777" w:type="dxa"/>
            <w:vAlign w:val="center"/>
          </w:tcPr>
          <w:p w14:paraId="3363193B" w14:textId="77777777" w:rsidR="00420306" w:rsidRDefault="00420306" w:rsidP="00420306">
            <w:pPr>
              <w:pStyle w:val="TableField-Center"/>
              <w:rPr>
                <w:rFonts w:ascii="Calibri Light" w:hAnsi="Calibri Light" w:cs="Arial"/>
              </w:rPr>
            </w:pPr>
            <w:r w:rsidRPr="006B24F0">
              <w:rPr>
                <w:rFonts w:ascii="Calibri Light" w:hAnsi="Calibri Light" w:cs="Arial"/>
              </w:rPr>
              <w:t>SCE</w:t>
            </w:r>
          </w:p>
        </w:tc>
        <w:tc>
          <w:tcPr>
            <w:tcW w:w="7560" w:type="dxa"/>
            <w:vAlign w:val="center"/>
          </w:tcPr>
          <w:p w14:paraId="7BCBC7D8" w14:textId="77777777" w:rsidR="00420306" w:rsidRDefault="00420306" w:rsidP="00420306">
            <w:pPr>
              <w:pStyle w:val="TableField-Left"/>
              <w:rPr>
                <w:rFonts w:ascii="Calibri Light" w:hAnsi="Calibri Light" w:cs="Arial"/>
              </w:rPr>
            </w:pPr>
            <w:r w:rsidRPr="006B24F0">
              <w:rPr>
                <w:rFonts w:ascii="Calibri Light" w:hAnsi="Calibri Light" w:cs="Arial"/>
              </w:rPr>
              <w:t>Southern California Edison</w:t>
            </w:r>
          </w:p>
        </w:tc>
      </w:tr>
      <w:tr w:rsidR="00420306" w:rsidRPr="006B24F0" w14:paraId="23AF6C7D" w14:textId="77777777" w:rsidTr="00AE1682">
        <w:trPr>
          <w:cantSplit/>
          <w:trHeight w:val="192"/>
        </w:trPr>
        <w:tc>
          <w:tcPr>
            <w:tcW w:w="1777" w:type="dxa"/>
            <w:vAlign w:val="center"/>
          </w:tcPr>
          <w:p w14:paraId="5235979D" w14:textId="77777777" w:rsidR="00420306" w:rsidRPr="006B24F0" w:rsidRDefault="00420306" w:rsidP="00420306">
            <w:pPr>
              <w:pStyle w:val="TableField-Center"/>
              <w:rPr>
                <w:rFonts w:ascii="Calibri Light" w:hAnsi="Calibri Light" w:cs="Arial"/>
              </w:rPr>
            </w:pPr>
            <w:r w:rsidRPr="006B24F0">
              <w:rPr>
                <w:rFonts w:ascii="Calibri Light" w:hAnsi="Calibri Light"/>
                <w:color w:val="000000"/>
              </w:rPr>
              <w:t>Summary Billing</w:t>
            </w:r>
          </w:p>
        </w:tc>
        <w:tc>
          <w:tcPr>
            <w:tcW w:w="7560" w:type="dxa"/>
            <w:vAlign w:val="center"/>
          </w:tcPr>
          <w:p w14:paraId="6D063F18" w14:textId="77777777" w:rsidR="00420306" w:rsidRPr="006B24F0" w:rsidRDefault="00420306" w:rsidP="00420306">
            <w:pPr>
              <w:pStyle w:val="TableField-Left"/>
              <w:rPr>
                <w:rFonts w:ascii="Calibri Light" w:hAnsi="Calibri Light" w:cs="Arial"/>
              </w:rPr>
            </w:pPr>
            <w:r w:rsidRPr="006B24F0">
              <w:rPr>
                <w:rFonts w:ascii="Calibri Light" w:hAnsi="Calibri Light"/>
                <w:color w:val="000000"/>
              </w:rPr>
              <w:t>Standard SAP functionality that enables the invoicing of multiple Contract Accounts under one Parent Contract Account (Consolidated Summary Billing).  SAP equivalent is Collective Billing.</w:t>
            </w:r>
          </w:p>
        </w:tc>
      </w:tr>
      <w:tr w:rsidR="00420306" w:rsidRPr="006B24F0" w14:paraId="1BCCE755" w14:textId="77777777" w:rsidTr="00AE1682">
        <w:trPr>
          <w:cantSplit/>
          <w:trHeight w:val="192"/>
        </w:trPr>
        <w:tc>
          <w:tcPr>
            <w:tcW w:w="1777" w:type="dxa"/>
            <w:vAlign w:val="center"/>
          </w:tcPr>
          <w:p w14:paraId="1BE1B920" w14:textId="77777777" w:rsidR="00420306" w:rsidRPr="006B24F0" w:rsidRDefault="00420306" w:rsidP="00420306">
            <w:pPr>
              <w:pStyle w:val="TableField-Center"/>
              <w:rPr>
                <w:rFonts w:ascii="Calibri Light" w:hAnsi="Calibri Light"/>
                <w:color w:val="000000"/>
              </w:rPr>
            </w:pPr>
            <w:r w:rsidRPr="006B24F0">
              <w:rPr>
                <w:rFonts w:ascii="Calibri Light" w:hAnsi="Calibri Light" w:cs="Arial"/>
              </w:rPr>
              <w:t>TMD</w:t>
            </w:r>
          </w:p>
        </w:tc>
        <w:tc>
          <w:tcPr>
            <w:tcW w:w="7560" w:type="dxa"/>
            <w:vAlign w:val="center"/>
          </w:tcPr>
          <w:p w14:paraId="3D87BF91" w14:textId="77777777" w:rsidR="00420306" w:rsidRPr="006B24F0" w:rsidRDefault="00420306" w:rsidP="00420306">
            <w:pPr>
              <w:pStyle w:val="TableField-Left"/>
              <w:rPr>
                <w:rFonts w:ascii="Calibri Light" w:hAnsi="Calibri Light"/>
                <w:color w:val="000000"/>
              </w:rPr>
            </w:pPr>
            <w:r w:rsidRPr="006B24F0">
              <w:rPr>
                <w:rFonts w:ascii="Calibri Light" w:hAnsi="Calibri Light" w:cs="Arial"/>
              </w:rPr>
              <w:t xml:space="preserve">SAP Technical Master Data </w:t>
            </w:r>
            <w:r w:rsidR="005A5ABC" w:rsidRPr="006B24F0">
              <w:rPr>
                <w:rFonts w:ascii="Calibri Light" w:hAnsi="Calibri Light" w:cs="Arial"/>
              </w:rPr>
              <w:t>E.g.</w:t>
            </w:r>
            <w:r w:rsidRPr="006B24F0">
              <w:rPr>
                <w:rFonts w:ascii="Calibri Light" w:hAnsi="Calibri Light" w:cs="Arial"/>
              </w:rPr>
              <w:t xml:space="preserve"> Connection Object, Premise and Device Location</w:t>
            </w:r>
          </w:p>
        </w:tc>
      </w:tr>
      <w:tr w:rsidR="00420306" w:rsidRPr="006B24F0" w14:paraId="6BF58561" w14:textId="77777777" w:rsidTr="00AE1682">
        <w:trPr>
          <w:cantSplit/>
          <w:trHeight w:val="192"/>
        </w:trPr>
        <w:tc>
          <w:tcPr>
            <w:tcW w:w="1777" w:type="dxa"/>
            <w:vAlign w:val="center"/>
          </w:tcPr>
          <w:p w14:paraId="1ED37090" w14:textId="77777777" w:rsidR="00420306" w:rsidRPr="006B24F0" w:rsidRDefault="00420306" w:rsidP="00420306">
            <w:pPr>
              <w:pStyle w:val="TableField-Center"/>
              <w:rPr>
                <w:rFonts w:ascii="Calibri Light" w:hAnsi="Calibri Light" w:cs="Arial"/>
              </w:rPr>
            </w:pPr>
          </w:p>
        </w:tc>
        <w:tc>
          <w:tcPr>
            <w:tcW w:w="7560" w:type="dxa"/>
            <w:vAlign w:val="center"/>
          </w:tcPr>
          <w:p w14:paraId="3091FF22" w14:textId="77777777" w:rsidR="00420306" w:rsidRPr="006B24F0" w:rsidRDefault="00420306" w:rsidP="00420306">
            <w:pPr>
              <w:pStyle w:val="TableField-Left"/>
              <w:rPr>
                <w:rFonts w:ascii="Calibri Light" w:hAnsi="Calibri Light" w:cs="Arial"/>
              </w:rPr>
            </w:pPr>
          </w:p>
        </w:tc>
      </w:tr>
    </w:tbl>
    <w:p w14:paraId="450AC5C3" w14:textId="77777777" w:rsidR="00E0118B" w:rsidRPr="006B24F0" w:rsidRDefault="00E0118B" w:rsidP="00DF7511">
      <w:pPr>
        <w:pStyle w:val="Heading2Text"/>
        <w:ind w:left="0"/>
        <w:rPr>
          <w:rFonts w:ascii="Calibri Light" w:hAnsi="Calibri Light" w:cs="Arial"/>
        </w:rPr>
      </w:pPr>
    </w:p>
    <w:p w14:paraId="4951967E" w14:textId="77777777" w:rsidR="00F029C3" w:rsidRPr="006B24F0" w:rsidRDefault="00F029C3" w:rsidP="00E0118B">
      <w:pPr>
        <w:pStyle w:val="Heading2Text"/>
        <w:rPr>
          <w:rFonts w:ascii="Calibri Light" w:hAnsi="Calibri Light" w:cs="Arial"/>
        </w:rPr>
      </w:pPr>
      <w:r w:rsidRPr="006B24F0">
        <w:rPr>
          <w:rFonts w:ascii="Calibri Light" w:hAnsi="Calibri Light" w:cs="Arial"/>
        </w:rPr>
        <w:t xml:space="preserve">Additional terms may be found in APSE </w:t>
      </w:r>
      <w:hyperlink r:id="rId12" w:history="1">
        <w:r w:rsidRPr="006B24F0">
          <w:rPr>
            <w:rStyle w:val="Hyperlink"/>
            <w:rFonts w:ascii="Calibri Light" w:hAnsi="Calibri Light" w:cs="Arial"/>
          </w:rPr>
          <w:t>General Document # 32 CSRP Glossary</w:t>
        </w:r>
      </w:hyperlink>
    </w:p>
    <w:p w14:paraId="5A0732A5" w14:textId="77777777" w:rsidR="00E0118B" w:rsidRPr="006B24F0" w:rsidRDefault="00E0118B" w:rsidP="002F58D0">
      <w:pPr>
        <w:pStyle w:val="Heading1"/>
        <w:rPr>
          <w:rFonts w:ascii="Calibri Light" w:hAnsi="Calibri Light"/>
        </w:rPr>
      </w:pPr>
      <w:bookmarkStart w:id="45" w:name="_Toc406588300"/>
      <w:bookmarkStart w:id="46" w:name="_Toc491613806"/>
      <w:bookmarkStart w:id="47" w:name="_Toc512193927"/>
      <w:r w:rsidRPr="006B24F0">
        <w:rPr>
          <w:rFonts w:ascii="Calibri Light" w:hAnsi="Calibri Light"/>
        </w:rPr>
        <w:lastRenderedPageBreak/>
        <w:t>Business Process Design</w:t>
      </w:r>
      <w:bookmarkEnd w:id="45"/>
      <w:bookmarkEnd w:id="46"/>
      <w:bookmarkEnd w:id="47"/>
    </w:p>
    <w:p w14:paraId="3CEB490E" w14:textId="49816F60" w:rsidR="007F41C7" w:rsidRDefault="009A05E8" w:rsidP="00AB0E84">
      <w:pPr>
        <w:pStyle w:val="Heading2Text"/>
        <w:rPr>
          <w:rFonts w:ascii="Calibri Light" w:hAnsi="Calibri Light" w:cs="Arial"/>
        </w:rPr>
      </w:pPr>
      <w:bookmarkStart w:id="48" w:name="_Toc368501741"/>
      <w:bookmarkStart w:id="49" w:name="_Ref391280030"/>
      <w:bookmarkStart w:id="50" w:name="_Toc406588302"/>
      <w:bookmarkStart w:id="51" w:name="_Toc491613808"/>
      <w:r>
        <w:rPr>
          <w:rFonts w:ascii="Calibri Light" w:hAnsi="Calibri Light" w:cs="Arial"/>
        </w:rPr>
        <w:t xml:space="preserve">This section of the document contains </w:t>
      </w:r>
      <w:r w:rsidR="001A28D9">
        <w:rPr>
          <w:rFonts w:ascii="Calibri Light" w:hAnsi="Calibri Light" w:cs="Arial"/>
        </w:rPr>
        <w:t xml:space="preserve">the </w:t>
      </w:r>
      <w:r>
        <w:rPr>
          <w:rFonts w:ascii="Calibri Light" w:hAnsi="Calibri Light" w:cs="Arial"/>
        </w:rPr>
        <w:t xml:space="preserve">business process </w:t>
      </w:r>
      <w:r w:rsidR="00F552CC">
        <w:rPr>
          <w:rFonts w:ascii="Calibri Light" w:hAnsi="Calibri Light" w:cs="Arial"/>
        </w:rPr>
        <w:t>for</w:t>
      </w:r>
      <w:r w:rsidR="001F403B">
        <w:rPr>
          <w:rFonts w:ascii="Calibri Light" w:hAnsi="Calibri Light" w:cs="Arial"/>
        </w:rPr>
        <w:t xml:space="preserve"> handling </w:t>
      </w:r>
      <w:r>
        <w:rPr>
          <w:rFonts w:ascii="Calibri Light" w:hAnsi="Calibri Light" w:cs="Arial"/>
        </w:rPr>
        <w:t>Complaints.</w:t>
      </w:r>
      <w:r w:rsidR="00BF45AA">
        <w:rPr>
          <w:rFonts w:ascii="Calibri Light" w:hAnsi="Calibri Light" w:cs="Arial"/>
        </w:rPr>
        <w:t xml:space="preserve"> </w:t>
      </w:r>
    </w:p>
    <w:p w14:paraId="5CC6FB74" w14:textId="58F75962" w:rsidR="00754D5F" w:rsidRDefault="00754D5F" w:rsidP="00AB0E84">
      <w:pPr>
        <w:pStyle w:val="Heading2Text"/>
        <w:rPr>
          <w:rFonts w:ascii="Calibri Light" w:hAnsi="Calibri Light" w:cs="Arial"/>
        </w:rPr>
      </w:pPr>
      <w:r>
        <w:rPr>
          <w:rFonts w:ascii="Calibri Light" w:hAnsi="Calibri Light" w:cs="Arial"/>
        </w:rPr>
        <w:t xml:space="preserve">There are </w:t>
      </w:r>
      <w:r w:rsidR="00D84556">
        <w:rPr>
          <w:rFonts w:ascii="Calibri Light" w:hAnsi="Calibri Light" w:cs="Arial"/>
        </w:rPr>
        <w:t>3</w:t>
      </w:r>
      <w:r>
        <w:rPr>
          <w:rFonts w:ascii="Calibri Light" w:hAnsi="Calibri Light" w:cs="Arial"/>
        </w:rPr>
        <w:t xml:space="preserve"> </w:t>
      </w:r>
      <w:r w:rsidR="004911F7">
        <w:rPr>
          <w:rFonts w:ascii="Calibri Light" w:hAnsi="Calibri Light" w:cs="Arial"/>
        </w:rPr>
        <w:t>method</w:t>
      </w:r>
      <w:r w:rsidR="00445BA5">
        <w:rPr>
          <w:rFonts w:ascii="Calibri Light" w:hAnsi="Calibri Light" w:cs="Arial"/>
        </w:rPr>
        <w:t>s</w:t>
      </w:r>
      <w:r>
        <w:rPr>
          <w:rFonts w:ascii="Calibri Light" w:hAnsi="Calibri Light" w:cs="Arial"/>
        </w:rPr>
        <w:t xml:space="preserve"> to log and track complain</w:t>
      </w:r>
      <w:r w:rsidR="00445BA5">
        <w:rPr>
          <w:rFonts w:ascii="Calibri Light" w:hAnsi="Calibri Light" w:cs="Arial"/>
        </w:rPr>
        <w:t>ts</w:t>
      </w:r>
      <w:r>
        <w:rPr>
          <w:rFonts w:ascii="Calibri Light" w:hAnsi="Calibri Light" w:cs="Arial"/>
        </w:rPr>
        <w:t xml:space="preserve"> in Hybris C4C and they are:</w:t>
      </w:r>
    </w:p>
    <w:p w14:paraId="4081ADD4" w14:textId="56773C96" w:rsidR="00754D5F" w:rsidRDefault="00754D5F" w:rsidP="00754D5F">
      <w:pPr>
        <w:pStyle w:val="Heading2Text"/>
        <w:numPr>
          <w:ilvl w:val="0"/>
          <w:numId w:val="19"/>
        </w:numPr>
        <w:rPr>
          <w:rFonts w:ascii="Calibri Light" w:hAnsi="Calibri Light" w:cs="Arial"/>
        </w:rPr>
      </w:pPr>
      <w:r>
        <w:rPr>
          <w:rFonts w:ascii="Calibri Light" w:hAnsi="Calibri Light" w:cs="Arial"/>
        </w:rPr>
        <w:t>Ticket: Is use</w:t>
      </w:r>
      <w:r w:rsidR="00445BA5">
        <w:rPr>
          <w:rFonts w:ascii="Calibri Light" w:hAnsi="Calibri Light" w:cs="Arial"/>
        </w:rPr>
        <w:t>d</w:t>
      </w:r>
      <w:r w:rsidR="001C1C22">
        <w:rPr>
          <w:rFonts w:ascii="Calibri Light" w:hAnsi="Calibri Light" w:cs="Arial"/>
        </w:rPr>
        <w:t xml:space="preserve"> by </w:t>
      </w:r>
      <w:r>
        <w:rPr>
          <w:rFonts w:ascii="Calibri Light" w:hAnsi="Calibri Light" w:cs="Arial"/>
        </w:rPr>
        <w:t>Front Office user</w:t>
      </w:r>
      <w:r w:rsidR="001C1C22">
        <w:rPr>
          <w:rFonts w:ascii="Calibri Light" w:hAnsi="Calibri Light" w:cs="Arial"/>
        </w:rPr>
        <w:t>s</w:t>
      </w:r>
      <w:r>
        <w:rPr>
          <w:rFonts w:ascii="Calibri Light" w:hAnsi="Calibri Light" w:cs="Arial"/>
        </w:rPr>
        <w:t xml:space="preserve"> such as CCC/BCD to assign </w:t>
      </w:r>
      <w:r w:rsidR="00DF2C68">
        <w:rPr>
          <w:rFonts w:ascii="Calibri Light" w:hAnsi="Calibri Light" w:cs="Arial"/>
        </w:rPr>
        <w:t xml:space="preserve">work to other employees or departments or to </w:t>
      </w:r>
      <w:r w:rsidR="00B36296">
        <w:rPr>
          <w:rFonts w:ascii="Calibri Light" w:hAnsi="Calibri Light" w:cs="Arial"/>
        </w:rPr>
        <w:t>escalate</w:t>
      </w:r>
      <w:r w:rsidR="00DF2C68">
        <w:rPr>
          <w:rFonts w:ascii="Calibri Light" w:hAnsi="Calibri Light" w:cs="Arial"/>
        </w:rPr>
        <w:t xml:space="preserve"> a</w:t>
      </w:r>
      <w:r w:rsidR="00B36296">
        <w:rPr>
          <w:rFonts w:ascii="Calibri Light" w:hAnsi="Calibri Light" w:cs="Arial"/>
        </w:rPr>
        <w:t xml:space="preserve"> call/complaint</w:t>
      </w:r>
      <w:r>
        <w:rPr>
          <w:rFonts w:ascii="Calibri Light" w:hAnsi="Calibri Light" w:cs="Arial"/>
        </w:rPr>
        <w:t xml:space="preserve"> to </w:t>
      </w:r>
      <w:r w:rsidR="00CF4777">
        <w:rPr>
          <w:rFonts w:ascii="Calibri Light" w:hAnsi="Calibri Light" w:cs="Arial"/>
        </w:rPr>
        <w:t xml:space="preserve">another individual or group i.e. </w:t>
      </w:r>
      <w:r>
        <w:rPr>
          <w:rFonts w:ascii="Calibri Light" w:hAnsi="Calibri Light" w:cs="Arial"/>
        </w:rPr>
        <w:t xml:space="preserve">supervisor. Refer to BPD </w:t>
      </w:r>
      <w:hyperlink r:id="rId13" w:history="1">
        <w:r w:rsidRPr="00754D5F">
          <w:rPr>
            <w:rStyle w:val="Hyperlink"/>
            <w:rFonts w:ascii="Calibri Light" w:hAnsi="Calibri Light" w:cs="Arial"/>
            <w:i/>
          </w:rPr>
          <w:t>to BPD CIM-CS-06 - Handle Customer Inquiries</w:t>
        </w:r>
      </w:hyperlink>
      <w:r>
        <w:rPr>
          <w:rFonts w:ascii="Calibri Light" w:hAnsi="Calibri Light" w:cs="Arial"/>
          <w:i/>
        </w:rPr>
        <w:t xml:space="preserve"> </w:t>
      </w:r>
      <w:r>
        <w:rPr>
          <w:rFonts w:ascii="Calibri Light" w:hAnsi="Calibri Light" w:cs="Arial"/>
        </w:rPr>
        <w:t>for more information on Ticket.</w:t>
      </w:r>
    </w:p>
    <w:p w14:paraId="36EBA935" w14:textId="7A5DB9DC" w:rsidR="00754D5F" w:rsidRDefault="00754D5F" w:rsidP="00754D5F">
      <w:pPr>
        <w:pStyle w:val="Heading2Text"/>
        <w:numPr>
          <w:ilvl w:val="0"/>
          <w:numId w:val="19"/>
        </w:numPr>
        <w:rPr>
          <w:rFonts w:ascii="Calibri Light" w:hAnsi="Calibri Light" w:cs="Arial"/>
        </w:rPr>
      </w:pPr>
      <w:r>
        <w:rPr>
          <w:rFonts w:ascii="Calibri Light" w:hAnsi="Calibri Light" w:cs="Arial"/>
        </w:rPr>
        <w:t>BPEM Case: Is use</w:t>
      </w:r>
      <w:r w:rsidR="00CF4777">
        <w:rPr>
          <w:rFonts w:ascii="Calibri Light" w:hAnsi="Calibri Light" w:cs="Arial"/>
        </w:rPr>
        <w:t>d</w:t>
      </w:r>
      <w:r>
        <w:rPr>
          <w:rFonts w:ascii="Calibri Light" w:hAnsi="Calibri Light" w:cs="Arial"/>
        </w:rPr>
        <w:t xml:space="preserve"> when </w:t>
      </w:r>
      <w:r w:rsidR="001C1C22">
        <w:rPr>
          <w:rFonts w:ascii="Calibri Light" w:hAnsi="Calibri Light" w:cs="Arial"/>
        </w:rPr>
        <w:t xml:space="preserve">the </w:t>
      </w:r>
      <w:r>
        <w:rPr>
          <w:rFonts w:ascii="Calibri Light" w:hAnsi="Calibri Light" w:cs="Arial"/>
        </w:rPr>
        <w:t>Front Office supervisor/manager is not able to r</w:t>
      </w:r>
      <w:r w:rsidR="00F552CC">
        <w:rPr>
          <w:rFonts w:ascii="Calibri Light" w:hAnsi="Calibri Light" w:cs="Arial"/>
        </w:rPr>
        <w:t>esolve the complaint and requir</w:t>
      </w:r>
      <w:r w:rsidR="00394C89">
        <w:rPr>
          <w:rFonts w:ascii="Calibri Light" w:hAnsi="Calibri Light" w:cs="Arial"/>
        </w:rPr>
        <w:t>es</w:t>
      </w:r>
      <w:r w:rsidR="00F552CC">
        <w:rPr>
          <w:rFonts w:ascii="Calibri Light" w:hAnsi="Calibri Light" w:cs="Arial"/>
        </w:rPr>
        <w:t xml:space="preserve"> the user</w:t>
      </w:r>
      <w:r>
        <w:rPr>
          <w:rFonts w:ascii="Calibri Light" w:hAnsi="Calibri Light" w:cs="Arial"/>
        </w:rPr>
        <w:t xml:space="preserve"> to refer the complaint to Consumer Affairs</w:t>
      </w:r>
      <w:r w:rsidR="00DF2C68">
        <w:rPr>
          <w:rFonts w:ascii="Calibri Light" w:hAnsi="Calibri Light" w:cs="Arial"/>
        </w:rPr>
        <w:t xml:space="preserve"> or CS Info Governance</w:t>
      </w:r>
      <w:r>
        <w:rPr>
          <w:rFonts w:ascii="Calibri Light" w:hAnsi="Calibri Light" w:cs="Arial"/>
        </w:rPr>
        <w:t>.</w:t>
      </w:r>
      <w:r w:rsidR="00643D16">
        <w:rPr>
          <w:rFonts w:ascii="Calibri Light" w:hAnsi="Calibri Light" w:cs="Arial"/>
        </w:rPr>
        <w:t xml:space="preserve"> </w:t>
      </w:r>
      <w:r>
        <w:rPr>
          <w:rFonts w:ascii="Calibri Light" w:hAnsi="Calibri Light" w:cs="Arial"/>
        </w:rPr>
        <w:t xml:space="preserve">The BPEM Case is created </w:t>
      </w:r>
      <w:r w:rsidR="001C1C22">
        <w:rPr>
          <w:rFonts w:ascii="Calibri Light" w:hAnsi="Calibri Light" w:cs="Arial"/>
        </w:rPr>
        <w:t>from</w:t>
      </w:r>
      <w:r>
        <w:rPr>
          <w:rFonts w:ascii="Calibri Light" w:hAnsi="Calibri Light" w:cs="Arial"/>
        </w:rPr>
        <w:t xml:space="preserve"> a Ticket</w:t>
      </w:r>
      <w:ins w:id="52" w:author="Tuan Yap" w:date="2019-06-20T11:30:00Z">
        <w:r w:rsidR="00616290">
          <w:rPr>
            <w:rFonts w:ascii="Calibri Light" w:hAnsi="Calibri Light" w:cs="Arial"/>
          </w:rPr>
          <w:t xml:space="preserve"> or C4C </w:t>
        </w:r>
      </w:ins>
      <w:ins w:id="53" w:author="Tuan Yap" w:date="2019-06-20T07:51:00Z">
        <w:r w:rsidR="00C0481B">
          <w:rPr>
            <w:rFonts w:ascii="Calibri Light" w:hAnsi="Calibri Light" w:cs="Arial"/>
          </w:rPr>
          <w:t>FOP</w:t>
        </w:r>
      </w:ins>
      <w:r>
        <w:rPr>
          <w:rFonts w:ascii="Calibri Light" w:hAnsi="Calibri Light" w:cs="Arial"/>
        </w:rPr>
        <w:t xml:space="preserve">. </w:t>
      </w:r>
      <w:ins w:id="54" w:author="Tuan Yap" w:date="2019-06-20T11:30:00Z">
        <w:r w:rsidR="00616290">
          <w:rPr>
            <w:rFonts w:ascii="Calibri Light" w:hAnsi="Calibri Light" w:cs="Arial"/>
          </w:rPr>
          <w:t xml:space="preserve">BPEM Case created from a Ticket can reference to BP Object. BPEM Case created from C4C FOP can reference to any SAP Object configured for the BPEM Case. </w:t>
        </w:r>
      </w:ins>
      <w:r>
        <w:rPr>
          <w:rFonts w:ascii="Calibri Light" w:hAnsi="Calibri Light" w:cs="Arial"/>
        </w:rPr>
        <w:t xml:space="preserve">Refer to BPD </w:t>
      </w:r>
      <w:hyperlink r:id="rId14" w:history="1">
        <w:r w:rsidRPr="00754D5F">
          <w:rPr>
            <w:rStyle w:val="Hyperlink"/>
            <w:rFonts w:ascii="Calibri Light" w:hAnsi="Calibri Light" w:cs="Arial"/>
            <w:i/>
          </w:rPr>
          <w:t>EM-01 - Exception Work Assignments</w:t>
        </w:r>
      </w:hyperlink>
      <w:r>
        <w:rPr>
          <w:rFonts w:ascii="Calibri Light" w:hAnsi="Calibri Light" w:cs="Arial"/>
        </w:rPr>
        <w:t xml:space="preserve"> for more information on BPEM Case.</w:t>
      </w:r>
    </w:p>
    <w:p w14:paraId="4141218A" w14:textId="4FF7495C" w:rsidR="00D84556" w:rsidRDefault="00D84556" w:rsidP="00754D5F">
      <w:pPr>
        <w:pStyle w:val="Heading2Text"/>
        <w:numPr>
          <w:ilvl w:val="0"/>
          <w:numId w:val="19"/>
        </w:numPr>
        <w:rPr>
          <w:rFonts w:ascii="Calibri Light" w:hAnsi="Calibri Light" w:cs="Arial"/>
        </w:rPr>
      </w:pPr>
      <w:r>
        <w:rPr>
          <w:rFonts w:ascii="Calibri Light" w:hAnsi="Calibri Light" w:cs="Arial"/>
        </w:rPr>
        <w:t xml:space="preserve">Service Orders will be created </w:t>
      </w:r>
      <w:ins w:id="55" w:author="Tuan Yap" w:date="2019-06-20T07:51:00Z">
        <w:r w:rsidR="00C0481B">
          <w:rPr>
            <w:rFonts w:ascii="Calibri Light" w:hAnsi="Calibri Light" w:cs="Arial"/>
          </w:rPr>
          <w:t xml:space="preserve">in C4C </w:t>
        </w:r>
      </w:ins>
      <w:r>
        <w:rPr>
          <w:rFonts w:ascii="Calibri Light" w:hAnsi="Calibri Light" w:cs="Arial"/>
        </w:rPr>
        <w:t xml:space="preserve">when field personnel </w:t>
      </w:r>
      <w:r w:rsidR="001C1C22">
        <w:rPr>
          <w:rFonts w:ascii="Calibri Light" w:hAnsi="Calibri Light" w:cs="Arial"/>
        </w:rPr>
        <w:t>are</w:t>
      </w:r>
      <w:r>
        <w:rPr>
          <w:rFonts w:ascii="Calibri Light" w:hAnsi="Calibri Light" w:cs="Arial"/>
        </w:rPr>
        <w:t xml:space="preserve"> required to go to the site to resolve the issue such as debris left by field personnel.</w:t>
      </w:r>
    </w:p>
    <w:p w14:paraId="2A90B91E" w14:textId="59C8C631" w:rsidR="00C70675" w:rsidRDefault="001C1C22" w:rsidP="00C70675">
      <w:pPr>
        <w:pStyle w:val="Heading2Text"/>
        <w:rPr>
          <w:rFonts w:ascii="Calibri Light" w:hAnsi="Calibri Light" w:cs="Arial"/>
        </w:rPr>
      </w:pPr>
      <w:r>
        <w:rPr>
          <w:rFonts w:ascii="Calibri Light" w:hAnsi="Calibri Light" w:cs="Arial"/>
        </w:rPr>
        <w:t xml:space="preserve">An </w:t>
      </w:r>
      <w:r w:rsidR="00C70675">
        <w:rPr>
          <w:rFonts w:ascii="Calibri Light" w:hAnsi="Calibri Light" w:cs="Arial"/>
        </w:rPr>
        <w:t xml:space="preserve">Activity will be created manually by </w:t>
      </w:r>
      <w:r w:rsidR="00977B56">
        <w:rPr>
          <w:rFonts w:ascii="Calibri Light" w:hAnsi="Calibri Light" w:cs="Arial"/>
        </w:rPr>
        <w:t>each individual who attempted to resolve the escalated call/compliant.</w:t>
      </w:r>
      <w:r w:rsidR="00C70675">
        <w:rPr>
          <w:rFonts w:ascii="Calibri Light" w:hAnsi="Calibri Light" w:cs="Arial"/>
        </w:rPr>
        <w:t xml:space="preserve"> </w:t>
      </w:r>
    </w:p>
    <w:p w14:paraId="63E708E2" w14:textId="77777777" w:rsidR="00C70675" w:rsidRDefault="00C70675" w:rsidP="00AB0E84">
      <w:pPr>
        <w:pStyle w:val="Heading2Text"/>
        <w:rPr>
          <w:rFonts w:ascii="Calibri Light" w:hAnsi="Calibri Light" w:cs="Arial"/>
          <w:b/>
        </w:rPr>
      </w:pPr>
    </w:p>
    <w:p w14:paraId="581096CF" w14:textId="010A6F82" w:rsidR="00754D5F" w:rsidRPr="00CF4777" w:rsidRDefault="00CF4777" w:rsidP="00AB0E84">
      <w:pPr>
        <w:pStyle w:val="Heading2Text"/>
        <w:rPr>
          <w:rFonts w:ascii="Calibri Light" w:hAnsi="Calibri Light" w:cs="Arial"/>
          <w:b/>
        </w:rPr>
      </w:pPr>
      <w:r w:rsidRPr="00CF4777">
        <w:rPr>
          <w:rFonts w:ascii="Calibri Light" w:hAnsi="Calibri Light" w:cs="Arial"/>
          <w:b/>
        </w:rPr>
        <w:t>Ticket</w:t>
      </w:r>
    </w:p>
    <w:p w14:paraId="76BA1D40" w14:textId="7AB38CA8" w:rsidR="001F403B" w:rsidRDefault="00C57023" w:rsidP="00AB0E84">
      <w:pPr>
        <w:pStyle w:val="Heading2Text"/>
        <w:rPr>
          <w:rFonts w:ascii="Calibri Light" w:hAnsi="Calibri Light" w:cs="Arial"/>
        </w:rPr>
      </w:pPr>
      <w:r>
        <w:rPr>
          <w:rFonts w:ascii="Calibri Light" w:hAnsi="Calibri Light" w:cs="Arial"/>
        </w:rPr>
        <w:t>When CCC/BCD/other front offi</w:t>
      </w:r>
      <w:r w:rsidR="00394C89">
        <w:rPr>
          <w:rFonts w:ascii="Calibri Light" w:hAnsi="Calibri Light" w:cs="Arial"/>
        </w:rPr>
        <w:t>ce user is not able to resolve a</w:t>
      </w:r>
      <w:r w:rsidR="00DF2C68">
        <w:rPr>
          <w:rFonts w:ascii="Calibri Light" w:hAnsi="Calibri Light" w:cs="Arial"/>
        </w:rPr>
        <w:t xml:space="preserve">n issue/request, the user will </w:t>
      </w:r>
      <w:r w:rsidR="001F403B">
        <w:rPr>
          <w:rFonts w:ascii="Calibri Light" w:hAnsi="Calibri Light" w:cs="Arial"/>
        </w:rPr>
        <w:t>log</w:t>
      </w:r>
      <w:r w:rsidR="00DF2C68">
        <w:rPr>
          <w:rFonts w:ascii="Calibri Light" w:hAnsi="Calibri Light" w:cs="Arial"/>
        </w:rPr>
        <w:t xml:space="preserve"> a Ticket</w:t>
      </w:r>
      <w:r w:rsidR="001F403B">
        <w:rPr>
          <w:rFonts w:ascii="Calibri Light" w:hAnsi="Calibri Light" w:cs="Arial"/>
        </w:rPr>
        <w:t xml:space="preserve"> using a </w:t>
      </w:r>
      <w:r w:rsidR="00567E64">
        <w:rPr>
          <w:rFonts w:ascii="Calibri Light" w:hAnsi="Calibri Light" w:cs="Arial"/>
        </w:rPr>
        <w:t>Hybris C4C</w:t>
      </w:r>
      <w:r w:rsidR="001F403B">
        <w:rPr>
          <w:rFonts w:ascii="Calibri Light" w:hAnsi="Calibri Light" w:cs="Arial"/>
        </w:rPr>
        <w:t xml:space="preserve">. </w:t>
      </w:r>
      <w:r w:rsidR="00567E64">
        <w:rPr>
          <w:rFonts w:ascii="Calibri Light" w:hAnsi="Calibri Light" w:cs="Arial"/>
        </w:rPr>
        <w:t xml:space="preserve">User will locate the BP </w:t>
      </w:r>
      <w:del w:id="56" w:author="Tuan Yap" w:date="2019-06-20T21:21:00Z">
        <w:r w:rsidR="00567E64" w:rsidDel="0067036E">
          <w:rPr>
            <w:rFonts w:ascii="Calibri Light" w:hAnsi="Calibri Light" w:cs="Arial"/>
          </w:rPr>
          <w:delText xml:space="preserve">or </w:delText>
        </w:r>
        <w:r w:rsidR="00394C89" w:rsidDel="0067036E">
          <w:rPr>
            <w:rFonts w:ascii="Calibri Light" w:hAnsi="Calibri Light" w:cs="Arial"/>
          </w:rPr>
          <w:delText xml:space="preserve">Contract </w:delText>
        </w:r>
        <w:r w:rsidR="00567E64" w:rsidDel="0067036E">
          <w:rPr>
            <w:rFonts w:ascii="Calibri Light" w:hAnsi="Calibri Light" w:cs="Arial"/>
          </w:rPr>
          <w:delText xml:space="preserve">Account </w:delText>
        </w:r>
      </w:del>
      <w:r w:rsidR="00567E64">
        <w:rPr>
          <w:rFonts w:ascii="Calibri Light" w:hAnsi="Calibri Light" w:cs="Arial"/>
        </w:rPr>
        <w:t xml:space="preserve">to create a Ticket (Figure 1: Ticket). User will select the </w:t>
      </w:r>
      <w:del w:id="57" w:author="Tuan Yap" w:date="2019-06-20T07:58:00Z">
        <w:r w:rsidR="00567E64" w:rsidDel="00C0481B">
          <w:rPr>
            <w:rFonts w:ascii="Calibri Light" w:hAnsi="Calibri Light" w:cs="Arial"/>
          </w:rPr>
          <w:delText>Service Category, Priority, Employee</w:delText>
        </w:r>
        <w:r w:rsidR="00394C89" w:rsidDel="00C0481B">
          <w:rPr>
            <w:rFonts w:ascii="Calibri Light" w:hAnsi="Calibri Light" w:cs="Arial"/>
          </w:rPr>
          <w:delText xml:space="preserve"> or Group</w:delText>
        </w:r>
      </w:del>
      <w:ins w:id="58" w:author="Tuan Yap" w:date="2019-06-20T07:59:00Z">
        <w:r w:rsidR="00C0481B">
          <w:rPr>
            <w:rFonts w:ascii="Calibri Light" w:hAnsi="Calibri Light" w:cs="Arial"/>
          </w:rPr>
          <w:t xml:space="preserve"> Subject, Priority, </w:t>
        </w:r>
      </w:ins>
      <w:ins w:id="59" w:author="Tuan Yap" w:date="2019-06-20T07:58:00Z">
        <w:r w:rsidR="00C0481B">
          <w:rPr>
            <w:rFonts w:ascii="Calibri Light" w:hAnsi="Calibri Light" w:cs="Arial"/>
          </w:rPr>
          <w:t>Category, Sub-Category</w:t>
        </w:r>
      </w:ins>
      <w:ins w:id="60" w:author="Tuan Yap" w:date="2019-06-20T08:00:00Z">
        <w:r w:rsidR="00C0481B">
          <w:rPr>
            <w:rFonts w:ascii="Calibri Light" w:hAnsi="Calibri Light" w:cs="Arial"/>
          </w:rPr>
          <w:t xml:space="preserve"> and long text in</w:t>
        </w:r>
      </w:ins>
      <w:r w:rsidR="00567E64">
        <w:rPr>
          <w:rFonts w:ascii="Calibri Light" w:hAnsi="Calibri Light" w:cs="Arial"/>
        </w:rPr>
        <w:t xml:space="preserve"> the ticket</w:t>
      </w:r>
      <w:ins w:id="61" w:author="Tuan Yap" w:date="2019-06-20T08:00:00Z">
        <w:r w:rsidR="00C0481B">
          <w:rPr>
            <w:rFonts w:ascii="Calibri Light" w:hAnsi="Calibri Light" w:cs="Arial"/>
          </w:rPr>
          <w:t>.</w:t>
        </w:r>
      </w:ins>
      <w:del w:id="62" w:author="Tuan Yap" w:date="2019-06-20T08:00:00Z">
        <w:r w:rsidR="00567E64" w:rsidDel="004E3AE9">
          <w:rPr>
            <w:rFonts w:ascii="Calibri Light" w:hAnsi="Calibri Light" w:cs="Arial"/>
          </w:rPr>
          <w:delText xml:space="preserve"> </w:delText>
        </w:r>
        <w:r w:rsidR="00394C89" w:rsidDel="004E3AE9">
          <w:rPr>
            <w:rFonts w:ascii="Calibri Light" w:hAnsi="Calibri Light" w:cs="Arial"/>
          </w:rPr>
          <w:delText>should be</w:delText>
        </w:r>
        <w:r w:rsidR="00567E64" w:rsidDel="004E3AE9">
          <w:rPr>
            <w:rFonts w:ascii="Calibri Light" w:hAnsi="Calibri Light" w:cs="Arial"/>
          </w:rPr>
          <w:delText xml:space="preserve"> assigned to</w:delText>
        </w:r>
        <w:r w:rsidDel="004E3AE9">
          <w:rPr>
            <w:rFonts w:ascii="Calibri Light" w:hAnsi="Calibri Light" w:cs="Arial"/>
          </w:rPr>
          <w:delText xml:space="preserve"> </w:delText>
        </w:r>
        <w:r w:rsidR="00567E64" w:rsidDel="004E3AE9">
          <w:rPr>
            <w:rFonts w:ascii="Calibri Light" w:hAnsi="Calibri Light" w:cs="Arial"/>
          </w:rPr>
          <w:delText xml:space="preserve">and enter the </w:delText>
        </w:r>
        <w:r w:rsidR="00732609" w:rsidDel="004E3AE9">
          <w:rPr>
            <w:rFonts w:ascii="Calibri Light" w:hAnsi="Calibri Light" w:cs="Arial"/>
          </w:rPr>
          <w:delText>Subject</w:delText>
        </w:r>
        <w:r w:rsidR="00567E64" w:rsidDel="004E3AE9">
          <w:rPr>
            <w:rFonts w:ascii="Calibri Light" w:hAnsi="Calibri Light" w:cs="Arial"/>
          </w:rPr>
          <w:delText xml:space="preserve"> of the complaint and documenting the complaint detail</w:delText>
        </w:r>
        <w:r w:rsidR="00732609" w:rsidDel="004E3AE9">
          <w:rPr>
            <w:rFonts w:ascii="Calibri Light" w:hAnsi="Calibri Light" w:cs="Arial"/>
          </w:rPr>
          <w:delText xml:space="preserve"> in the Description field</w:delText>
        </w:r>
        <w:r w:rsidR="00567E64" w:rsidDel="004E3AE9">
          <w:rPr>
            <w:rFonts w:ascii="Calibri Light" w:hAnsi="Calibri Light" w:cs="Arial"/>
          </w:rPr>
          <w:delText>.</w:delText>
        </w:r>
      </w:del>
      <w:r w:rsidR="00567E64">
        <w:rPr>
          <w:rFonts w:ascii="Calibri Light" w:hAnsi="Calibri Light" w:cs="Arial"/>
        </w:rPr>
        <w:t xml:space="preserve">  </w:t>
      </w:r>
    </w:p>
    <w:p w14:paraId="7925B9F9" w14:textId="36CA02F8" w:rsidR="001F403B" w:rsidRDefault="001F403B" w:rsidP="001F403B">
      <w:pPr>
        <w:pStyle w:val="Heading2Text"/>
        <w:keepNext/>
        <w:rPr>
          <w:ins w:id="63" w:author="Tuan Yap" w:date="2019-06-20T07:58:00Z"/>
        </w:rPr>
      </w:pPr>
    </w:p>
    <w:p w14:paraId="35DBBDB0" w14:textId="252B5D90" w:rsidR="00C0481B" w:rsidRDefault="004E3AE9" w:rsidP="001F403B">
      <w:pPr>
        <w:pStyle w:val="Heading2Text"/>
        <w:keepNext/>
      </w:pPr>
      <w:ins w:id="64" w:author="Tuan Yap" w:date="2019-06-20T08:19:00Z">
        <w:r>
          <w:rPr>
            <w:noProof/>
            <w:lang w:eastAsia="en-US"/>
          </w:rPr>
          <w:drawing>
            <wp:inline distT="0" distB="0" distL="0" distR="0" wp14:anchorId="0BB1338F" wp14:editId="5B6AA4D3">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pic:spPr>
                  </pic:pic>
                </a:graphicData>
              </a:graphic>
            </wp:inline>
          </w:drawing>
        </w:r>
      </w:ins>
    </w:p>
    <w:p w14:paraId="24862B4C" w14:textId="3582FCFE" w:rsidR="001F403B" w:rsidRDefault="001F403B" w:rsidP="001F403B">
      <w:pPr>
        <w:pStyle w:val="Caption"/>
        <w:ind w:firstLine="720"/>
        <w:rPr>
          <w:rFonts w:ascii="Calibri Light" w:hAnsi="Calibri Light" w:cs="Arial"/>
        </w:rPr>
      </w:pPr>
      <w:r>
        <w:t xml:space="preserve">Figure </w:t>
      </w:r>
      <w:r>
        <w:fldChar w:fldCharType="begin"/>
      </w:r>
      <w:r>
        <w:instrText xml:space="preserve"> SEQ Figure \* ARABIC </w:instrText>
      </w:r>
      <w:r>
        <w:fldChar w:fldCharType="separate"/>
      </w:r>
      <w:r w:rsidR="00BE0D90">
        <w:rPr>
          <w:noProof/>
        </w:rPr>
        <w:t>1</w:t>
      </w:r>
      <w:r>
        <w:fldChar w:fldCharType="end"/>
      </w:r>
      <w:r>
        <w:t xml:space="preserve">: </w:t>
      </w:r>
      <w:r w:rsidR="00C57023">
        <w:t xml:space="preserve">Create </w:t>
      </w:r>
      <w:r>
        <w:t>Ticket</w:t>
      </w:r>
    </w:p>
    <w:p w14:paraId="6810719B" w14:textId="76407814" w:rsidR="00C57023" w:rsidRDefault="00C57023" w:rsidP="00AB0E84">
      <w:pPr>
        <w:pStyle w:val="Heading2Text"/>
        <w:rPr>
          <w:rFonts w:ascii="Calibri Light" w:hAnsi="Calibri Light" w:cs="Arial"/>
        </w:rPr>
      </w:pPr>
    </w:p>
    <w:p w14:paraId="662360AB" w14:textId="7ACFDC42" w:rsidR="00C57023" w:rsidRDefault="00394C89" w:rsidP="00AB0E84">
      <w:pPr>
        <w:pStyle w:val="Heading2Text"/>
        <w:rPr>
          <w:rFonts w:ascii="Calibri Light" w:hAnsi="Calibri Light" w:cs="Arial"/>
        </w:rPr>
      </w:pPr>
      <w:r>
        <w:rPr>
          <w:rFonts w:ascii="Calibri Light" w:hAnsi="Calibri Light" w:cs="Arial"/>
        </w:rPr>
        <w:t>The user</w:t>
      </w:r>
      <w:r w:rsidR="008A4592">
        <w:rPr>
          <w:rFonts w:ascii="Calibri Light" w:hAnsi="Calibri Light" w:cs="Arial"/>
        </w:rPr>
        <w:t xml:space="preserve"> will monitor the Tickets assigned to them via Ticket Monitoring Report in Hybris C4C (Figure 2: Ticket Monitoring Report).</w:t>
      </w:r>
      <w:r w:rsidR="00211CD4">
        <w:rPr>
          <w:rFonts w:ascii="Calibri Light" w:hAnsi="Calibri Light" w:cs="Arial"/>
        </w:rPr>
        <w:t xml:space="preserve"> User</w:t>
      </w:r>
      <w:r w:rsidR="008A4592">
        <w:rPr>
          <w:rFonts w:ascii="Calibri Light" w:hAnsi="Calibri Light" w:cs="Arial"/>
        </w:rPr>
        <w:t xml:space="preserve"> is able to filter the sea</w:t>
      </w:r>
      <w:r w:rsidR="00754D5F">
        <w:rPr>
          <w:rFonts w:ascii="Calibri Light" w:hAnsi="Calibri Light" w:cs="Arial"/>
        </w:rPr>
        <w:t xml:space="preserve">rch list based on various attributes such as Ticket </w:t>
      </w:r>
      <w:r w:rsidR="00732609">
        <w:rPr>
          <w:rFonts w:ascii="Calibri Light" w:hAnsi="Calibri Light" w:cs="Arial"/>
        </w:rPr>
        <w:t>Number</w:t>
      </w:r>
      <w:r w:rsidR="00754D5F">
        <w:rPr>
          <w:rFonts w:ascii="Calibri Light" w:hAnsi="Calibri Light" w:cs="Arial"/>
        </w:rPr>
        <w:t>, Status, Priority</w:t>
      </w:r>
      <w:r w:rsidR="00977B56">
        <w:rPr>
          <w:rFonts w:ascii="Calibri Light" w:hAnsi="Calibri Light" w:cs="Arial"/>
        </w:rPr>
        <w:t>,</w:t>
      </w:r>
      <w:r w:rsidR="00754D5F">
        <w:rPr>
          <w:rFonts w:ascii="Calibri Light" w:hAnsi="Calibri Light" w:cs="Arial"/>
        </w:rPr>
        <w:t xml:space="preserve"> etc. Refer </w:t>
      </w:r>
      <w:hyperlink r:id="rId16" w:history="1">
        <w:r w:rsidR="00754D5F" w:rsidRPr="00754D5F">
          <w:rPr>
            <w:rStyle w:val="Hyperlink"/>
            <w:rFonts w:ascii="Calibri Light" w:hAnsi="Calibri Light" w:cs="Arial"/>
            <w:i/>
          </w:rPr>
          <w:t>to BPD CIM-CS-06 - Handle Customer Inquiries</w:t>
        </w:r>
      </w:hyperlink>
      <w:r w:rsidR="00754D5F">
        <w:rPr>
          <w:rFonts w:ascii="Calibri Light" w:hAnsi="Calibri Light" w:cs="Arial"/>
        </w:rPr>
        <w:t xml:space="preserve"> for more information.</w:t>
      </w:r>
    </w:p>
    <w:p w14:paraId="14E28F57" w14:textId="688A5810" w:rsidR="004E3AE9" w:rsidRDefault="004E3AE9" w:rsidP="008A4592">
      <w:pPr>
        <w:pStyle w:val="Heading2Text"/>
        <w:keepNext/>
      </w:pPr>
      <w:ins w:id="65" w:author="Tuan Yap" w:date="2019-06-20T08:02:00Z">
        <w:r>
          <w:rPr>
            <w:noProof/>
            <w:lang w:eastAsia="en-US"/>
          </w:rPr>
          <w:drawing>
            <wp:inline distT="0" distB="0" distL="0" distR="0" wp14:anchorId="1E61478B" wp14:editId="6D2D7783">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3275"/>
                      </a:xfrm>
                      <a:prstGeom prst="rect">
                        <a:avLst/>
                      </a:prstGeom>
                    </pic:spPr>
                  </pic:pic>
                </a:graphicData>
              </a:graphic>
            </wp:inline>
          </w:drawing>
        </w:r>
      </w:ins>
    </w:p>
    <w:p w14:paraId="5B47B463" w14:textId="709FDFC9" w:rsidR="008A4592" w:rsidRDefault="008A4592" w:rsidP="008A4592">
      <w:pPr>
        <w:pStyle w:val="Caption"/>
        <w:ind w:firstLine="720"/>
      </w:pPr>
      <w:r>
        <w:t xml:space="preserve">Figure </w:t>
      </w:r>
      <w:r>
        <w:fldChar w:fldCharType="begin"/>
      </w:r>
      <w:r>
        <w:instrText xml:space="preserve"> SEQ Figure \* ARABIC </w:instrText>
      </w:r>
      <w:r>
        <w:fldChar w:fldCharType="separate"/>
      </w:r>
      <w:r w:rsidR="00BE0D90">
        <w:rPr>
          <w:noProof/>
        </w:rPr>
        <w:t>2</w:t>
      </w:r>
      <w:r>
        <w:fldChar w:fldCharType="end"/>
      </w:r>
      <w:r>
        <w:t>: Ticket monitoring report</w:t>
      </w:r>
    </w:p>
    <w:p w14:paraId="52271D59" w14:textId="553520B3" w:rsidR="008A4592" w:rsidRDefault="008A4592" w:rsidP="00AB0E84">
      <w:pPr>
        <w:pStyle w:val="Heading2Text"/>
        <w:rPr>
          <w:rFonts w:ascii="Calibri Light" w:hAnsi="Calibri Light" w:cs="Arial"/>
        </w:rPr>
      </w:pPr>
    </w:p>
    <w:p w14:paraId="792EB654" w14:textId="02B6A30B" w:rsidR="00533B48" w:rsidRDefault="00211CD4" w:rsidP="00AB0E84">
      <w:pPr>
        <w:pStyle w:val="Heading2Text"/>
        <w:rPr>
          <w:rFonts w:ascii="Calibri Light" w:hAnsi="Calibri Light" w:cs="Arial"/>
        </w:rPr>
      </w:pPr>
      <w:r>
        <w:rPr>
          <w:rFonts w:ascii="Calibri Light" w:hAnsi="Calibri Light" w:cs="Arial"/>
        </w:rPr>
        <w:t>If the user</w:t>
      </w:r>
      <w:r w:rsidR="00533B48">
        <w:rPr>
          <w:rFonts w:ascii="Calibri Light" w:hAnsi="Calibri Light" w:cs="Arial"/>
        </w:rPr>
        <w:t xml:space="preserve"> is able to resolve the </w:t>
      </w:r>
      <w:r w:rsidR="00DF2C68">
        <w:rPr>
          <w:rFonts w:ascii="Calibri Light" w:hAnsi="Calibri Light" w:cs="Arial"/>
        </w:rPr>
        <w:t>request/</w:t>
      </w:r>
      <w:r w:rsidR="00533B48">
        <w:rPr>
          <w:rFonts w:ascii="Calibri Light" w:hAnsi="Calibri Light" w:cs="Arial"/>
        </w:rPr>
        <w:t>issue lo</w:t>
      </w:r>
      <w:r>
        <w:rPr>
          <w:rFonts w:ascii="Calibri Light" w:hAnsi="Calibri Light" w:cs="Arial"/>
        </w:rPr>
        <w:t>gged in a Ticket, the user</w:t>
      </w:r>
      <w:r w:rsidR="00533B48">
        <w:rPr>
          <w:rFonts w:ascii="Calibri Light" w:hAnsi="Calibri Light" w:cs="Arial"/>
        </w:rPr>
        <w:t xml:space="preserve"> will update the Ticket status to completed and provide the resolution (Figure 3: Update Ticket). </w:t>
      </w:r>
      <w:r>
        <w:rPr>
          <w:rFonts w:ascii="Calibri Light" w:hAnsi="Calibri Light" w:cs="Arial"/>
        </w:rPr>
        <w:t>If the user</w:t>
      </w:r>
      <w:r w:rsidR="00533B48">
        <w:rPr>
          <w:rFonts w:ascii="Calibri Light" w:hAnsi="Calibri Light" w:cs="Arial"/>
        </w:rPr>
        <w:t xml:space="preserve"> is not able to r</w:t>
      </w:r>
      <w:r>
        <w:rPr>
          <w:rFonts w:ascii="Calibri Light" w:hAnsi="Calibri Light" w:cs="Arial"/>
        </w:rPr>
        <w:t xml:space="preserve">esolve the </w:t>
      </w:r>
      <w:r w:rsidR="00DF2C68">
        <w:rPr>
          <w:rFonts w:ascii="Calibri Light" w:hAnsi="Calibri Light" w:cs="Arial"/>
        </w:rPr>
        <w:t>request/</w:t>
      </w:r>
      <w:r>
        <w:rPr>
          <w:rFonts w:ascii="Calibri Light" w:hAnsi="Calibri Light" w:cs="Arial"/>
        </w:rPr>
        <w:t>issue, the user</w:t>
      </w:r>
      <w:r w:rsidR="00533B48">
        <w:rPr>
          <w:rFonts w:ascii="Calibri Light" w:hAnsi="Calibri Light" w:cs="Arial"/>
        </w:rPr>
        <w:t xml:space="preserve"> will document the </w:t>
      </w:r>
      <w:r w:rsidR="00977B56">
        <w:rPr>
          <w:rFonts w:ascii="Calibri Light" w:hAnsi="Calibri Light" w:cs="Arial"/>
        </w:rPr>
        <w:t>action taken</w:t>
      </w:r>
      <w:r w:rsidR="00533B48">
        <w:rPr>
          <w:rFonts w:ascii="Calibri Light" w:hAnsi="Calibri Light" w:cs="Arial"/>
        </w:rPr>
        <w:t xml:space="preserve"> and </w:t>
      </w:r>
      <w:r>
        <w:rPr>
          <w:rFonts w:ascii="Calibri Light" w:hAnsi="Calibri Light" w:cs="Arial"/>
        </w:rPr>
        <w:t>escalate</w:t>
      </w:r>
      <w:r w:rsidR="00533B48">
        <w:rPr>
          <w:rFonts w:ascii="Calibri Light" w:hAnsi="Calibri Light" w:cs="Arial"/>
        </w:rPr>
        <w:t xml:space="preserve"> the Ticket to </w:t>
      </w:r>
      <w:r>
        <w:rPr>
          <w:rFonts w:ascii="Calibri Light" w:hAnsi="Calibri Light" w:cs="Arial"/>
        </w:rPr>
        <w:t>the next level</w:t>
      </w:r>
      <w:r w:rsidR="00E71F98">
        <w:rPr>
          <w:rFonts w:ascii="Calibri Light" w:hAnsi="Calibri Light" w:cs="Arial"/>
        </w:rPr>
        <w:t xml:space="preserve"> </w:t>
      </w:r>
      <w:r w:rsidR="00977B56">
        <w:rPr>
          <w:rFonts w:ascii="Calibri Light" w:hAnsi="Calibri Light" w:cs="Arial"/>
        </w:rPr>
        <w:t>person (supervisor</w:t>
      </w:r>
      <w:r w:rsidR="00DF2C68">
        <w:rPr>
          <w:rFonts w:ascii="Calibri Light" w:hAnsi="Calibri Light" w:cs="Arial"/>
        </w:rPr>
        <w:t xml:space="preserve"> or manager</w:t>
      </w:r>
      <w:r w:rsidR="00977B56">
        <w:rPr>
          <w:rFonts w:ascii="Calibri Light" w:hAnsi="Calibri Light" w:cs="Arial"/>
        </w:rPr>
        <w:t xml:space="preserve">).  If the Ticket needs further escalation, the use will </w:t>
      </w:r>
      <w:ins w:id="66" w:author="Tuan Yap" w:date="2019-06-20T08:03:00Z">
        <w:r w:rsidR="004E3AE9">
          <w:rPr>
            <w:rFonts w:ascii="Calibri Light" w:hAnsi="Calibri Light" w:cs="Arial"/>
          </w:rPr>
          <w:t xml:space="preserve">close the Ticket and </w:t>
        </w:r>
      </w:ins>
      <w:r w:rsidR="00977B56">
        <w:rPr>
          <w:rFonts w:ascii="Calibri Light" w:hAnsi="Calibri Light" w:cs="Arial"/>
        </w:rPr>
        <w:t xml:space="preserve">create a </w:t>
      </w:r>
      <w:r w:rsidR="00E71F98">
        <w:rPr>
          <w:rFonts w:ascii="Calibri Light" w:hAnsi="Calibri Light" w:cs="Arial"/>
        </w:rPr>
        <w:t>BPEM</w:t>
      </w:r>
      <w:r w:rsidR="00977B56">
        <w:rPr>
          <w:rFonts w:ascii="Calibri Light" w:hAnsi="Calibri Light" w:cs="Arial"/>
        </w:rPr>
        <w:t xml:space="preserve"> within the Ticket </w:t>
      </w:r>
      <w:ins w:id="67" w:author="Tuan Yap" w:date="2019-06-20T11:32:00Z">
        <w:r w:rsidR="00DC62F4">
          <w:rPr>
            <w:rFonts w:ascii="Calibri Light" w:hAnsi="Calibri Light" w:cs="Arial"/>
          </w:rPr>
          <w:t xml:space="preserve">or </w:t>
        </w:r>
      </w:ins>
      <w:del w:id="68" w:author="Tuan Yap" w:date="2019-06-20T11:32:00Z">
        <w:r w:rsidR="00977B56" w:rsidDel="00DC62F4">
          <w:rPr>
            <w:rFonts w:ascii="Calibri Light" w:hAnsi="Calibri Light" w:cs="Arial"/>
          </w:rPr>
          <w:delText>to</w:delText>
        </w:r>
      </w:del>
      <w:ins w:id="69" w:author="Tuan Yap" w:date="2019-06-20T08:03:00Z">
        <w:r w:rsidR="004E3AE9">
          <w:rPr>
            <w:rFonts w:ascii="Calibri Light" w:hAnsi="Calibri Light" w:cs="Arial"/>
          </w:rPr>
          <w:t>via C4C FOP. BPEM</w:t>
        </w:r>
      </w:ins>
      <w:r w:rsidR="00977B56">
        <w:rPr>
          <w:rFonts w:ascii="Calibri Light" w:hAnsi="Calibri Light" w:cs="Arial"/>
        </w:rPr>
        <w:t xml:space="preserve"> </w:t>
      </w:r>
      <w:ins w:id="70" w:author="Tuan Yap" w:date="2019-06-20T08:07:00Z">
        <w:r w:rsidR="004E3AE9">
          <w:rPr>
            <w:rFonts w:ascii="Calibri Light" w:hAnsi="Calibri Light" w:cs="Arial"/>
          </w:rPr>
          <w:t xml:space="preserve">case created will be </w:t>
        </w:r>
      </w:ins>
      <w:ins w:id="71" w:author="Tuan Yap" w:date="2019-06-20T11:32:00Z">
        <w:r w:rsidR="00DC62F4">
          <w:rPr>
            <w:rFonts w:ascii="Calibri Light" w:hAnsi="Calibri Light" w:cs="Arial"/>
          </w:rPr>
          <w:t>worked by</w:t>
        </w:r>
      </w:ins>
      <w:ins w:id="72" w:author="Tuan Yap" w:date="2019-06-20T08:07:00Z">
        <w:r w:rsidR="004E3AE9">
          <w:rPr>
            <w:rFonts w:ascii="Calibri Light" w:hAnsi="Calibri Light" w:cs="Arial"/>
          </w:rPr>
          <w:t xml:space="preserve"> </w:t>
        </w:r>
      </w:ins>
      <w:r w:rsidR="00977B56">
        <w:rPr>
          <w:rFonts w:ascii="Calibri Light" w:hAnsi="Calibri Light" w:cs="Arial"/>
        </w:rPr>
        <w:t>Consumer Affairs</w:t>
      </w:r>
      <w:r w:rsidR="00DF2C68">
        <w:rPr>
          <w:rFonts w:ascii="Calibri Light" w:hAnsi="Calibri Light" w:cs="Arial"/>
        </w:rPr>
        <w:t>, CS Info Governance</w:t>
      </w:r>
      <w:r w:rsidR="00977B56">
        <w:rPr>
          <w:rFonts w:ascii="Calibri Light" w:hAnsi="Calibri Light" w:cs="Arial"/>
        </w:rPr>
        <w:t xml:space="preserve"> or other organization (e.g., RSO Billing</w:t>
      </w:r>
      <w:r w:rsidR="00D63CBC">
        <w:rPr>
          <w:rFonts w:ascii="Calibri Light" w:hAnsi="Calibri Light" w:cs="Arial"/>
        </w:rPr>
        <w:t>; BCD Customer Choice Solutions</w:t>
      </w:r>
      <w:r w:rsidR="00977B56">
        <w:rPr>
          <w:rFonts w:ascii="Calibri Light" w:hAnsi="Calibri Light" w:cs="Arial"/>
        </w:rPr>
        <w:t>)</w:t>
      </w:r>
      <w:r w:rsidR="00533B48">
        <w:rPr>
          <w:rFonts w:ascii="Calibri Light" w:hAnsi="Calibri Light" w:cs="Arial"/>
        </w:rPr>
        <w:t>.</w:t>
      </w:r>
    </w:p>
    <w:p w14:paraId="0B57D962" w14:textId="71E748A1" w:rsidR="00533B48" w:rsidRDefault="00533B48" w:rsidP="00533B48">
      <w:pPr>
        <w:pStyle w:val="Heading2Text"/>
        <w:keepNext/>
        <w:rPr>
          <w:ins w:id="73" w:author="Tuan Yap" w:date="2019-06-20T08:21:00Z"/>
        </w:rPr>
      </w:pPr>
    </w:p>
    <w:p w14:paraId="7D60652D" w14:textId="34511A32" w:rsidR="00453333" w:rsidRDefault="00453333" w:rsidP="00533B48">
      <w:pPr>
        <w:pStyle w:val="Heading2Text"/>
        <w:keepNext/>
      </w:pPr>
      <w:ins w:id="74" w:author="Tuan Yap" w:date="2019-06-20T08:21:00Z">
        <w:r>
          <w:rPr>
            <w:noProof/>
            <w:lang w:eastAsia="en-US"/>
          </w:rPr>
          <w:drawing>
            <wp:inline distT="0" distB="0" distL="0" distR="0" wp14:anchorId="2666C908" wp14:editId="57FAB0B8">
              <wp:extent cx="5943600" cy="33432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3275"/>
                      </a:xfrm>
                      <a:prstGeom prst="rect">
                        <a:avLst/>
                      </a:prstGeom>
                    </pic:spPr>
                  </pic:pic>
                </a:graphicData>
              </a:graphic>
            </wp:inline>
          </w:drawing>
        </w:r>
      </w:ins>
    </w:p>
    <w:p w14:paraId="67219F12" w14:textId="32168288" w:rsidR="00533B48" w:rsidRDefault="00533B48" w:rsidP="00533B48">
      <w:pPr>
        <w:pStyle w:val="Caption"/>
        <w:ind w:firstLine="720"/>
        <w:rPr>
          <w:rFonts w:ascii="Calibri Light" w:hAnsi="Calibri Light" w:cs="Arial"/>
        </w:rPr>
      </w:pPr>
      <w:r>
        <w:t xml:space="preserve">Figure </w:t>
      </w:r>
      <w:r>
        <w:fldChar w:fldCharType="begin"/>
      </w:r>
      <w:r>
        <w:instrText xml:space="preserve"> SEQ Figure \* ARABIC </w:instrText>
      </w:r>
      <w:r>
        <w:fldChar w:fldCharType="separate"/>
      </w:r>
      <w:r w:rsidR="00BE0D90">
        <w:rPr>
          <w:noProof/>
        </w:rPr>
        <w:t>3</w:t>
      </w:r>
      <w:r>
        <w:fldChar w:fldCharType="end"/>
      </w:r>
      <w:r>
        <w:t>: Update Ticket</w:t>
      </w:r>
    </w:p>
    <w:p w14:paraId="41301697" w14:textId="77777777" w:rsidR="00533B48" w:rsidRDefault="00533B48" w:rsidP="00AB0E84">
      <w:pPr>
        <w:pStyle w:val="Heading2Text"/>
        <w:rPr>
          <w:rFonts w:ascii="Calibri Light" w:hAnsi="Calibri Light" w:cs="Arial"/>
        </w:rPr>
      </w:pPr>
    </w:p>
    <w:p w14:paraId="267C0772" w14:textId="36B4B66C" w:rsidR="00CF4777" w:rsidRPr="00CF4777" w:rsidRDefault="00CF4777" w:rsidP="00AB0E84">
      <w:pPr>
        <w:pStyle w:val="Heading2Text"/>
        <w:rPr>
          <w:rFonts w:ascii="Calibri Light" w:hAnsi="Calibri Light" w:cs="Arial"/>
          <w:b/>
        </w:rPr>
      </w:pPr>
      <w:r w:rsidRPr="00CF4777">
        <w:rPr>
          <w:rFonts w:ascii="Calibri Light" w:hAnsi="Calibri Light" w:cs="Arial"/>
          <w:b/>
        </w:rPr>
        <w:t>BPEM</w:t>
      </w:r>
      <w:r w:rsidR="00BC7674">
        <w:rPr>
          <w:rFonts w:ascii="Calibri Light" w:hAnsi="Calibri Light" w:cs="Arial"/>
          <w:b/>
        </w:rPr>
        <w:t xml:space="preserve"> Case</w:t>
      </w:r>
    </w:p>
    <w:p w14:paraId="1AFE9573" w14:textId="535E07EC" w:rsidR="001B621A" w:rsidDel="00E22070" w:rsidRDefault="00253D75" w:rsidP="001B621A">
      <w:pPr>
        <w:pStyle w:val="Heading2Text"/>
        <w:rPr>
          <w:del w:id="75" w:author="Tuan Yap" w:date="2019-06-20T11:43:00Z"/>
          <w:rFonts w:ascii="Calibri Light" w:hAnsi="Calibri Light" w:cs="Arial"/>
        </w:rPr>
      </w:pPr>
      <w:r w:rsidRPr="00253D75">
        <w:rPr>
          <w:rFonts w:ascii="Calibri Light" w:hAnsi="Calibri Light" w:cs="Arial"/>
          <w:szCs w:val="20"/>
        </w:rPr>
        <w:t>When creating a complaint BPEM case in Hybris C4C</w:t>
      </w:r>
      <w:r w:rsidR="00732609">
        <w:rPr>
          <w:rFonts w:ascii="Calibri Light" w:hAnsi="Calibri Light" w:cs="Arial"/>
          <w:szCs w:val="20"/>
        </w:rPr>
        <w:t xml:space="preserve"> via Ticket</w:t>
      </w:r>
      <w:r w:rsidRPr="00253D75">
        <w:rPr>
          <w:rFonts w:ascii="Calibri Light" w:hAnsi="Calibri Light" w:cs="Arial"/>
          <w:szCs w:val="20"/>
        </w:rPr>
        <w:t>, the user will select a specific complaint type (BPEM Case Category), enter the complaint information and save the record.</w:t>
      </w:r>
      <w:r>
        <w:rPr>
          <w:rFonts w:ascii="Calibri Light" w:hAnsi="Calibri Light" w:cs="Arial"/>
          <w:szCs w:val="20"/>
        </w:rPr>
        <w:t xml:space="preserve"> </w:t>
      </w:r>
      <w:r w:rsidRPr="00253D75">
        <w:rPr>
          <w:rFonts w:ascii="Calibri Light" w:hAnsi="Calibri Light" w:cs="Arial"/>
          <w:szCs w:val="20"/>
        </w:rPr>
        <w:t xml:space="preserve">BPEM cases will have a due date auto defaulted and this will be done via configuration. </w:t>
      </w:r>
      <w:ins w:id="76" w:author="Tuan Yap" w:date="2019-06-20T11:42:00Z">
        <w:r w:rsidR="00E22070">
          <w:rPr>
            <w:rFonts w:ascii="Calibri Light" w:hAnsi="Calibri Light" w:cs="Arial"/>
            <w:szCs w:val="20"/>
          </w:rPr>
          <w:t xml:space="preserve">Long text from the Ticket will be copied to BPEM Case long text automatically. </w:t>
        </w:r>
      </w:ins>
      <w:del w:id="77" w:author="Tuan Yap" w:date="2019-06-20T11:43:00Z">
        <w:r w:rsidR="001B621A" w:rsidDel="00E22070">
          <w:rPr>
            <w:rFonts w:ascii="Calibri Light" w:hAnsi="Calibri Light" w:cs="Arial"/>
          </w:rPr>
          <w:delText>A u</w:delText>
        </w:r>
      </w:del>
      <w:ins w:id="78" w:author="Tuan Yap" w:date="2019-06-20T11:43:00Z">
        <w:r w:rsidR="00E22070">
          <w:rPr>
            <w:rFonts w:ascii="Calibri Light" w:hAnsi="Calibri Light" w:cs="Arial"/>
          </w:rPr>
          <w:t>U</w:t>
        </w:r>
      </w:ins>
      <w:r w:rsidR="001B621A">
        <w:rPr>
          <w:rFonts w:ascii="Calibri Light" w:hAnsi="Calibri Light" w:cs="Arial"/>
        </w:rPr>
        <w:t>ser can document additional information related to the complaint in the BPEM case in the field Long Text</w:t>
      </w:r>
      <w:ins w:id="79" w:author="Tuan Yap" w:date="2019-06-20T11:43:00Z">
        <w:r w:rsidR="00E22070">
          <w:rPr>
            <w:rFonts w:ascii="Calibri Light" w:hAnsi="Calibri Light" w:cs="Arial"/>
          </w:rPr>
          <w:t>.</w:t>
        </w:r>
      </w:ins>
      <w:r w:rsidR="001B621A">
        <w:rPr>
          <w:rFonts w:ascii="Calibri Light" w:hAnsi="Calibri Light" w:cs="Arial"/>
        </w:rPr>
        <w:t xml:space="preserve"> </w:t>
      </w:r>
      <w:del w:id="80" w:author="Tuan Yap" w:date="2019-06-20T11:43:00Z">
        <w:r w:rsidR="001B621A" w:rsidDel="00E22070">
          <w:rPr>
            <w:rFonts w:ascii="Calibri Light" w:hAnsi="Calibri Light" w:cs="Arial"/>
          </w:rPr>
          <w:delText>such as Ticket number, caller name, caller phone number and description of the complaint.</w:delText>
        </w:r>
      </w:del>
    </w:p>
    <w:p w14:paraId="7646A495" w14:textId="757A4A7E" w:rsidR="00732609" w:rsidRDefault="001B621A" w:rsidP="001B621A">
      <w:pPr>
        <w:pStyle w:val="Heading2Text"/>
        <w:rPr>
          <w:rFonts w:ascii="Calibri Light" w:hAnsi="Calibri Light" w:cs="Arial"/>
          <w:szCs w:val="20"/>
        </w:rPr>
      </w:pPr>
      <w:r>
        <w:rPr>
          <w:rFonts w:ascii="Calibri Light" w:hAnsi="Calibri Light" w:cs="Arial"/>
        </w:rPr>
        <w:t xml:space="preserve">Priority for each of the BPEM case (complaint category) is defaulted by the system and priority is not shown in Hybris C4C view. User is able to </w:t>
      </w:r>
      <w:r w:rsidR="00BF683D">
        <w:rPr>
          <w:rFonts w:ascii="Calibri Light" w:hAnsi="Calibri Light" w:cs="Arial"/>
        </w:rPr>
        <w:t xml:space="preserve">update </w:t>
      </w:r>
      <w:r>
        <w:rPr>
          <w:rFonts w:ascii="Calibri Light" w:hAnsi="Calibri Light" w:cs="Arial"/>
        </w:rPr>
        <w:t xml:space="preserve">the priority in the S/4HANA </w:t>
      </w:r>
      <w:r w:rsidR="00BF683D">
        <w:rPr>
          <w:rFonts w:ascii="Calibri Light" w:hAnsi="Calibri Light" w:cs="Arial"/>
        </w:rPr>
        <w:t xml:space="preserve">through the change BPEM case transaction (EMMAC2) in the right-click action menu within the </w:t>
      </w:r>
      <w:proofErr w:type="spellStart"/>
      <w:r w:rsidR="00BF683D">
        <w:rPr>
          <w:rFonts w:ascii="Calibri Light" w:hAnsi="Calibri Light" w:cs="Arial"/>
        </w:rPr>
        <w:t>BDEx</w:t>
      </w:r>
      <w:proofErr w:type="spellEnd"/>
      <w:r w:rsidR="00BF683D">
        <w:rPr>
          <w:rFonts w:ascii="Calibri Light" w:hAnsi="Calibri Light" w:cs="Arial"/>
        </w:rPr>
        <w:t xml:space="preserve"> exception management tool. </w:t>
      </w:r>
    </w:p>
    <w:p w14:paraId="44C70C34" w14:textId="4F21E76C" w:rsidR="00253D75" w:rsidRDefault="00253D75" w:rsidP="00253D75">
      <w:pPr>
        <w:pStyle w:val="Heading2Text"/>
        <w:rPr>
          <w:rFonts w:ascii="Calibri Light" w:hAnsi="Calibri Light" w:cs="Arial"/>
        </w:rPr>
      </w:pPr>
      <w:r w:rsidRPr="00253D75">
        <w:rPr>
          <w:rFonts w:ascii="Calibri Light" w:hAnsi="Calibri Light" w:cs="Arial"/>
          <w:szCs w:val="20"/>
        </w:rPr>
        <w:t>If SCE decides to retire a complaint type in the future, this complaint type will not be available for users to select in the BPEM case creation functionality in Hybris C4C.</w:t>
      </w:r>
      <w:r w:rsidR="00732609">
        <w:rPr>
          <w:rFonts w:ascii="Calibri Light" w:hAnsi="Calibri Light" w:cs="Arial"/>
          <w:szCs w:val="20"/>
        </w:rPr>
        <w:t xml:space="preserve"> </w:t>
      </w:r>
      <w:r w:rsidR="005416AC" w:rsidRPr="00253D75">
        <w:rPr>
          <w:rFonts w:ascii="Calibri Light" w:hAnsi="Calibri Light" w:cs="Arial"/>
          <w:szCs w:val="20"/>
        </w:rPr>
        <w:t xml:space="preserve">This can be done by deactivating the BPEM Case Category in S/4HANA using </w:t>
      </w:r>
      <w:proofErr w:type="spellStart"/>
      <w:r w:rsidR="005416AC" w:rsidRPr="00253D75">
        <w:rPr>
          <w:rFonts w:ascii="Calibri Light" w:hAnsi="Calibri Light" w:cs="Arial"/>
          <w:szCs w:val="20"/>
        </w:rPr>
        <w:t>Tcode</w:t>
      </w:r>
      <w:proofErr w:type="spellEnd"/>
      <w:r w:rsidR="005416AC" w:rsidRPr="00253D75">
        <w:rPr>
          <w:rFonts w:ascii="Calibri Light" w:hAnsi="Calibri Light" w:cs="Arial"/>
          <w:szCs w:val="20"/>
        </w:rPr>
        <w:t xml:space="preserve"> </w:t>
      </w:r>
      <w:r w:rsidR="00BF683D">
        <w:rPr>
          <w:rFonts w:ascii="Calibri Light" w:hAnsi="Calibri Light" w:cs="Arial"/>
          <w:szCs w:val="20"/>
        </w:rPr>
        <w:t>EMMACCAT3</w:t>
      </w:r>
      <w:r w:rsidR="005416AC" w:rsidRPr="00253D75">
        <w:rPr>
          <w:rFonts w:ascii="Calibri Light" w:hAnsi="Calibri Light" w:cs="Arial"/>
          <w:szCs w:val="20"/>
        </w:rPr>
        <w:t>and will be done by SCE IT.</w:t>
      </w:r>
      <w:r w:rsidR="005416AC">
        <w:rPr>
          <w:rFonts w:ascii="Calibri Light" w:hAnsi="Calibri Light" w:cs="Arial"/>
          <w:szCs w:val="20"/>
        </w:rPr>
        <w:t xml:space="preserve">  Historical </w:t>
      </w:r>
      <w:r w:rsidRPr="00253D75">
        <w:rPr>
          <w:rFonts w:ascii="Calibri Light" w:hAnsi="Calibri Light" w:cs="Arial"/>
          <w:szCs w:val="20"/>
        </w:rPr>
        <w:t xml:space="preserve">BPEM cases that </w:t>
      </w:r>
      <w:del w:id="81" w:author="Tuan Yap" w:date="2019-06-20T14:26:00Z">
        <w:r w:rsidR="005416AC" w:rsidDel="00AA3B1B">
          <w:rPr>
            <w:rFonts w:ascii="Calibri Light" w:hAnsi="Calibri Light" w:cs="Arial"/>
            <w:szCs w:val="20"/>
          </w:rPr>
          <w:delText>used the</w:delText>
        </w:r>
      </w:del>
      <w:r w:rsidR="005416AC">
        <w:rPr>
          <w:rFonts w:ascii="Calibri Light" w:hAnsi="Calibri Light" w:cs="Arial"/>
          <w:szCs w:val="20"/>
        </w:rPr>
        <w:t xml:space="preserve"> retired</w:t>
      </w:r>
      <w:del w:id="82" w:author="Tuan Yap" w:date="2019-06-20T14:26:00Z">
        <w:r w:rsidR="005416AC" w:rsidDel="00AA3B1B">
          <w:rPr>
            <w:rFonts w:ascii="Calibri Light" w:hAnsi="Calibri Light" w:cs="Arial"/>
            <w:szCs w:val="20"/>
          </w:rPr>
          <w:delText xml:space="preserve"> type</w:delText>
        </w:r>
      </w:del>
      <w:r w:rsidR="005416AC">
        <w:rPr>
          <w:rFonts w:ascii="Calibri Light" w:hAnsi="Calibri Light" w:cs="Arial"/>
          <w:szCs w:val="20"/>
        </w:rPr>
        <w:t xml:space="preserve"> will still be visible to the user in</w:t>
      </w:r>
      <w:r w:rsidRPr="00253D75">
        <w:rPr>
          <w:rFonts w:ascii="Calibri Light" w:hAnsi="Calibri Light" w:cs="Arial"/>
          <w:szCs w:val="20"/>
        </w:rPr>
        <w:t xml:space="preserve"> Hybris C4C and S/4HANA</w:t>
      </w:r>
      <w:r w:rsidR="005416AC">
        <w:rPr>
          <w:rFonts w:ascii="Calibri Light" w:hAnsi="Calibri Light" w:cs="Arial"/>
          <w:szCs w:val="20"/>
        </w:rPr>
        <w:t xml:space="preserve"> and for reporting purposes</w:t>
      </w:r>
      <w:r w:rsidRPr="00253D75">
        <w:rPr>
          <w:rFonts w:ascii="Calibri Light" w:hAnsi="Calibri Light" w:cs="Arial"/>
          <w:szCs w:val="20"/>
        </w:rPr>
        <w:t xml:space="preserve">. </w:t>
      </w:r>
      <w:r w:rsidR="005416AC">
        <w:rPr>
          <w:rFonts w:ascii="Calibri Light" w:hAnsi="Calibri Light" w:cs="Arial"/>
          <w:szCs w:val="20"/>
        </w:rPr>
        <w:t>Governance will be established by SCE to review and approve removals and addition requests</w:t>
      </w:r>
      <w:r w:rsidR="009257CA">
        <w:rPr>
          <w:rFonts w:ascii="Calibri Light" w:hAnsi="Calibri Light" w:cs="Arial"/>
          <w:szCs w:val="20"/>
        </w:rPr>
        <w:t xml:space="preserve"> </w:t>
      </w:r>
    </w:p>
    <w:p w14:paraId="232BF498" w14:textId="11FEF75E" w:rsidR="00253D75" w:rsidRDefault="005416AC" w:rsidP="00253D75">
      <w:pPr>
        <w:pStyle w:val="Heading2Text"/>
        <w:rPr>
          <w:rFonts w:ascii="Calibri Light" w:hAnsi="Calibri Light" w:cs="Arial"/>
        </w:rPr>
      </w:pPr>
      <w:r>
        <w:rPr>
          <w:rFonts w:ascii="Calibri Light" w:hAnsi="Calibri Light" w:cs="Arial"/>
        </w:rPr>
        <w:t>C</w:t>
      </w:r>
      <w:r w:rsidR="00253D75">
        <w:rPr>
          <w:rFonts w:ascii="Calibri Light" w:hAnsi="Calibri Light" w:cs="Arial"/>
        </w:rPr>
        <w:t>omplaint related document</w:t>
      </w:r>
      <w:r>
        <w:rPr>
          <w:rFonts w:ascii="Calibri Light" w:hAnsi="Calibri Light" w:cs="Arial"/>
        </w:rPr>
        <w:t>s</w:t>
      </w:r>
      <w:r w:rsidR="00253D75">
        <w:rPr>
          <w:rFonts w:ascii="Calibri Light" w:hAnsi="Calibri Light" w:cs="Arial"/>
        </w:rPr>
        <w:t xml:space="preserve"> can be uploaded to </w:t>
      </w:r>
      <w:r w:rsidR="00211CD4">
        <w:rPr>
          <w:rFonts w:ascii="Calibri Light" w:hAnsi="Calibri Light" w:cs="Arial"/>
        </w:rPr>
        <w:t>any SAP</w:t>
      </w:r>
      <w:r w:rsidR="00253D75">
        <w:rPr>
          <w:rFonts w:ascii="Calibri Light" w:hAnsi="Calibri Light" w:cs="Arial"/>
        </w:rPr>
        <w:t xml:space="preserve"> object such as BP, Contract Account, Contract or Premise. Refer to BPD document </w:t>
      </w:r>
      <w:hyperlink r:id="rId19" w:history="1">
        <w:r w:rsidR="00253D75" w:rsidRPr="00090EEE">
          <w:rPr>
            <w:rStyle w:val="Hyperlink"/>
            <w:rFonts w:ascii="Calibri Light" w:hAnsi="Calibri Light" w:cs="Arial"/>
            <w:i/>
          </w:rPr>
          <w:t>CIM-CS-09 - Manage Inbound Request</w:t>
        </w:r>
      </w:hyperlink>
      <w:r w:rsidR="00253D75">
        <w:t xml:space="preserve"> </w:t>
      </w:r>
      <w:r w:rsidR="00253D75">
        <w:rPr>
          <w:rFonts w:ascii="Calibri Light" w:hAnsi="Calibri Light" w:cs="Arial"/>
        </w:rPr>
        <w:t>for more information.</w:t>
      </w:r>
    </w:p>
    <w:p w14:paraId="15FE8452" w14:textId="4FBA9A87" w:rsidR="00253D75" w:rsidRDefault="00253D75" w:rsidP="00D84556">
      <w:pPr>
        <w:ind w:left="720"/>
        <w:rPr>
          <w:rFonts w:ascii="Calibri Light" w:hAnsi="Calibri Light" w:cs="Arial"/>
        </w:rPr>
      </w:pPr>
    </w:p>
    <w:p w14:paraId="5EE46993" w14:textId="77777777" w:rsidR="00253D75" w:rsidRDefault="00253D75" w:rsidP="00D84556">
      <w:pPr>
        <w:pStyle w:val="Heading2Text"/>
        <w:keepNext/>
        <w:rPr>
          <w:rFonts w:ascii="Calibri Light" w:hAnsi="Calibri Light" w:cs="Arial"/>
          <w:szCs w:val="20"/>
        </w:rPr>
      </w:pPr>
    </w:p>
    <w:p w14:paraId="1790A83E" w14:textId="29ADA532" w:rsidR="00D84556" w:rsidRDefault="00D84556" w:rsidP="00D84556">
      <w:pPr>
        <w:pStyle w:val="Heading2Text"/>
        <w:keepNext/>
        <w:rPr>
          <w:ins w:id="83" w:author="Tuan Yap" w:date="2019-06-20T11:41:00Z"/>
        </w:rPr>
      </w:pPr>
    </w:p>
    <w:p w14:paraId="2AC5C4B5" w14:textId="05A739F2" w:rsidR="00DC62F4" w:rsidRDefault="00DC62F4" w:rsidP="00D84556">
      <w:pPr>
        <w:pStyle w:val="Heading2Text"/>
        <w:keepNext/>
      </w:pPr>
      <w:r>
        <w:rPr>
          <w:noProof/>
          <w:lang w:eastAsia="en-US"/>
        </w:rPr>
        <mc:AlternateContent>
          <mc:Choice Requires="wps">
            <w:drawing>
              <wp:anchor distT="0" distB="0" distL="114300" distR="114300" simplePos="0" relativeHeight="251658240" behindDoc="0" locked="0" layoutInCell="1" allowOverlap="1" wp14:anchorId="733B7EE3" wp14:editId="091A399C">
                <wp:simplePos x="0" y="0"/>
                <wp:positionH relativeFrom="column">
                  <wp:posOffset>1377950</wp:posOffset>
                </wp:positionH>
                <wp:positionV relativeFrom="paragraph">
                  <wp:posOffset>1672590</wp:posOffset>
                </wp:positionV>
                <wp:extent cx="1479550" cy="431800"/>
                <wp:effectExtent l="0" t="0" r="25400" b="25400"/>
                <wp:wrapNone/>
                <wp:docPr id="13" name="Rectangle 13"/>
                <wp:cNvGraphicFramePr/>
                <a:graphic xmlns:a="http://schemas.openxmlformats.org/drawingml/2006/main">
                  <a:graphicData uri="http://schemas.microsoft.com/office/word/2010/wordprocessingShape">
                    <wps:wsp>
                      <wps:cNvSpPr/>
                      <wps:spPr>
                        <a:xfrm>
                          <a:off x="0" y="0"/>
                          <a:ext cx="1479550" cy="431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2BD27E" id="Rectangle 13" o:spid="_x0000_s1026" style="position:absolute;margin-left:108.5pt;margin-top:131.7pt;width:116.5pt;height:3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" filled="f" strokecolor="red" strokeweight="2pt"/>
            </w:pict>
          </mc:Fallback>
        </mc:AlternateContent>
      </w:r>
      <w:ins w:id="84" w:author="Tuan Yap" w:date="2019-06-20T11:41:00Z">
        <w:r>
          <w:rPr>
            <w:noProof/>
            <w:lang w:eastAsia="en-US"/>
          </w:rPr>
          <w:drawing>
            <wp:inline distT="0" distB="0" distL="0" distR="0" wp14:anchorId="0EE94A41" wp14:editId="2C17D4AA">
              <wp:extent cx="5943600" cy="31750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5033"/>
                      <a:stretch/>
                    </pic:blipFill>
                    <pic:spPr bwMode="auto">
                      <a:xfrm>
                        <a:off x="0" y="0"/>
                        <a:ext cx="5943600" cy="3175000"/>
                      </a:xfrm>
                      <a:prstGeom prst="rect">
                        <a:avLst/>
                      </a:prstGeom>
                      <a:ln>
                        <a:noFill/>
                      </a:ln>
                      <a:extLst>
                        <a:ext uri="{53640926-AAD7-44D8-BBD7-CCE9431645EC}">
                          <a14:shadowObscured xmlns:a14="http://schemas.microsoft.com/office/drawing/2010/main"/>
                        </a:ext>
                      </a:extLst>
                    </pic:spPr>
                  </pic:pic>
                </a:graphicData>
              </a:graphic>
            </wp:inline>
          </w:drawing>
        </w:r>
      </w:ins>
    </w:p>
    <w:p w14:paraId="6281F1EE" w14:textId="72B47992" w:rsidR="00D84556" w:rsidRDefault="00D84556" w:rsidP="00D84556">
      <w:pPr>
        <w:pStyle w:val="Caption"/>
        <w:ind w:firstLine="720"/>
      </w:pPr>
      <w:r>
        <w:t xml:space="preserve">Figure </w:t>
      </w:r>
      <w:r>
        <w:fldChar w:fldCharType="begin"/>
      </w:r>
      <w:r>
        <w:instrText xml:space="preserve"> SEQ Figure \* ARABIC </w:instrText>
      </w:r>
      <w:r>
        <w:fldChar w:fldCharType="separate"/>
      </w:r>
      <w:r w:rsidR="00BE0D90">
        <w:rPr>
          <w:noProof/>
        </w:rPr>
        <w:t>4</w:t>
      </w:r>
      <w:r>
        <w:fldChar w:fldCharType="end"/>
      </w:r>
      <w:r>
        <w:t>: Create BPEM</w:t>
      </w:r>
    </w:p>
    <w:p w14:paraId="1950C9A2" w14:textId="77777777" w:rsidR="00E22070" w:rsidRDefault="00E22070" w:rsidP="00AB0E84">
      <w:pPr>
        <w:pStyle w:val="Heading2Text"/>
        <w:rPr>
          <w:ins w:id="85" w:author="Tuan Yap" w:date="2019-06-20T14:43:00Z"/>
          <w:rFonts w:ascii="Calibri Light" w:hAnsi="Calibri Light" w:cs="Arial"/>
        </w:rPr>
      </w:pPr>
    </w:p>
    <w:p w14:paraId="7CCA2492" w14:textId="706F65E0" w:rsidR="00EA4ADA" w:rsidRDefault="00EA4ADA" w:rsidP="00AB0E84">
      <w:pPr>
        <w:pStyle w:val="Heading2Text"/>
        <w:rPr>
          <w:ins w:id="86" w:author="Tuan Yap" w:date="2019-06-20T14:43:00Z"/>
          <w:rFonts w:ascii="Calibri Light" w:hAnsi="Calibri Light" w:cs="Arial"/>
        </w:rPr>
      </w:pPr>
      <w:ins w:id="87" w:author="Tuan Yap" w:date="2019-06-20T14:43:00Z">
        <w:r>
          <w:rPr>
            <w:rFonts w:ascii="Calibri Light" w:hAnsi="Calibri Light" w:cs="Arial"/>
          </w:rPr>
          <w:t xml:space="preserve">BPEM Case that created via Ticket will contain Ticket ID when </w:t>
        </w:r>
      </w:ins>
      <w:ins w:id="88" w:author="Tuan Yap" w:date="2019-06-20T14:45:00Z">
        <w:r>
          <w:rPr>
            <w:rFonts w:ascii="Calibri Light" w:hAnsi="Calibri Light" w:cs="Arial"/>
          </w:rPr>
          <w:t>user view</w:t>
        </w:r>
      </w:ins>
      <w:ins w:id="89" w:author="Tuan Yap" w:date="2019-06-20T14:43:00Z">
        <w:r>
          <w:rPr>
            <w:rFonts w:ascii="Calibri Light" w:hAnsi="Calibri Light" w:cs="Arial"/>
          </w:rPr>
          <w:t xml:space="preserve"> the BPEM </w:t>
        </w:r>
      </w:ins>
      <w:ins w:id="90" w:author="Tuan Yap" w:date="2019-06-20T14:45:00Z">
        <w:r>
          <w:rPr>
            <w:rFonts w:ascii="Calibri Light" w:hAnsi="Calibri Light" w:cs="Arial"/>
          </w:rPr>
          <w:t xml:space="preserve">Case </w:t>
        </w:r>
      </w:ins>
      <w:ins w:id="91" w:author="Tuan Yap" w:date="2019-06-20T14:43:00Z">
        <w:r>
          <w:rPr>
            <w:rFonts w:ascii="Calibri Light" w:hAnsi="Calibri Light" w:cs="Arial"/>
          </w:rPr>
          <w:t>via S/4.</w:t>
        </w:r>
      </w:ins>
      <w:ins w:id="92" w:author="Tuan Yap" w:date="2019-06-20T14:44:00Z">
        <w:r>
          <w:rPr>
            <w:rFonts w:ascii="Calibri Light" w:hAnsi="Calibri Light" w:cs="Arial"/>
          </w:rPr>
          <w:t xml:space="preserve"> </w:t>
        </w:r>
      </w:ins>
    </w:p>
    <w:p w14:paraId="183A3E18" w14:textId="03E55128" w:rsidR="00EA4ADA" w:rsidRDefault="00EA4ADA" w:rsidP="00AB0E84">
      <w:pPr>
        <w:pStyle w:val="Heading2Text"/>
        <w:rPr>
          <w:ins w:id="93" w:author="Tuan Yap" w:date="2019-06-20T14:43:00Z"/>
          <w:rFonts w:ascii="Calibri Light" w:hAnsi="Calibri Light" w:cs="Arial"/>
        </w:rPr>
      </w:pPr>
      <w:ins w:id="94" w:author="Tuan Yap" w:date="2019-06-20T14:44:00Z">
        <w:r>
          <w:rPr>
            <w:noProof/>
            <w:lang w:eastAsia="en-US"/>
          </w:rPr>
          <w:drawing>
            <wp:inline distT="0" distB="0" distL="0" distR="0" wp14:anchorId="0F672228" wp14:editId="58A1D9D5">
              <wp:extent cx="5943600" cy="3343275"/>
              <wp:effectExtent l="0" t="0" r="0" b="9525"/>
              <wp:docPr id="50181" name="Picture 5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3275"/>
                      </a:xfrm>
                      <a:prstGeom prst="rect">
                        <a:avLst/>
                      </a:prstGeom>
                    </pic:spPr>
                  </pic:pic>
                </a:graphicData>
              </a:graphic>
            </wp:inline>
          </w:drawing>
        </w:r>
      </w:ins>
    </w:p>
    <w:p w14:paraId="71E9E26F" w14:textId="77777777" w:rsidR="00EA4ADA" w:rsidRDefault="00EA4ADA" w:rsidP="00AB0E84">
      <w:pPr>
        <w:pStyle w:val="Heading2Text"/>
        <w:rPr>
          <w:ins w:id="95" w:author="Tuan Yap" w:date="2019-06-20T14:38:00Z"/>
          <w:rFonts w:ascii="Calibri Light" w:hAnsi="Calibri Light" w:cs="Arial"/>
        </w:rPr>
      </w:pPr>
    </w:p>
    <w:p w14:paraId="61F739D7" w14:textId="25A1B2CA" w:rsidR="00EA4ADA" w:rsidRDefault="00EA4ADA" w:rsidP="00AB0E84">
      <w:pPr>
        <w:pStyle w:val="Heading2Text"/>
        <w:rPr>
          <w:ins w:id="96" w:author="Tuan Yap" w:date="2019-06-20T14:38:00Z"/>
          <w:rFonts w:ascii="Calibri Light" w:hAnsi="Calibri Light" w:cs="Arial"/>
        </w:rPr>
      </w:pPr>
      <w:ins w:id="97" w:author="Tuan Yap" w:date="2019-06-20T14:38:00Z">
        <w:r>
          <w:rPr>
            <w:rFonts w:ascii="Calibri Light" w:hAnsi="Calibri Light" w:cs="Arial"/>
          </w:rPr>
          <w:lastRenderedPageBreak/>
          <w:t xml:space="preserve">BPEM Case created </w:t>
        </w:r>
      </w:ins>
      <w:ins w:id="98" w:author="Tuan Yap" w:date="2019-06-20T14:43:00Z">
        <w:r>
          <w:rPr>
            <w:rFonts w:ascii="Calibri Light" w:hAnsi="Calibri Light" w:cs="Arial"/>
          </w:rPr>
          <w:t xml:space="preserve">via Ticket or S/4 </w:t>
        </w:r>
      </w:ins>
      <w:ins w:id="99" w:author="Tuan Yap" w:date="2019-06-20T14:38:00Z">
        <w:r>
          <w:rPr>
            <w:rFonts w:ascii="Calibri Light" w:hAnsi="Calibri Light" w:cs="Arial"/>
          </w:rPr>
          <w:t xml:space="preserve">can be viewed in C4C. </w:t>
        </w:r>
      </w:ins>
      <w:ins w:id="100" w:author="Tuan Yap" w:date="2019-06-20T14:42:00Z">
        <w:r>
          <w:rPr>
            <w:rFonts w:ascii="Calibri Light" w:hAnsi="Calibri Light" w:cs="Arial"/>
          </w:rPr>
          <w:t>If the BPEM Case was created via Ticket, the Service Ticket ID will be visible in the Service Ticket ID column.</w:t>
        </w:r>
      </w:ins>
    </w:p>
    <w:p w14:paraId="6472EA89" w14:textId="2488B908" w:rsidR="00EA4ADA" w:rsidRDefault="00EA4ADA" w:rsidP="00AB0E84">
      <w:pPr>
        <w:pStyle w:val="Heading2Text"/>
        <w:rPr>
          <w:ins w:id="101" w:author="Tuan Yap" w:date="2019-06-20T14:43:00Z"/>
          <w:rFonts w:ascii="Calibri Light" w:hAnsi="Calibri Light" w:cs="Arial"/>
        </w:rPr>
      </w:pPr>
      <w:ins w:id="102" w:author="Tuan Yap" w:date="2019-06-20T14:42:00Z">
        <w:r>
          <w:rPr>
            <w:noProof/>
            <w:lang w:eastAsia="en-US"/>
          </w:rPr>
          <w:drawing>
            <wp:inline distT="0" distB="0" distL="0" distR="0" wp14:anchorId="1BC6698F" wp14:editId="4C7EE65B">
              <wp:extent cx="5943600" cy="1364602"/>
              <wp:effectExtent l="0" t="0" r="0" b="7620"/>
              <wp:docPr id="50180" name="Picture 50180" descr="cid:image002.jpg@01D4DDAF.366F8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2.jpg@01D4DDAF.366F8300"/>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5943600" cy="1364602"/>
                      </a:xfrm>
                      <a:prstGeom prst="rect">
                        <a:avLst/>
                      </a:prstGeom>
                      <a:noFill/>
                      <a:ln>
                        <a:noFill/>
                      </a:ln>
                    </pic:spPr>
                  </pic:pic>
                </a:graphicData>
              </a:graphic>
            </wp:inline>
          </w:drawing>
        </w:r>
      </w:ins>
    </w:p>
    <w:p w14:paraId="15A52D5E" w14:textId="77777777" w:rsidR="00EA4ADA" w:rsidRDefault="00EA4ADA" w:rsidP="00AB0E84">
      <w:pPr>
        <w:pStyle w:val="Heading2Text"/>
        <w:rPr>
          <w:rFonts w:ascii="Calibri Light" w:hAnsi="Calibri Light" w:cs="Arial"/>
        </w:rPr>
      </w:pPr>
    </w:p>
    <w:p w14:paraId="08646C80" w14:textId="3930F6E2" w:rsidR="00CF4777" w:rsidRPr="00CF4777" w:rsidRDefault="00CF4777" w:rsidP="00AB0E84">
      <w:pPr>
        <w:pStyle w:val="Heading2Text"/>
        <w:rPr>
          <w:rFonts w:ascii="Calibri Light" w:hAnsi="Calibri Light" w:cs="Arial"/>
          <w:b/>
        </w:rPr>
      </w:pPr>
      <w:r w:rsidRPr="00CF4777">
        <w:rPr>
          <w:rFonts w:ascii="Calibri Light" w:hAnsi="Calibri Light" w:cs="Arial"/>
          <w:b/>
        </w:rPr>
        <w:t>Service Order</w:t>
      </w:r>
    </w:p>
    <w:p w14:paraId="2F74B63D" w14:textId="2C13D99F" w:rsidR="00D84556" w:rsidRDefault="00D84556" w:rsidP="00D84556">
      <w:pPr>
        <w:pStyle w:val="Heading2Text"/>
        <w:keepNext/>
        <w:rPr>
          <w:ins w:id="103" w:author="Tuan Yap" w:date="2019-06-20T08:43:00Z"/>
          <w:rFonts w:ascii="Calibri Light" w:hAnsi="Calibri Light" w:cs="Arial"/>
        </w:rPr>
      </w:pPr>
      <w:r>
        <w:rPr>
          <w:rFonts w:ascii="Calibri Light" w:hAnsi="Calibri Light" w:cs="Arial"/>
        </w:rPr>
        <w:t>A Service Order can be created via Hybris C4C (Figure 5: Create Service Order).</w:t>
      </w:r>
    </w:p>
    <w:p w14:paraId="3834D749" w14:textId="4FD4D353" w:rsidR="004A5480" w:rsidRDefault="004A5480" w:rsidP="00D84556">
      <w:pPr>
        <w:pStyle w:val="Heading2Text"/>
        <w:keepNext/>
      </w:pPr>
      <w:ins w:id="104" w:author="Tuan Yap" w:date="2019-06-20T08:43:00Z">
        <w:r>
          <w:rPr>
            <w:noProof/>
            <w:lang w:eastAsia="en-US"/>
          </w:rPr>
          <w:drawing>
            <wp:inline distT="0" distB="0" distL="0" distR="0" wp14:anchorId="32BBECA6" wp14:editId="180C5489">
              <wp:extent cx="5943600" cy="3343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43275"/>
                      </a:xfrm>
                      <a:prstGeom prst="rect">
                        <a:avLst/>
                      </a:prstGeom>
                    </pic:spPr>
                  </pic:pic>
                </a:graphicData>
              </a:graphic>
            </wp:inline>
          </w:drawing>
        </w:r>
      </w:ins>
    </w:p>
    <w:p w14:paraId="2B8015A2" w14:textId="07E4EED1" w:rsidR="00D84556" w:rsidRDefault="00D84556" w:rsidP="00D84556">
      <w:pPr>
        <w:pStyle w:val="Caption"/>
        <w:ind w:firstLine="720"/>
      </w:pPr>
      <w:r>
        <w:t xml:space="preserve">Figure </w:t>
      </w:r>
      <w:r>
        <w:fldChar w:fldCharType="begin"/>
      </w:r>
      <w:r>
        <w:instrText xml:space="preserve"> SEQ Figure \* ARABIC </w:instrText>
      </w:r>
      <w:r>
        <w:fldChar w:fldCharType="separate"/>
      </w:r>
      <w:r w:rsidR="00BE0D90">
        <w:rPr>
          <w:noProof/>
        </w:rPr>
        <w:t>5</w:t>
      </w:r>
      <w:r>
        <w:fldChar w:fldCharType="end"/>
      </w:r>
      <w:r>
        <w:t>: Create Service Order</w:t>
      </w:r>
    </w:p>
    <w:p w14:paraId="7AFD7681" w14:textId="443E9206" w:rsidR="00D84556" w:rsidRDefault="00D84556" w:rsidP="00AB0E84">
      <w:pPr>
        <w:pStyle w:val="Heading2Text"/>
        <w:rPr>
          <w:rFonts w:ascii="Calibri Light" w:hAnsi="Calibri Light" w:cs="Arial"/>
        </w:rPr>
      </w:pPr>
    </w:p>
    <w:p w14:paraId="682E1479" w14:textId="42A47FDB" w:rsidR="00D84556" w:rsidRDefault="00D84556" w:rsidP="00D84556">
      <w:pPr>
        <w:ind w:left="720"/>
        <w:rPr>
          <w:rFonts w:ascii="Calibri Light" w:hAnsi="Calibri Light" w:cs="Arial"/>
          <w:sz w:val="20"/>
          <w:szCs w:val="20"/>
        </w:rPr>
      </w:pPr>
      <w:r>
        <w:rPr>
          <w:rFonts w:ascii="Calibri Light" w:hAnsi="Calibri Light" w:cs="Arial"/>
          <w:sz w:val="20"/>
          <w:szCs w:val="20"/>
        </w:rPr>
        <w:t>User is also able to search for a specific or a list of Service Order</w:t>
      </w:r>
      <w:r w:rsidR="007B76AC">
        <w:rPr>
          <w:rFonts w:ascii="Calibri Light" w:hAnsi="Calibri Light" w:cs="Arial"/>
          <w:sz w:val="20"/>
          <w:szCs w:val="20"/>
        </w:rPr>
        <w:t>s</w:t>
      </w:r>
      <w:r>
        <w:rPr>
          <w:rFonts w:ascii="Calibri Light" w:hAnsi="Calibri Light" w:cs="Arial"/>
          <w:sz w:val="20"/>
          <w:szCs w:val="20"/>
        </w:rPr>
        <w:t xml:space="preserve"> via S/4HANA </w:t>
      </w:r>
      <w:proofErr w:type="spellStart"/>
      <w:r>
        <w:rPr>
          <w:rFonts w:ascii="Calibri Light" w:hAnsi="Calibri Light" w:cs="Arial"/>
          <w:sz w:val="20"/>
          <w:szCs w:val="20"/>
        </w:rPr>
        <w:t>Tcode</w:t>
      </w:r>
      <w:proofErr w:type="spellEnd"/>
      <w:r>
        <w:rPr>
          <w:rFonts w:ascii="Calibri Light" w:hAnsi="Calibri Light" w:cs="Arial"/>
          <w:sz w:val="20"/>
          <w:szCs w:val="20"/>
        </w:rPr>
        <w:t xml:space="preserve"> IW38 (Figure </w:t>
      </w:r>
      <w:r w:rsidR="00BC7674">
        <w:rPr>
          <w:rFonts w:ascii="Calibri Light" w:hAnsi="Calibri Light" w:cs="Arial"/>
          <w:sz w:val="20"/>
          <w:szCs w:val="20"/>
        </w:rPr>
        <w:t>6</w:t>
      </w:r>
      <w:r>
        <w:rPr>
          <w:rFonts w:ascii="Calibri Light" w:hAnsi="Calibri Light" w:cs="Arial"/>
          <w:sz w:val="20"/>
          <w:szCs w:val="20"/>
        </w:rPr>
        <w:t xml:space="preserve">: Service Order Listing). Refer to </w:t>
      </w:r>
      <w:hyperlink r:id="rId25" w:history="1">
        <w:r w:rsidRPr="004E789A">
          <w:rPr>
            <w:rStyle w:val="Hyperlink"/>
            <w:rFonts w:ascii="Calibri Light" w:hAnsi="Calibri Light" w:cs="Arial"/>
            <w:i/>
            <w:sz w:val="20"/>
            <w:szCs w:val="20"/>
          </w:rPr>
          <w:t>BPD DF-WM-02 - Handle Field Orders - Manage Field Orders</w:t>
        </w:r>
      </w:hyperlink>
      <w:r>
        <w:rPr>
          <w:rFonts w:ascii="Calibri Light" w:hAnsi="Calibri Light" w:cs="Arial"/>
          <w:sz w:val="20"/>
          <w:szCs w:val="20"/>
        </w:rPr>
        <w:t xml:space="preserve"> for more information about IW38.</w:t>
      </w:r>
    </w:p>
    <w:p w14:paraId="4AD457EC" w14:textId="77777777" w:rsidR="00D84556" w:rsidRDefault="00D84556" w:rsidP="00D84556">
      <w:pPr>
        <w:ind w:left="720"/>
        <w:rPr>
          <w:rFonts w:ascii="Calibri Light" w:hAnsi="Calibri Light" w:cs="Arial"/>
          <w:sz w:val="20"/>
          <w:szCs w:val="20"/>
        </w:rPr>
      </w:pPr>
    </w:p>
    <w:p w14:paraId="4F3DDD23" w14:textId="77777777" w:rsidR="00D84556" w:rsidRDefault="00D84556" w:rsidP="00D84556">
      <w:pPr>
        <w:keepNext/>
        <w:ind w:left="720"/>
      </w:pPr>
      <w:r>
        <w:rPr>
          <w:noProof/>
        </w:rPr>
        <w:lastRenderedPageBreak/>
        <w:drawing>
          <wp:inline distT="0" distB="0" distL="0" distR="0" wp14:anchorId="694ABBE0" wp14:editId="73165D0F">
            <wp:extent cx="4389120" cy="37122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37391"/>
                    <a:stretch/>
                  </pic:blipFill>
                  <pic:spPr bwMode="auto">
                    <a:xfrm>
                      <a:off x="0" y="0"/>
                      <a:ext cx="4394065" cy="3716392"/>
                    </a:xfrm>
                    <a:prstGeom prst="rect">
                      <a:avLst/>
                    </a:prstGeom>
                    <a:ln>
                      <a:noFill/>
                    </a:ln>
                    <a:extLst>
                      <a:ext uri="{53640926-AAD7-44D8-BBD7-CCE9431645EC}">
                        <a14:shadowObscured xmlns:a14="http://schemas.microsoft.com/office/drawing/2010/main"/>
                      </a:ext>
                    </a:extLst>
                  </pic:spPr>
                </pic:pic>
              </a:graphicData>
            </a:graphic>
          </wp:inline>
        </w:drawing>
      </w:r>
    </w:p>
    <w:p w14:paraId="135970D8" w14:textId="77777777" w:rsidR="00D84556" w:rsidRDefault="00D84556" w:rsidP="00D84556">
      <w:pPr>
        <w:pStyle w:val="Caption"/>
        <w:ind w:firstLine="720"/>
        <w:rPr>
          <w:rFonts w:ascii="Calibri Light" w:hAnsi="Calibri Light" w:cs="Arial"/>
        </w:rPr>
      </w:pPr>
      <w:r>
        <w:t xml:space="preserve">Figure </w:t>
      </w:r>
      <w:r>
        <w:fldChar w:fldCharType="begin"/>
      </w:r>
      <w:r>
        <w:instrText xml:space="preserve"> SEQ Figure \* ARABIC </w:instrText>
      </w:r>
      <w:r>
        <w:fldChar w:fldCharType="separate"/>
      </w:r>
      <w:r w:rsidR="00BE0D90">
        <w:rPr>
          <w:noProof/>
        </w:rPr>
        <w:t>6</w:t>
      </w:r>
      <w:r>
        <w:fldChar w:fldCharType="end"/>
      </w:r>
      <w:r>
        <w:t>: Service Order listing</w:t>
      </w:r>
    </w:p>
    <w:p w14:paraId="2B2D976A" w14:textId="75628EED" w:rsidR="00420306" w:rsidRDefault="00EB27E4" w:rsidP="001C2CA5">
      <w:pPr>
        <w:pStyle w:val="Heading2"/>
      </w:pPr>
      <w:bookmarkStart w:id="105" w:name="_Toc512193928"/>
      <w:r w:rsidRPr="00BC7674">
        <w:t xml:space="preserve">Types of </w:t>
      </w:r>
      <w:r w:rsidR="00420306" w:rsidRPr="00BC7674">
        <w:t>Complaint</w:t>
      </w:r>
      <w:r w:rsidR="003265A8">
        <w:t>s</w:t>
      </w:r>
      <w:bookmarkEnd w:id="105"/>
    </w:p>
    <w:p w14:paraId="4A45D1EA" w14:textId="77777777" w:rsidR="0018267B" w:rsidRDefault="00BA6C16" w:rsidP="0018267B">
      <w:pPr>
        <w:pStyle w:val="Heading2Text"/>
        <w:rPr>
          <w:rFonts w:ascii="Calibri Light" w:hAnsi="Calibri Light" w:cs="Arial"/>
        </w:rPr>
      </w:pPr>
      <w:r>
        <w:rPr>
          <w:rFonts w:ascii="Calibri Light" w:hAnsi="Calibri Light" w:cs="Arial"/>
        </w:rPr>
        <w:t>Complaint</w:t>
      </w:r>
      <w:r w:rsidR="003265A8">
        <w:rPr>
          <w:rFonts w:ascii="Calibri Light" w:hAnsi="Calibri Light" w:cs="Arial"/>
        </w:rPr>
        <w:t>s</w:t>
      </w:r>
      <w:r>
        <w:rPr>
          <w:rFonts w:ascii="Calibri Light" w:hAnsi="Calibri Light" w:cs="Arial"/>
        </w:rPr>
        <w:t xml:space="preserve"> can originate from </w:t>
      </w:r>
      <w:r w:rsidR="003265A8">
        <w:rPr>
          <w:rFonts w:ascii="Calibri Light" w:hAnsi="Calibri Light" w:cs="Arial"/>
        </w:rPr>
        <w:t xml:space="preserve">the </w:t>
      </w:r>
      <w:r>
        <w:rPr>
          <w:rFonts w:ascii="Calibri Light" w:hAnsi="Calibri Light" w:cs="Arial"/>
        </w:rPr>
        <w:t xml:space="preserve">sources below. </w:t>
      </w:r>
    </w:p>
    <w:p w14:paraId="216C95C0" w14:textId="3A7EAE72" w:rsidR="00BA6C16" w:rsidRDefault="00BA6C16" w:rsidP="00315F62">
      <w:pPr>
        <w:pStyle w:val="Heading2Text"/>
        <w:numPr>
          <w:ilvl w:val="0"/>
          <w:numId w:val="12"/>
        </w:numPr>
        <w:rPr>
          <w:rFonts w:ascii="Calibri Light" w:hAnsi="Calibri Light" w:cs="Arial"/>
        </w:rPr>
      </w:pPr>
      <w:r>
        <w:rPr>
          <w:rFonts w:ascii="Calibri Light" w:hAnsi="Calibri Light" w:cs="Arial"/>
        </w:rPr>
        <w:t>Ticket/BPEM created from Front Office users</w:t>
      </w:r>
    </w:p>
    <w:p w14:paraId="5DB9985A" w14:textId="77777777" w:rsidR="00BA6C16" w:rsidRDefault="00BA6C16" w:rsidP="00BA6C16">
      <w:pPr>
        <w:pStyle w:val="Heading2Text"/>
        <w:numPr>
          <w:ilvl w:val="0"/>
          <w:numId w:val="12"/>
        </w:numPr>
        <w:rPr>
          <w:rFonts w:ascii="Calibri Light" w:hAnsi="Calibri Light" w:cs="Arial"/>
        </w:rPr>
      </w:pPr>
      <w:r>
        <w:rPr>
          <w:rFonts w:ascii="Calibri Light" w:hAnsi="Calibri Light" w:cs="Arial"/>
        </w:rPr>
        <w:t>Email</w:t>
      </w:r>
    </w:p>
    <w:p w14:paraId="341697FA" w14:textId="77777777" w:rsidR="00BA6C16" w:rsidRDefault="00BA6C16" w:rsidP="00BA6C16">
      <w:pPr>
        <w:pStyle w:val="Heading2Text"/>
        <w:numPr>
          <w:ilvl w:val="0"/>
          <w:numId w:val="12"/>
        </w:numPr>
        <w:rPr>
          <w:rFonts w:ascii="Calibri Light" w:hAnsi="Calibri Light" w:cs="Arial"/>
        </w:rPr>
      </w:pPr>
      <w:r>
        <w:rPr>
          <w:rFonts w:ascii="Calibri Light" w:hAnsi="Calibri Light" w:cs="Arial"/>
        </w:rPr>
        <w:t>US Mail</w:t>
      </w:r>
    </w:p>
    <w:p w14:paraId="61D11F25" w14:textId="77777777" w:rsidR="00BA6C16" w:rsidRDefault="00BA6C16" w:rsidP="00BA6C16">
      <w:pPr>
        <w:pStyle w:val="Heading2Text"/>
        <w:numPr>
          <w:ilvl w:val="0"/>
          <w:numId w:val="12"/>
        </w:numPr>
        <w:rPr>
          <w:rFonts w:ascii="Calibri Light" w:hAnsi="Calibri Light" w:cs="Arial"/>
        </w:rPr>
      </w:pPr>
      <w:r>
        <w:rPr>
          <w:rFonts w:ascii="Calibri Light" w:hAnsi="Calibri Light" w:cs="Arial"/>
        </w:rPr>
        <w:t>Social Media</w:t>
      </w:r>
    </w:p>
    <w:p w14:paraId="2EA4B9AA" w14:textId="685CDDFC" w:rsidR="00BA6C16" w:rsidRDefault="003265A8" w:rsidP="00BA6C16">
      <w:pPr>
        <w:pStyle w:val="Heading2Text"/>
        <w:numPr>
          <w:ilvl w:val="0"/>
          <w:numId w:val="12"/>
        </w:numPr>
        <w:rPr>
          <w:rFonts w:ascii="Calibri Light" w:hAnsi="Calibri Light" w:cs="Arial"/>
        </w:rPr>
      </w:pPr>
      <w:r>
        <w:rPr>
          <w:rFonts w:ascii="Calibri Light" w:hAnsi="Calibri Light" w:cs="Arial"/>
        </w:rPr>
        <w:t>CPUC Consumer Affairs branch (Customer Information Management System – CIMS)</w:t>
      </w:r>
    </w:p>
    <w:p w14:paraId="007385D4" w14:textId="45FC106E" w:rsidR="00BA6C16" w:rsidRDefault="00BA6C16" w:rsidP="00BA6C16">
      <w:pPr>
        <w:pStyle w:val="Heading2Text"/>
        <w:numPr>
          <w:ilvl w:val="0"/>
          <w:numId w:val="12"/>
        </w:numPr>
        <w:rPr>
          <w:rFonts w:ascii="Calibri Light" w:hAnsi="Calibri Light" w:cs="Arial"/>
        </w:rPr>
      </w:pPr>
      <w:r>
        <w:rPr>
          <w:rFonts w:ascii="Calibri Light" w:hAnsi="Calibri Light" w:cs="Arial"/>
        </w:rPr>
        <w:t>Local Public Affairs (LPA)/BCD Account Manager (AM)/BCD Account Coordinators)</w:t>
      </w:r>
    </w:p>
    <w:p w14:paraId="71230327" w14:textId="4CADF114" w:rsidR="009257CA" w:rsidRDefault="009257CA" w:rsidP="00BA6C16">
      <w:pPr>
        <w:pStyle w:val="Heading2Text"/>
        <w:numPr>
          <w:ilvl w:val="0"/>
          <w:numId w:val="12"/>
        </w:numPr>
        <w:rPr>
          <w:rFonts w:ascii="Calibri Light" w:hAnsi="Calibri Light" w:cs="Arial"/>
        </w:rPr>
      </w:pPr>
      <w:r>
        <w:rPr>
          <w:rFonts w:ascii="Calibri Light" w:hAnsi="Calibri Light" w:cs="Arial"/>
        </w:rPr>
        <w:t>Ethics and Compliance</w:t>
      </w:r>
    </w:p>
    <w:p w14:paraId="6058C530" w14:textId="48919C6D" w:rsidR="009257CA" w:rsidRDefault="009257CA" w:rsidP="00BA6C16">
      <w:pPr>
        <w:pStyle w:val="Heading2Text"/>
        <w:numPr>
          <w:ilvl w:val="0"/>
          <w:numId w:val="12"/>
        </w:numPr>
        <w:rPr>
          <w:rFonts w:ascii="Calibri Light" w:hAnsi="Calibri Light" w:cs="Arial"/>
        </w:rPr>
      </w:pPr>
      <w:r>
        <w:rPr>
          <w:rFonts w:ascii="Calibri Light" w:hAnsi="Calibri Light" w:cs="Arial"/>
        </w:rPr>
        <w:t xml:space="preserve">Phone calls </w:t>
      </w:r>
    </w:p>
    <w:p w14:paraId="152AE136" w14:textId="290E7F67" w:rsidR="009257CA" w:rsidRDefault="009257CA" w:rsidP="00BA6C16">
      <w:pPr>
        <w:pStyle w:val="Heading2Text"/>
        <w:numPr>
          <w:ilvl w:val="0"/>
          <w:numId w:val="12"/>
        </w:numPr>
        <w:rPr>
          <w:rFonts w:ascii="Calibri Light" w:hAnsi="Calibri Light" w:cs="Arial"/>
        </w:rPr>
      </w:pPr>
      <w:r>
        <w:rPr>
          <w:rFonts w:ascii="Calibri Light" w:hAnsi="Calibri Light" w:cs="Arial"/>
        </w:rPr>
        <w:t xml:space="preserve">IVR </w:t>
      </w:r>
    </w:p>
    <w:p w14:paraId="0C4BF059" w14:textId="3A9EDAE2" w:rsidR="00333F31" w:rsidRDefault="00333F31" w:rsidP="00BA6C16">
      <w:pPr>
        <w:pStyle w:val="Heading2Text"/>
        <w:numPr>
          <w:ilvl w:val="0"/>
          <w:numId w:val="12"/>
        </w:numPr>
        <w:rPr>
          <w:rFonts w:ascii="Calibri Light" w:hAnsi="Calibri Light" w:cs="Arial"/>
        </w:rPr>
      </w:pPr>
      <w:r>
        <w:rPr>
          <w:rFonts w:ascii="Calibri Light" w:hAnsi="Calibri Light" w:cs="Arial"/>
        </w:rPr>
        <w:t>In Person visit</w:t>
      </w:r>
    </w:p>
    <w:p w14:paraId="2619F3E2" w14:textId="4F3C88CB" w:rsidR="009257CA" w:rsidRDefault="009257CA" w:rsidP="00BA6C16">
      <w:pPr>
        <w:pStyle w:val="Heading2Text"/>
        <w:numPr>
          <w:ilvl w:val="0"/>
          <w:numId w:val="12"/>
        </w:numPr>
        <w:rPr>
          <w:rFonts w:ascii="Calibri Light" w:hAnsi="Calibri Light" w:cs="Arial"/>
        </w:rPr>
      </w:pPr>
      <w:r>
        <w:rPr>
          <w:rFonts w:ascii="Calibri Light" w:hAnsi="Calibri Light" w:cs="Arial"/>
        </w:rPr>
        <w:t xml:space="preserve">Other correspondence </w:t>
      </w:r>
    </w:p>
    <w:p w14:paraId="622D7FFD" w14:textId="45DD7050" w:rsidR="0018267B" w:rsidRDefault="0018267B" w:rsidP="00BA6C16">
      <w:pPr>
        <w:pStyle w:val="Heading2Text"/>
        <w:numPr>
          <w:ilvl w:val="0"/>
          <w:numId w:val="12"/>
        </w:numPr>
        <w:rPr>
          <w:rFonts w:ascii="Calibri Light" w:hAnsi="Calibri Light" w:cs="Arial"/>
        </w:rPr>
      </w:pPr>
      <w:r>
        <w:rPr>
          <w:rFonts w:ascii="Calibri Light" w:hAnsi="Calibri Light" w:cs="Arial"/>
        </w:rPr>
        <w:t>Fax</w:t>
      </w:r>
    </w:p>
    <w:p w14:paraId="39D579CA" w14:textId="032EC5E1" w:rsidR="00BA6C16" w:rsidRDefault="00BA6C16" w:rsidP="00BA6C16"/>
    <w:p w14:paraId="3E6513D8" w14:textId="77777777" w:rsidR="00EB27E4" w:rsidRPr="00EA1968" w:rsidRDefault="00EB27E4" w:rsidP="00EB27E4">
      <w:pPr>
        <w:pStyle w:val="Heading3"/>
        <w:keepNext/>
        <w:numPr>
          <w:ilvl w:val="2"/>
          <w:numId w:val="5"/>
        </w:numPr>
        <w:tabs>
          <w:tab w:val="left" w:pos="1440"/>
        </w:tabs>
        <w:spacing w:before="120" w:after="120"/>
        <w:ind w:left="1440" w:hanging="900"/>
        <w:rPr>
          <w:rFonts w:asciiTheme="minorHAnsi" w:hAnsiTheme="minorHAnsi"/>
        </w:rPr>
      </w:pPr>
      <w:bookmarkStart w:id="106" w:name="_Toc512193929"/>
      <w:r>
        <w:rPr>
          <w:rFonts w:asciiTheme="minorHAnsi" w:hAnsiTheme="minorHAnsi"/>
        </w:rPr>
        <w:t>Consumer Affairs Complaint</w:t>
      </w:r>
      <w:bookmarkEnd w:id="106"/>
    </w:p>
    <w:p w14:paraId="1BAC53B2" w14:textId="7FA5B0B2" w:rsidR="00116CCD" w:rsidRPr="00C638C6" w:rsidRDefault="00C638C6" w:rsidP="00F219E5">
      <w:pPr>
        <w:ind w:left="720"/>
        <w:rPr>
          <w:rFonts w:ascii="Calibri Light" w:hAnsi="Calibri Light" w:cs="Arial"/>
          <w:sz w:val="20"/>
          <w:szCs w:val="20"/>
        </w:rPr>
      </w:pPr>
      <w:r w:rsidRPr="00C638C6">
        <w:rPr>
          <w:rFonts w:ascii="Calibri Light" w:hAnsi="Calibri Light" w:cs="Arial"/>
          <w:sz w:val="20"/>
          <w:szCs w:val="20"/>
        </w:rPr>
        <w:t xml:space="preserve">BPEM cases </w:t>
      </w:r>
      <w:r w:rsidR="00F219E5">
        <w:rPr>
          <w:rFonts w:ascii="Calibri Light" w:hAnsi="Calibri Light" w:cs="Arial"/>
          <w:sz w:val="20"/>
          <w:szCs w:val="20"/>
        </w:rPr>
        <w:t>assigned to</w:t>
      </w:r>
      <w:r w:rsidRPr="00C638C6">
        <w:rPr>
          <w:rFonts w:ascii="Calibri Light" w:hAnsi="Calibri Light" w:cs="Arial"/>
          <w:sz w:val="20"/>
          <w:szCs w:val="20"/>
        </w:rPr>
        <w:t xml:space="preserve"> Consumer Affairs </w:t>
      </w:r>
      <w:r w:rsidR="00F219E5">
        <w:rPr>
          <w:rFonts w:ascii="Calibri Light" w:hAnsi="Calibri Light" w:cs="Arial"/>
          <w:sz w:val="20"/>
          <w:szCs w:val="20"/>
        </w:rPr>
        <w:t xml:space="preserve">can </w:t>
      </w:r>
      <w:r w:rsidRPr="00C638C6">
        <w:rPr>
          <w:rFonts w:ascii="Calibri Light" w:hAnsi="Calibri Light" w:cs="Arial"/>
          <w:sz w:val="20"/>
          <w:szCs w:val="20"/>
        </w:rPr>
        <w:t xml:space="preserve">only be </w:t>
      </w:r>
      <w:r w:rsidR="00F219E5">
        <w:rPr>
          <w:rFonts w:ascii="Calibri Light" w:hAnsi="Calibri Light" w:cs="Arial"/>
          <w:sz w:val="20"/>
          <w:szCs w:val="20"/>
        </w:rPr>
        <w:t xml:space="preserve">viewable </w:t>
      </w:r>
      <w:r w:rsidRPr="00C638C6">
        <w:rPr>
          <w:rFonts w:ascii="Calibri Light" w:hAnsi="Calibri Light" w:cs="Arial"/>
          <w:sz w:val="20"/>
          <w:szCs w:val="20"/>
        </w:rPr>
        <w:t>by Consumer Affairs or user with authorization</w:t>
      </w:r>
      <w:r>
        <w:rPr>
          <w:rFonts w:ascii="Calibri Light" w:hAnsi="Calibri Light" w:cs="Arial"/>
          <w:sz w:val="20"/>
          <w:szCs w:val="20"/>
        </w:rPr>
        <w:t xml:space="preserve">. </w:t>
      </w:r>
    </w:p>
    <w:p w14:paraId="673F2847" w14:textId="453B7272" w:rsidR="00EB27E4" w:rsidRDefault="00EB27E4" w:rsidP="008D4757">
      <w:pPr>
        <w:rPr>
          <w:rFonts w:ascii="Calibri Light" w:hAnsi="Calibri Light" w:cs="Arial"/>
          <w:sz w:val="20"/>
          <w:szCs w:val="20"/>
        </w:rPr>
      </w:pPr>
    </w:p>
    <w:p w14:paraId="5A3760F7" w14:textId="3ACFD70E" w:rsidR="008D4757" w:rsidRDefault="008D4757" w:rsidP="00EB27E4">
      <w:pPr>
        <w:ind w:left="720"/>
        <w:rPr>
          <w:rFonts w:ascii="Calibri Light" w:hAnsi="Calibri Light" w:cs="Arial"/>
          <w:sz w:val="20"/>
          <w:szCs w:val="20"/>
          <w:u w:val="single"/>
        </w:rPr>
      </w:pPr>
      <w:r w:rsidRPr="008D4757">
        <w:rPr>
          <w:rFonts w:ascii="Calibri Light" w:hAnsi="Calibri Light" w:cs="Arial"/>
          <w:sz w:val="20"/>
          <w:szCs w:val="20"/>
          <w:u w:val="single"/>
        </w:rPr>
        <w:t>Central view of BPEM cases</w:t>
      </w:r>
    </w:p>
    <w:p w14:paraId="28C351C0" w14:textId="77777777" w:rsidR="008D4757" w:rsidRPr="008D4757" w:rsidRDefault="008D4757" w:rsidP="00EB27E4">
      <w:pPr>
        <w:ind w:left="720"/>
        <w:rPr>
          <w:rFonts w:ascii="Calibri Light" w:hAnsi="Calibri Light" w:cs="Arial"/>
          <w:sz w:val="20"/>
          <w:szCs w:val="20"/>
          <w:u w:val="single"/>
        </w:rPr>
      </w:pPr>
    </w:p>
    <w:p w14:paraId="64A5579E" w14:textId="23201C2C" w:rsidR="00EB27E4" w:rsidRPr="00DE13B4" w:rsidRDefault="00EB27E4" w:rsidP="00EB27E4">
      <w:pPr>
        <w:ind w:left="720"/>
        <w:rPr>
          <w:rFonts w:ascii="Calibri Light" w:hAnsi="Calibri Light" w:cs="Arial"/>
          <w:sz w:val="20"/>
          <w:szCs w:val="20"/>
        </w:rPr>
      </w:pPr>
      <w:r w:rsidRPr="00EB6277">
        <w:rPr>
          <w:rFonts w:ascii="Calibri Light" w:hAnsi="Calibri Light" w:cs="Arial"/>
          <w:sz w:val="20"/>
          <w:szCs w:val="20"/>
        </w:rPr>
        <w:t xml:space="preserve">A central view for </w:t>
      </w:r>
      <w:r>
        <w:rPr>
          <w:rFonts w:ascii="Calibri Light" w:hAnsi="Calibri Light" w:cs="Arial"/>
          <w:sz w:val="20"/>
          <w:szCs w:val="20"/>
        </w:rPr>
        <w:t xml:space="preserve">all </w:t>
      </w:r>
      <w:r w:rsidRPr="00EB6277">
        <w:rPr>
          <w:rFonts w:ascii="Calibri Light" w:hAnsi="Calibri Light" w:cs="Arial"/>
          <w:sz w:val="20"/>
          <w:szCs w:val="20"/>
        </w:rPr>
        <w:t xml:space="preserve">BPEM cases created </w:t>
      </w:r>
      <w:r>
        <w:rPr>
          <w:rFonts w:ascii="Calibri Light" w:hAnsi="Calibri Light" w:cs="Arial"/>
          <w:sz w:val="20"/>
          <w:szCs w:val="20"/>
        </w:rPr>
        <w:t>for complaint</w:t>
      </w:r>
      <w:r w:rsidR="00F219E5">
        <w:rPr>
          <w:rFonts w:ascii="Calibri Light" w:hAnsi="Calibri Light" w:cs="Arial"/>
          <w:sz w:val="20"/>
          <w:szCs w:val="20"/>
        </w:rPr>
        <w:t>s</w:t>
      </w:r>
      <w:r>
        <w:rPr>
          <w:rFonts w:ascii="Calibri Light" w:hAnsi="Calibri Light" w:cs="Arial"/>
          <w:sz w:val="20"/>
          <w:szCs w:val="20"/>
        </w:rPr>
        <w:t xml:space="preserve"> </w:t>
      </w:r>
      <w:r w:rsidRPr="00EB6277">
        <w:rPr>
          <w:rFonts w:ascii="Calibri Light" w:hAnsi="Calibri Light" w:cs="Arial"/>
          <w:sz w:val="20"/>
          <w:szCs w:val="20"/>
        </w:rPr>
        <w:t xml:space="preserve">is </w:t>
      </w:r>
      <w:r>
        <w:rPr>
          <w:rFonts w:ascii="Calibri Light" w:hAnsi="Calibri Light" w:cs="Arial"/>
          <w:sz w:val="20"/>
          <w:szCs w:val="20"/>
        </w:rPr>
        <w:t xml:space="preserve">available </w:t>
      </w:r>
      <w:r w:rsidRPr="00EB6277">
        <w:rPr>
          <w:rFonts w:ascii="Calibri Light" w:hAnsi="Calibri Light" w:cs="Arial"/>
          <w:sz w:val="20"/>
          <w:szCs w:val="20"/>
        </w:rPr>
        <w:t xml:space="preserve">in </w:t>
      </w:r>
      <w:r w:rsidR="00BA6C16">
        <w:rPr>
          <w:rFonts w:ascii="Calibri Light" w:hAnsi="Calibri Light" w:cs="Arial"/>
          <w:sz w:val="20"/>
          <w:szCs w:val="20"/>
        </w:rPr>
        <w:t>S</w:t>
      </w:r>
      <w:r w:rsidR="00A74A22">
        <w:rPr>
          <w:rFonts w:ascii="Calibri Light" w:hAnsi="Calibri Light" w:cs="Arial"/>
          <w:sz w:val="20"/>
          <w:szCs w:val="20"/>
        </w:rPr>
        <w:t>/4HANA</w:t>
      </w:r>
      <w:r>
        <w:rPr>
          <w:rFonts w:ascii="Calibri Light" w:hAnsi="Calibri Light" w:cs="Arial"/>
          <w:sz w:val="20"/>
          <w:szCs w:val="20"/>
        </w:rPr>
        <w:t xml:space="preserve"> via </w:t>
      </w:r>
      <w:proofErr w:type="spellStart"/>
      <w:r>
        <w:rPr>
          <w:rFonts w:ascii="Calibri Light" w:hAnsi="Calibri Light" w:cs="Arial"/>
          <w:sz w:val="20"/>
          <w:szCs w:val="20"/>
        </w:rPr>
        <w:t>BDEx</w:t>
      </w:r>
      <w:proofErr w:type="spellEnd"/>
      <w:r>
        <w:rPr>
          <w:rFonts w:ascii="Calibri Light" w:hAnsi="Calibri Light" w:cs="Arial"/>
          <w:sz w:val="20"/>
          <w:szCs w:val="20"/>
        </w:rPr>
        <w:t xml:space="preserve"> </w:t>
      </w:r>
      <w:r w:rsidRPr="00D82AAB">
        <w:rPr>
          <w:rFonts w:ascii="Calibri Light" w:hAnsi="Calibri Light" w:cs="Arial"/>
          <w:sz w:val="20"/>
          <w:szCs w:val="20"/>
        </w:rPr>
        <w:t xml:space="preserve">Dynamic Work Center </w:t>
      </w:r>
      <w:r>
        <w:rPr>
          <w:rFonts w:ascii="Calibri Light" w:hAnsi="Calibri Light" w:cs="Arial"/>
          <w:sz w:val="20"/>
          <w:szCs w:val="20"/>
        </w:rPr>
        <w:t>(</w:t>
      </w:r>
      <w:proofErr w:type="spellStart"/>
      <w:r>
        <w:rPr>
          <w:rFonts w:ascii="Calibri Light" w:hAnsi="Calibri Light" w:cs="Arial"/>
          <w:sz w:val="20"/>
          <w:szCs w:val="20"/>
        </w:rPr>
        <w:t>Tcode</w:t>
      </w:r>
      <w:proofErr w:type="spellEnd"/>
      <w:r>
        <w:rPr>
          <w:rFonts w:ascii="Calibri Light" w:hAnsi="Calibri Light" w:cs="Arial"/>
          <w:sz w:val="20"/>
          <w:szCs w:val="20"/>
        </w:rPr>
        <w:t xml:space="preserve"> </w:t>
      </w:r>
      <w:r w:rsidRPr="00D82AAB">
        <w:rPr>
          <w:rFonts w:ascii="Calibri Light" w:hAnsi="Calibri Light" w:cs="Arial"/>
          <w:sz w:val="20"/>
          <w:szCs w:val="20"/>
        </w:rPr>
        <w:t>/BTI/BWC</w:t>
      </w:r>
      <w:r>
        <w:rPr>
          <w:rFonts w:ascii="Calibri Light" w:hAnsi="Calibri Light" w:cs="Arial"/>
          <w:sz w:val="20"/>
          <w:szCs w:val="20"/>
        </w:rPr>
        <w:t>)</w:t>
      </w:r>
      <w:r w:rsidR="00F219E5">
        <w:rPr>
          <w:rFonts w:ascii="Calibri Light" w:hAnsi="Calibri Light" w:cs="Arial"/>
          <w:sz w:val="20"/>
          <w:szCs w:val="20"/>
        </w:rPr>
        <w:t xml:space="preserve"> by authorized users.</w:t>
      </w:r>
      <w:r w:rsidRPr="00EB6277">
        <w:rPr>
          <w:rFonts w:ascii="Calibri Light" w:hAnsi="Calibri Light" w:cs="Arial"/>
          <w:sz w:val="20"/>
          <w:szCs w:val="20"/>
        </w:rPr>
        <w:t xml:space="preserve"> </w:t>
      </w:r>
      <w:r w:rsidR="0041682A">
        <w:rPr>
          <w:rFonts w:ascii="Calibri Light" w:hAnsi="Calibri Light" w:cs="Arial"/>
          <w:sz w:val="20"/>
          <w:szCs w:val="20"/>
        </w:rPr>
        <w:t>Authorized user</w:t>
      </w:r>
      <w:r>
        <w:rPr>
          <w:rFonts w:ascii="Calibri Light" w:hAnsi="Calibri Light" w:cs="Arial"/>
          <w:sz w:val="20"/>
          <w:szCs w:val="20"/>
        </w:rPr>
        <w:t xml:space="preserve"> will be able to </w:t>
      </w:r>
      <w:r w:rsidR="00DE13B4">
        <w:rPr>
          <w:rFonts w:ascii="Calibri Light" w:hAnsi="Calibri Light" w:cs="Arial"/>
          <w:sz w:val="20"/>
          <w:szCs w:val="20"/>
        </w:rPr>
        <w:t xml:space="preserve">retrieve the Complaint BPEM case by clicking on the Get Work button within the DWC and </w:t>
      </w:r>
      <w:r>
        <w:rPr>
          <w:rFonts w:ascii="Calibri Light" w:hAnsi="Calibri Light" w:cs="Arial"/>
          <w:sz w:val="20"/>
          <w:szCs w:val="20"/>
        </w:rPr>
        <w:t>see the list of BPEM</w:t>
      </w:r>
      <w:r w:rsidR="00DE13B4">
        <w:rPr>
          <w:rFonts w:ascii="Calibri Light" w:hAnsi="Calibri Light" w:cs="Arial"/>
          <w:sz w:val="20"/>
          <w:szCs w:val="20"/>
        </w:rPr>
        <w:t xml:space="preserve"> cases</w:t>
      </w:r>
      <w:r>
        <w:rPr>
          <w:rFonts w:ascii="Calibri Light" w:hAnsi="Calibri Light" w:cs="Arial"/>
          <w:sz w:val="20"/>
          <w:szCs w:val="20"/>
        </w:rPr>
        <w:t xml:space="preserve"> that </w:t>
      </w:r>
      <w:r w:rsidR="00DE13B4">
        <w:rPr>
          <w:rFonts w:ascii="Calibri Light" w:hAnsi="Calibri Light" w:cs="Arial"/>
          <w:sz w:val="20"/>
          <w:szCs w:val="20"/>
        </w:rPr>
        <w:t>are</w:t>
      </w:r>
      <w:r>
        <w:rPr>
          <w:rFonts w:ascii="Calibri Light" w:hAnsi="Calibri Light" w:cs="Arial"/>
          <w:sz w:val="20"/>
          <w:szCs w:val="20"/>
        </w:rPr>
        <w:t xml:space="preserve"> assigned to him/her (Figure </w:t>
      </w:r>
      <w:r w:rsidR="008D4757">
        <w:rPr>
          <w:rFonts w:ascii="Calibri Light" w:hAnsi="Calibri Light" w:cs="Arial"/>
          <w:sz w:val="20"/>
          <w:szCs w:val="20"/>
        </w:rPr>
        <w:t>7</w:t>
      </w:r>
      <w:r>
        <w:rPr>
          <w:rFonts w:ascii="Calibri Light" w:hAnsi="Calibri Light" w:cs="Arial"/>
          <w:sz w:val="20"/>
          <w:szCs w:val="20"/>
        </w:rPr>
        <w:t xml:space="preserve">: </w:t>
      </w:r>
      <w:proofErr w:type="spellStart"/>
      <w:r>
        <w:rPr>
          <w:rFonts w:ascii="Calibri Light" w:hAnsi="Calibri Light" w:cs="Arial"/>
          <w:sz w:val="20"/>
          <w:szCs w:val="20"/>
        </w:rPr>
        <w:t>BDEx</w:t>
      </w:r>
      <w:proofErr w:type="spellEnd"/>
      <w:r>
        <w:rPr>
          <w:rFonts w:ascii="Calibri Light" w:hAnsi="Calibri Light" w:cs="Arial"/>
          <w:sz w:val="20"/>
          <w:szCs w:val="20"/>
        </w:rPr>
        <w:t xml:space="preserve"> Dynamic Work Center</w:t>
      </w:r>
      <w:r w:rsidR="00DE13B4">
        <w:rPr>
          <w:rFonts w:ascii="Calibri Light" w:hAnsi="Calibri Light" w:cs="Arial"/>
          <w:sz w:val="20"/>
          <w:szCs w:val="20"/>
        </w:rPr>
        <w:t xml:space="preserve">. Refer to </w:t>
      </w:r>
      <w:hyperlink r:id="rId27" w:history="1">
        <w:r w:rsidR="00DE13B4" w:rsidRPr="00612945">
          <w:rPr>
            <w:rStyle w:val="Hyperlink"/>
            <w:rFonts w:ascii="Calibri Light" w:hAnsi="Calibri Light" w:cs="Arial"/>
            <w:i/>
            <w:sz w:val="20"/>
            <w:szCs w:val="20"/>
          </w:rPr>
          <w:t>EM-01 – Exception Work Assignments</w:t>
        </w:r>
      </w:hyperlink>
      <w:r w:rsidR="00DE13B4">
        <w:rPr>
          <w:rStyle w:val="Hyperlink"/>
          <w:rFonts w:ascii="Calibri Light" w:hAnsi="Calibri Light" w:cs="Arial"/>
          <w:i/>
          <w:sz w:val="20"/>
          <w:szCs w:val="20"/>
        </w:rPr>
        <w:t xml:space="preserve"> for work assignment detail</w:t>
      </w:r>
      <w:r>
        <w:rPr>
          <w:rFonts w:ascii="Calibri Light" w:hAnsi="Calibri Light" w:cs="Arial"/>
          <w:sz w:val="20"/>
          <w:szCs w:val="20"/>
        </w:rPr>
        <w:t xml:space="preserve">). </w:t>
      </w:r>
      <w:r w:rsidR="008D4757">
        <w:rPr>
          <w:rFonts w:ascii="Calibri Light" w:hAnsi="Calibri Light" w:cs="Arial"/>
          <w:sz w:val="20"/>
          <w:szCs w:val="20"/>
        </w:rPr>
        <w:t xml:space="preserve">Authorized user is able to double click on the </w:t>
      </w:r>
      <w:r w:rsidR="00CC72CE">
        <w:rPr>
          <w:rFonts w:ascii="Calibri Light" w:hAnsi="Calibri Light" w:cs="Arial"/>
          <w:sz w:val="20"/>
          <w:szCs w:val="20"/>
        </w:rPr>
        <w:t>line item to see detail of BPEM case.</w:t>
      </w:r>
      <w:r w:rsidR="008D4757">
        <w:rPr>
          <w:rFonts w:ascii="Calibri Light" w:hAnsi="Calibri Light" w:cs="Arial"/>
          <w:sz w:val="20"/>
          <w:szCs w:val="20"/>
        </w:rPr>
        <w:t xml:space="preserve"> </w:t>
      </w:r>
      <w:r w:rsidR="00DE13B4">
        <w:rPr>
          <w:rFonts w:ascii="Calibri Light" w:hAnsi="Calibri Light" w:cs="Arial"/>
          <w:sz w:val="20"/>
          <w:szCs w:val="20"/>
        </w:rPr>
        <w:t xml:space="preserve">User can call the </w:t>
      </w:r>
      <w:proofErr w:type="spellStart"/>
      <w:r w:rsidR="00DE13B4">
        <w:rPr>
          <w:rFonts w:ascii="Calibri Light" w:hAnsi="Calibri Light" w:cs="Arial"/>
          <w:sz w:val="20"/>
          <w:szCs w:val="20"/>
        </w:rPr>
        <w:t>BDEx</w:t>
      </w:r>
      <w:proofErr w:type="spellEnd"/>
      <w:r w:rsidR="00DE13B4">
        <w:rPr>
          <w:rFonts w:ascii="Calibri Light" w:hAnsi="Calibri Light" w:cs="Arial"/>
          <w:sz w:val="20"/>
          <w:szCs w:val="20"/>
        </w:rPr>
        <w:t xml:space="preserve"> Customer Centric Hub from the right-click menu of the BPEM case and proceed with the exception resolution process (r</w:t>
      </w:r>
      <w:r>
        <w:rPr>
          <w:rFonts w:ascii="Calibri Light" w:hAnsi="Calibri Light" w:cs="Arial"/>
          <w:sz w:val="20"/>
          <w:szCs w:val="20"/>
        </w:rPr>
        <w:t xml:space="preserve">efer to BPD </w:t>
      </w:r>
      <w:hyperlink r:id="rId28" w:history="1">
        <w:r w:rsidR="00DE13B4" w:rsidRPr="00DE13B4">
          <w:rPr>
            <w:rStyle w:val="Hyperlink"/>
            <w:rFonts w:ascii="Calibri Light" w:hAnsi="Calibri Light" w:cs="Arial"/>
            <w:sz w:val="20"/>
            <w:szCs w:val="20"/>
          </w:rPr>
          <w:t>EM-02 – Exception Work Views</w:t>
        </w:r>
      </w:hyperlink>
      <w:r w:rsidR="00DE13B4">
        <w:rPr>
          <w:rFonts w:ascii="Calibri Light" w:hAnsi="Calibri Light" w:cs="Arial"/>
          <w:sz w:val="20"/>
          <w:szCs w:val="20"/>
        </w:rPr>
        <w:t xml:space="preserve"> </w:t>
      </w:r>
      <w:r>
        <w:rPr>
          <w:rFonts w:ascii="Calibri Light" w:hAnsi="Calibri Light" w:cs="Arial"/>
          <w:sz w:val="20"/>
          <w:szCs w:val="20"/>
        </w:rPr>
        <w:t>for more information</w:t>
      </w:r>
      <w:r w:rsidR="00DE13B4">
        <w:rPr>
          <w:rFonts w:ascii="Calibri Light" w:hAnsi="Calibri Light" w:cs="Arial"/>
          <w:sz w:val="20"/>
          <w:szCs w:val="20"/>
        </w:rPr>
        <w:t>)</w:t>
      </w:r>
      <w:r w:rsidRPr="00DE13B4">
        <w:rPr>
          <w:rFonts w:ascii="Calibri Light" w:hAnsi="Calibri Light" w:cs="Arial"/>
          <w:sz w:val="20"/>
          <w:szCs w:val="20"/>
        </w:rPr>
        <w:t>.</w:t>
      </w:r>
      <w:r w:rsidR="00F219E5" w:rsidRPr="00DE13B4">
        <w:rPr>
          <w:rFonts w:ascii="Calibri Light" w:hAnsi="Calibri Light" w:cs="Arial"/>
          <w:sz w:val="20"/>
          <w:szCs w:val="20"/>
        </w:rPr>
        <w:t xml:space="preserve"> </w:t>
      </w:r>
      <w:r w:rsidR="00AD4531">
        <w:rPr>
          <w:rFonts w:ascii="Calibri Light" w:hAnsi="Calibri Light" w:cs="Arial"/>
          <w:sz w:val="20"/>
          <w:szCs w:val="20"/>
        </w:rPr>
        <w:t>Complaint BPEM case</w:t>
      </w:r>
      <w:r w:rsidR="00F219E5" w:rsidRPr="00DE13B4">
        <w:rPr>
          <w:rFonts w:ascii="Calibri Light" w:hAnsi="Calibri Light" w:cs="Arial"/>
          <w:sz w:val="20"/>
          <w:szCs w:val="20"/>
        </w:rPr>
        <w:t xml:space="preserve"> will be controlled using BPEM case authorization object ‘CRT/UPD/DIS, B-EMMA-CAS’ Activity and Authorization group configuration.</w:t>
      </w:r>
    </w:p>
    <w:p w14:paraId="23D41C0F" w14:textId="77777777" w:rsidR="008D4757" w:rsidRDefault="008D4757" w:rsidP="00EB27E4">
      <w:pPr>
        <w:ind w:left="720"/>
        <w:rPr>
          <w:rFonts w:ascii="Calibri Light" w:hAnsi="Calibri Light" w:cs="Arial"/>
          <w:sz w:val="20"/>
          <w:szCs w:val="20"/>
        </w:rPr>
      </w:pPr>
    </w:p>
    <w:p w14:paraId="4D30D670" w14:textId="77777777" w:rsidR="008D4757" w:rsidRDefault="00EB27E4" w:rsidP="008D4757">
      <w:pPr>
        <w:keepNext/>
        <w:ind w:left="720"/>
      </w:pPr>
      <w:r>
        <w:rPr>
          <w:noProof/>
        </w:rPr>
        <w:drawing>
          <wp:inline distT="0" distB="0" distL="0" distR="0" wp14:anchorId="68F9715F" wp14:editId="447F2BD1">
            <wp:extent cx="5942728" cy="2099144"/>
            <wp:effectExtent l="0" t="0" r="1270" b="0"/>
            <wp:docPr id="6" name="Picture 6" descr="cid:image001.png@01D3B567.777FA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1.png@01D3B567.777FA7B0"/>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5953112" cy="2102812"/>
                    </a:xfrm>
                    <a:prstGeom prst="rect">
                      <a:avLst/>
                    </a:prstGeom>
                    <a:noFill/>
                    <a:ln>
                      <a:noFill/>
                    </a:ln>
                  </pic:spPr>
                </pic:pic>
              </a:graphicData>
            </a:graphic>
          </wp:inline>
        </w:drawing>
      </w:r>
    </w:p>
    <w:p w14:paraId="361F2888" w14:textId="465D09A0" w:rsidR="00EB27E4" w:rsidRDefault="008D4757" w:rsidP="008D4757">
      <w:pPr>
        <w:pStyle w:val="Caption"/>
        <w:ind w:firstLine="720"/>
      </w:pPr>
      <w:r>
        <w:t xml:space="preserve">Figure </w:t>
      </w:r>
      <w:r>
        <w:fldChar w:fldCharType="begin"/>
      </w:r>
      <w:r>
        <w:instrText xml:space="preserve"> SEQ Figure \* ARABIC </w:instrText>
      </w:r>
      <w:r>
        <w:fldChar w:fldCharType="separate"/>
      </w:r>
      <w:r w:rsidR="00BE0D90">
        <w:rPr>
          <w:noProof/>
        </w:rPr>
        <w:t>7</w:t>
      </w:r>
      <w:r>
        <w:fldChar w:fldCharType="end"/>
      </w:r>
      <w:r>
        <w:t xml:space="preserve">: </w:t>
      </w:r>
      <w:proofErr w:type="spellStart"/>
      <w:r>
        <w:t>BDEx</w:t>
      </w:r>
      <w:proofErr w:type="spellEnd"/>
      <w:r>
        <w:t xml:space="preserve"> Dynamic Work Center</w:t>
      </w:r>
    </w:p>
    <w:p w14:paraId="3C2B3696" w14:textId="77777777" w:rsidR="00EB27E4" w:rsidRDefault="00EB27E4" w:rsidP="00EB27E4">
      <w:pPr>
        <w:pStyle w:val="Heading2Text"/>
        <w:rPr>
          <w:rFonts w:ascii="Calibri Light" w:hAnsi="Calibri Light" w:cs="Arial"/>
        </w:rPr>
      </w:pPr>
    </w:p>
    <w:p w14:paraId="216C787F" w14:textId="3DC3AAC8" w:rsidR="00EB27E4" w:rsidRDefault="00EB27E4" w:rsidP="00EB27E4">
      <w:pPr>
        <w:pStyle w:val="Heading2Text"/>
        <w:rPr>
          <w:rFonts w:ascii="Calibri Light" w:hAnsi="Calibri Light" w:cs="Arial"/>
        </w:rPr>
      </w:pPr>
      <w:r>
        <w:rPr>
          <w:rFonts w:ascii="Calibri Light" w:hAnsi="Calibri Light" w:cs="Arial"/>
        </w:rPr>
        <w:t xml:space="preserve">A </w:t>
      </w:r>
      <w:r w:rsidR="00AD4531">
        <w:rPr>
          <w:rFonts w:ascii="Calibri Light" w:hAnsi="Calibri Light" w:cs="Arial"/>
        </w:rPr>
        <w:t xml:space="preserve">standard </w:t>
      </w:r>
      <w:proofErr w:type="spellStart"/>
      <w:r w:rsidR="00AD4531">
        <w:rPr>
          <w:rFonts w:ascii="Calibri Light" w:hAnsi="Calibri Light" w:cs="Arial"/>
        </w:rPr>
        <w:t>BDEx</w:t>
      </w:r>
      <w:proofErr w:type="spellEnd"/>
      <w:r>
        <w:rPr>
          <w:rFonts w:ascii="Calibri Light" w:hAnsi="Calibri Light" w:cs="Arial"/>
        </w:rPr>
        <w:t xml:space="preserve"> report </w:t>
      </w:r>
      <w:r w:rsidR="00AD4531">
        <w:rPr>
          <w:rFonts w:ascii="Calibri Light" w:hAnsi="Calibri Light" w:cs="Arial"/>
        </w:rPr>
        <w:t>(</w:t>
      </w:r>
      <w:proofErr w:type="spellStart"/>
      <w:r w:rsidR="00AD4531">
        <w:rPr>
          <w:rFonts w:ascii="Calibri Light" w:hAnsi="Calibri Light" w:cs="Arial"/>
        </w:rPr>
        <w:t>BDEx</w:t>
      </w:r>
      <w:proofErr w:type="spellEnd"/>
      <w:r w:rsidR="00AD4531">
        <w:rPr>
          <w:rFonts w:ascii="Calibri Light" w:hAnsi="Calibri Light" w:cs="Arial"/>
        </w:rPr>
        <w:t xml:space="preserve"> BPEM Summary </w:t>
      </w:r>
      <w:proofErr w:type="gramStart"/>
      <w:r w:rsidR="00AD4531">
        <w:rPr>
          <w:rFonts w:ascii="Calibri Light" w:hAnsi="Calibri Light" w:cs="Arial"/>
        </w:rPr>
        <w:t>Report )</w:t>
      </w:r>
      <w:proofErr w:type="gramEnd"/>
      <w:r w:rsidR="00AD4531">
        <w:rPr>
          <w:rFonts w:ascii="Calibri Light" w:hAnsi="Calibri Light" w:cs="Arial"/>
        </w:rPr>
        <w:t xml:space="preserve"> </w:t>
      </w:r>
      <w:r>
        <w:rPr>
          <w:rFonts w:ascii="Calibri Light" w:hAnsi="Calibri Light" w:cs="Arial"/>
        </w:rPr>
        <w:t xml:space="preserve">is available in </w:t>
      </w:r>
      <w:r w:rsidR="008D4757">
        <w:rPr>
          <w:rFonts w:ascii="Calibri Light" w:hAnsi="Calibri Light" w:cs="Arial"/>
        </w:rPr>
        <w:t>S/4HANA</w:t>
      </w:r>
      <w:r>
        <w:rPr>
          <w:rFonts w:ascii="Calibri Light" w:hAnsi="Calibri Light" w:cs="Arial"/>
        </w:rPr>
        <w:t xml:space="preserve"> </w:t>
      </w:r>
      <w:r w:rsidR="00CC72CE">
        <w:rPr>
          <w:rFonts w:ascii="Calibri Light" w:hAnsi="Calibri Light" w:cs="Arial"/>
        </w:rPr>
        <w:t xml:space="preserve">(Figure 8: </w:t>
      </w:r>
      <w:proofErr w:type="spellStart"/>
      <w:r w:rsidR="00CC72CE">
        <w:rPr>
          <w:rFonts w:ascii="Calibri Light" w:hAnsi="Calibri Light" w:cs="Arial"/>
        </w:rPr>
        <w:t>BPEx</w:t>
      </w:r>
      <w:proofErr w:type="spellEnd"/>
      <w:r w:rsidR="00CC72CE">
        <w:rPr>
          <w:rFonts w:ascii="Calibri Light" w:hAnsi="Calibri Light" w:cs="Arial"/>
        </w:rPr>
        <w:t xml:space="preserve"> BPEM Summary Report). </w:t>
      </w:r>
      <w:r w:rsidR="00AD4531">
        <w:rPr>
          <w:rFonts w:ascii="Calibri Light" w:hAnsi="Calibri Light" w:cs="Arial"/>
        </w:rPr>
        <w:t>T</w:t>
      </w:r>
      <w:r w:rsidR="00CC72CE">
        <w:rPr>
          <w:rFonts w:ascii="Calibri Light" w:hAnsi="Calibri Light" w:cs="Arial"/>
        </w:rPr>
        <w:t xml:space="preserve">his report </w:t>
      </w:r>
      <w:r w:rsidR="00AD4531">
        <w:rPr>
          <w:rFonts w:ascii="Calibri Light" w:hAnsi="Calibri Light" w:cs="Arial"/>
        </w:rPr>
        <w:t>can be executed by transaction</w:t>
      </w:r>
      <w:r w:rsidR="00CC72CE">
        <w:rPr>
          <w:rFonts w:ascii="Calibri Light" w:hAnsi="Calibri Light" w:cs="Arial"/>
        </w:rPr>
        <w:t xml:space="preserve"> </w:t>
      </w:r>
      <w:r w:rsidRPr="00C738A6">
        <w:rPr>
          <w:rFonts w:ascii="Calibri Light" w:hAnsi="Calibri Light" w:cs="Arial"/>
        </w:rPr>
        <w:t>/BTR/PP_ASTROLABE and /BTR/PP_SUM to display the report</w:t>
      </w:r>
      <w:r>
        <w:rPr>
          <w:rFonts w:ascii="Calibri Light" w:hAnsi="Calibri Light" w:cs="Arial"/>
        </w:rPr>
        <w:t xml:space="preserve"> for users to get a count of the number of complaint BPEM cases that are created for a specific date, still outstanding and closed. Refer to BPD </w:t>
      </w:r>
      <w:hyperlink r:id="rId31" w:history="1">
        <w:r w:rsidRPr="00EF1131">
          <w:rPr>
            <w:rStyle w:val="Hyperlink"/>
            <w:rFonts w:ascii="Calibri Light" w:hAnsi="Calibri Light" w:cs="Arial"/>
            <w:i/>
          </w:rPr>
          <w:t>EM-03 - Exception Management Analytics</w:t>
        </w:r>
      </w:hyperlink>
      <w:r>
        <w:rPr>
          <w:rFonts w:ascii="Calibri Light" w:hAnsi="Calibri Light" w:cs="Arial"/>
        </w:rPr>
        <w:t xml:space="preserve"> for more information.</w:t>
      </w:r>
      <w:r w:rsidR="00CC72CE">
        <w:rPr>
          <w:rFonts w:ascii="Calibri Light" w:hAnsi="Calibri Light" w:cs="Arial"/>
        </w:rPr>
        <w:t xml:space="preserve">  </w:t>
      </w:r>
    </w:p>
    <w:p w14:paraId="28B7EE15" w14:textId="77777777" w:rsidR="008D4757" w:rsidRDefault="00EB27E4" w:rsidP="008D4757">
      <w:pPr>
        <w:pStyle w:val="Heading2Text"/>
        <w:keepNext/>
      </w:pPr>
      <w:r>
        <w:rPr>
          <w:noProof/>
          <w:lang w:eastAsia="en-US"/>
        </w:rPr>
        <w:lastRenderedPageBreak/>
        <w:drawing>
          <wp:inline distT="0" distB="0" distL="0" distR="0" wp14:anchorId="5DC0D6C0" wp14:editId="49FB7E2F">
            <wp:extent cx="4500438" cy="3598550"/>
            <wp:effectExtent l="0" t="0" r="0" b="1905"/>
            <wp:docPr id="7" name="Picture 7" descr="cid:image002.png@01D3B14A.2E2354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png@01D3B14A.2E2354C0"/>
                    <pic:cNvPicPr>
                      <a:picLocks noChangeAspect="1" noChangeArrowheads="1"/>
                    </pic:cNvPicPr>
                  </pic:nvPicPr>
                  <pic:blipFill>
                    <a:blip r:embed="rId32" r:link="rId33">
                      <a:extLst>
                        <a:ext uri="{28A0092B-C50C-407E-A947-70E740481C1C}">
                          <a14:useLocalDpi xmlns:a14="http://schemas.microsoft.com/office/drawing/2010/main" val="0"/>
                        </a:ext>
                      </a:extLst>
                    </a:blip>
                    <a:srcRect/>
                    <a:stretch>
                      <a:fillRect/>
                    </a:stretch>
                  </pic:blipFill>
                  <pic:spPr bwMode="auto">
                    <a:xfrm>
                      <a:off x="0" y="0"/>
                      <a:ext cx="4507154" cy="3603920"/>
                    </a:xfrm>
                    <a:prstGeom prst="rect">
                      <a:avLst/>
                    </a:prstGeom>
                    <a:noFill/>
                    <a:ln>
                      <a:noFill/>
                    </a:ln>
                  </pic:spPr>
                </pic:pic>
              </a:graphicData>
            </a:graphic>
          </wp:inline>
        </w:drawing>
      </w:r>
    </w:p>
    <w:p w14:paraId="5957679E" w14:textId="530095B2" w:rsidR="00EB27E4" w:rsidRDefault="008D4757" w:rsidP="008D4757">
      <w:pPr>
        <w:pStyle w:val="Caption"/>
        <w:ind w:firstLine="720"/>
      </w:pPr>
      <w:r>
        <w:t xml:space="preserve">Figure </w:t>
      </w:r>
      <w:r>
        <w:fldChar w:fldCharType="begin"/>
      </w:r>
      <w:r>
        <w:instrText xml:space="preserve"> SEQ Figure \* ARABIC </w:instrText>
      </w:r>
      <w:r>
        <w:fldChar w:fldCharType="separate"/>
      </w:r>
      <w:r w:rsidR="00BE0D90">
        <w:rPr>
          <w:noProof/>
        </w:rPr>
        <w:t>8</w:t>
      </w:r>
      <w:r>
        <w:fldChar w:fldCharType="end"/>
      </w:r>
      <w:r>
        <w:t xml:space="preserve">: </w:t>
      </w:r>
      <w:proofErr w:type="spellStart"/>
      <w:r>
        <w:t>BDEx</w:t>
      </w:r>
      <w:proofErr w:type="spellEnd"/>
      <w:r>
        <w:t xml:space="preserve"> BPEM Summary Report</w:t>
      </w:r>
    </w:p>
    <w:p w14:paraId="6AB38CF3" w14:textId="77777777" w:rsidR="00EB27E4" w:rsidRDefault="00EB27E4" w:rsidP="00EB27E4">
      <w:pPr>
        <w:pStyle w:val="Heading2Text"/>
        <w:rPr>
          <w:rFonts w:ascii="Calibri Light" w:hAnsi="Calibri Light" w:cs="Arial"/>
        </w:rPr>
      </w:pPr>
    </w:p>
    <w:p w14:paraId="05332BCF" w14:textId="5A3A7E20" w:rsidR="00EB27E4" w:rsidRDefault="00EB27E4" w:rsidP="00EB27E4">
      <w:pPr>
        <w:pStyle w:val="Heading2Text"/>
        <w:rPr>
          <w:rFonts w:ascii="Calibri Light" w:hAnsi="Calibri Light" w:cs="Arial"/>
        </w:rPr>
      </w:pPr>
      <w:r>
        <w:rPr>
          <w:rFonts w:ascii="Calibri Light" w:hAnsi="Calibri Light" w:cs="Arial"/>
        </w:rPr>
        <w:t xml:space="preserve">Users can </w:t>
      </w:r>
      <w:r w:rsidR="00D03317">
        <w:rPr>
          <w:rFonts w:ascii="Calibri Light" w:hAnsi="Calibri Light" w:cs="Arial"/>
        </w:rPr>
        <w:t xml:space="preserve">also </w:t>
      </w:r>
      <w:r>
        <w:rPr>
          <w:rFonts w:ascii="Calibri Light" w:hAnsi="Calibri Light" w:cs="Arial"/>
        </w:rPr>
        <w:t xml:space="preserve">utilize </w:t>
      </w:r>
      <w:r w:rsidR="008D4757">
        <w:rPr>
          <w:rFonts w:ascii="Calibri Light" w:hAnsi="Calibri Light" w:cs="Arial"/>
        </w:rPr>
        <w:t xml:space="preserve">S/4HANA </w:t>
      </w:r>
      <w:proofErr w:type="spellStart"/>
      <w:r>
        <w:rPr>
          <w:rFonts w:ascii="Calibri Light" w:hAnsi="Calibri Light" w:cs="Arial"/>
        </w:rPr>
        <w:t>BDEx</w:t>
      </w:r>
      <w:proofErr w:type="spellEnd"/>
      <w:r>
        <w:rPr>
          <w:rFonts w:ascii="Calibri Light" w:hAnsi="Calibri Light" w:cs="Arial"/>
        </w:rPr>
        <w:t xml:space="preserve"> BPEM Summary Report to extract the following information:</w:t>
      </w:r>
    </w:p>
    <w:p w14:paraId="17245C66" w14:textId="29266519" w:rsidR="00EB27E4" w:rsidRDefault="00EB27E4" w:rsidP="00EB27E4">
      <w:pPr>
        <w:pStyle w:val="Heading2Text"/>
        <w:numPr>
          <w:ilvl w:val="0"/>
          <w:numId w:val="12"/>
        </w:numPr>
        <w:rPr>
          <w:rFonts w:ascii="Calibri Light" w:hAnsi="Calibri Light" w:cs="Arial"/>
        </w:rPr>
      </w:pPr>
      <w:r w:rsidRPr="00443C8E">
        <w:rPr>
          <w:rFonts w:ascii="Calibri Light" w:hAnsi="Calibri Light" w:cs="Arial"/>
        </w:rPr>
        <w:t xml:space="preserve">Provide the number of BPEM </w:t>
      </w:r>
      <w:r>
        <w:rPr>
          <w:rFonts w:ascii="Calibri Light" w:hAnsi="Calibri Light" w:cs="Arial"/>
        </w:rPr>
        <w:t>cases for complaints</w:t>
      </w:r>
      <w:r w:rsidRPr="00443C8E">
        <w:rPr>
          <w:rFonts w:ascii="Calibri Light" w:hAnsi="Calibri Light" w:cs="Arial"/>
        </w:rPr>
        <w:t xml:space="preserve"> </w:t>
      </w:r>
      <w:r>
        <w:rPr>
          <w:rFonts w:ascii="Calibri Light" w:hAnsi="Calibri Light" w:cs="Arial"/>
        </w:rPr>
        <w:t>that are being created</w:t>
      </w:r>
      <w:r w:rsidRPr="00443C8E">
        <w:rPr>
          <w:rFonts w:ascii="Calibri Light" w:hAnsi="Calibri Light" w:cs="Arial"/>
        </w:rPr>
        <w:t xml:space="preserve">. </w:t>
      </w:r>
      <w:r>
        <w:rPr>
          <w:rFonts w:ascii="Calibri Light" w:hAnsi="Calibri Light" w:cs="Arial"/>
        </w:rPr>
        <w:t xml:space="preserve">When </w:t>
      </w:r>
      <w:r w:rsidR="00961592">
        <w:rPr>
          <w:rFonts w:ascii="Calibri Light" w:hAnsi="Calibri Light" w:cs="Arial"/>
        </w:rPr>
        <w:t>a user</w:t>
      </w:r>
      <w:r>
        <w:rPr>
          <w:rFonts w:ascii="Calibri Light" w:hAnsi="Calibri Light" w:cs="Arial"/>
        </w:rPr>
        <w:t xml:space="preserve"> double click</w:t>
      </w:r>
      <w:r w:rsidR="00961592">
        <w:rPr>
          <w:rFonts w:ascii="Calibri Light" w:hAnsi="Calibri Light" w:cs="Arial"/>
        </w:rPr>
        <w:t>s</w:t>
      </w:r>
      <w:r>
        <w:rPr>
          <w:rFonts w:ascii="Calibri Light" w:hAnsi="Calibri Light" w:cs="Arial"/>
        </w:rPr>
        <w:t xml:space="preserve"> on result list, t</w:t>
      </w:r>
      <w:r w:rsidRPr="00443C8E">
        <w:rPr>
          <w:rFonts w:ascii="Calibri Light" w:hAnsi="Calibri Light" w:cs="Arial"/>
        </w:rPr>
        <w:t xml:space="preserve">he report </w:t>
      </w:r>
      <w:r>
        <w:rPr>
          <w:rFonts w:ascii="Calibri Light" w:hAnsi="Calibri Light" w:cs="Arial"/>
        </w:rPr>
        <w:t>will have information such as</w:t>
      </w:r>
      <w:r w:rsidRPr="00443C8E">
        <w:rPr>
          <w:rFonts w:ascii="Calibri Light" w:hAnsi="Calibri Light" w:cs="Arial"/>
        </w:rPr>
        <w:t xml:space="preserve"> </w:t>
      </w:r>
      <w:r>
        <w:rPr>
          <w:rFonts w:ascii="Calibri Light" w:hAnsi="Calibri Light" w:cs="Arial"/>
        </w:rPr>
        <w:t>BPEM case number, created by</w:t>
      </w:r>
      <w:r w:rsidRPr="00443C8E">
        <w:rPr>
          <w:rFonts w:ascii="Calibri Light" w:hAnsi="Calibri Light" w:cs="Arial"/>
        </w:rPr>
        <w:t xml:space="preserve">, </w:t>
      </w:r>
      <w:r>
        <w:rPr>
          <w:rFonts w:ascii="Calibri Light" w:hAnsi="Calibri Light" w:cs="Arial"/>
        </w:rPr>
        <w:t>complaint type, person the BPEM case is</w:t>
      </w:r>
      <w:r w:rsidRPr="00443C8E">
        <w:rPr>
          <w:rFonts w:ascii="Calibri Light" w:hAnsi="Calibri Light" w:cs="Arial"/>
        </w:rPr>
        <w:t xml:space="preserve"> assigned to, </w:t>
      </w:r>
      <w:r>
        <w:rPr>
          <w:rFonts w:ascii="Calibri Light" w:hAnsi="Calibri Light" w:cs="Arial"/>
        </w:rPr>
        <w:t>creation date &amp; time, due date &amp; time and S</w:t>
      </w:r>
      <w:r w:rsidRPr="00443C8E">
        <w:rPr>
          <w:rFonts w:ascii="Calibri Light" w:hAnsi="Calibri Light" w:cs="Arial"/>
        </w:rPr>
        <w:t>tatus.</w:t>
      </w:r>
      <w:r>
        <w:rPr>
          <w:rFonts w:ascii="Calibri Light" w:hAnsi="Calibri Light" w:cs="Arial"/>
          <w:i/>
        </w:rPr>
        <w:t xml:space="preserve"> </w:t>
      </w:r>
    </w:p>
    <w:p w14:paraId="00514ADA" w14:textId="77777777" w:rsidR="00BA6C16" w:rsidRPr="00DA2936" w:rsidRDefault="00A74A22" w:rsidP="00122652">
      <w:pPr>
        <w:pStyle w:val="Heading2Text"/>
        <w:rPr>
          <w:rFonts w:ascii="Calibri Light" w:hAnsi="Calibri Light" w:cs="Arial"/>
          <w:u w:val="single"/>
        </w:rPr>
      </w:pPr>
      <w:r w:rsidRPr="00DA2936">
        <w:rPr>
          <w:rFonts w:ascii="Calibri Light" w:hAnsi="Calibri Light" w:cs="Arial"/>
          <w:u w:val="single"/>
        </w:rPr>
        <w:t>BPEM Screen</w:t>
      </w:r>
    </w:p>
    <w:p w14:paraId="477DDF17" w14:textId="21B00719" w:rsidR="0045627C" w:rsidRDefault="005A4CD7" w:rsidP="00122652">
      <w:pPr>
        <w:pStyle w:val="Heading2Text"/>
        <w:rPr>
          <w:rFonts w:ascii="Calibri Light" w:hAnsi="Calibri Light" w:cs="Arial"/>
        </w:rPr>
      </w:pPr>
      <w:r w:rsidRPr="004A5480">
        <w:rPr>
          <w:rFonts w:ascii="Calibri Light" w:hAnsi="Calibri Light" w:cs="Arial"/>
        </w:rPr>
        <w:t>The</w:t>
      </w:r>
      <w:r w:rsidR="0080309E" w:rsidRPr="004A5480">
        <w:rPr>
          <w:rFonts w:ascii="Calibri Light" w:hAnsi="Calibri Light" w:cs="Arial"/>
        </w:rPr>
        <w:t xml:space="preserve"> c</w:t>
      </w:r>
      <w:r w:rsidR="00CE195C" w:rsidRPr="004A5480">
        <w:rPr>
          <w:rFonts w:ascii="Calibri Light" w:hAnsi="Calibri Light" w:cs="Arial"/>
        </w:rPr>
        <w:t>reation date and</w:t>
      </w:r>
      <w:r w:rsidR="0045627C" w:rsidRPr="004A5480">
        <w:rPr>
          <w:rFonts w:ascii="Calibri Light" w:hAnsi="Calibri Light" w:cs="Arial"/>
        </w:rPr>
        <w:t xml:space="preserve"> time in</w:t>
      </w:r>
      <w:r w:rsidR="009A7139" w:rsidRPr="004A5480">
        <w:rPr>
          <w:rFonts w:ascii="Calibri Light" w:hAnsi="Calibri Light" w:cs="Arial"/>
        </w:rPr>
        <w:t xml:space="preserve"> a</w:t>
      </w:r>
      <w:r w:rsidR="0045627C" w:rsidRPr="004A5480">
        <w:rPr>
          <w:rFonts w:ascii="Calibri Light" w:hAnsi="Calibri Light" w:cs="Arial"/>
        </w:rPr>
        <w:t xml:space="preserve"> BPEM case will be the date </w:t>
      </w:r>
      <w:r w:rsidRPr="004A5480">
        <w:rPr>
          <w:rFonts w:ascii="Calibri Light" w:hAnsi="Calibri Light" w:cs="Arial"/>
        </w:rPr>
        <w:t xml:space="preserve">of when </w:t>
      </w:r>
      <w:r w:rsidR="0045627C" w:rsidRPr="004A5480">
        <w:rPr>
          <w:rFonts w:ascii="Calibri Light" w:hAnsi="Calibri Light" w:cs="Arial"/>
        </w:rPr>
        <w:t xml:space="preserve">customer </w:t>
      </w:r>
      <w:r w:rsidRPr="004A5480">
        <w:rPr>
          <w:rFonts w:ascii="Calibri Light" w:hAnsi="Calibri Light" w:cs="Arial"/>
        </w:rPr>
        <w:t xml:space="preserve">has </w:t>
      </w:r>
      <w:r w:rsidR="0045627C" w:rsidRPr="004A5480">
        <w:rPr>
          <w:rFonts w:ascii="Calibri Light" w:hAnsi="Calibri Light" w:cs="Arial"/>
        </w:rPr>
        <w:t>reported the complaint to SCE</w:t>
      </w:r>
      <w:r w:rsidR="00EC501D" w:rsidRPr="004A5480">
        <w:rPr>
          <w:rFonts w:ascii="Calibri Light" w:hAnsi="Calibri Light" w:cs="Arial"/>
        </w:rPr>
        <w:t xml:space="preserve"> (Figure </w:t>
      </w:r>
      <w:r w:rsidR="00AA00EF" w:rsidRPr="004A5480">
        <w:rPr>
          <w:rFonts w:ascii="Calibri Light" w:hAnsi="Calibri Light" w:cs="Arial"/>
        </w:rPr>
        <w:t>9</w:t>
      </w:r>
      <w:r w:rsidR="00EC501D" w:rsidRPr="004A5480">
        <w:rPr>
          <w:rFonts w:ascii="Calibri Light" w:hAnsi="Calibri Light" w:cs="Arial"/>
        </w:rPr>
        <w:t>: BPEM case)</w:t>
      </w:r>
      <w:r w:rsidR="0045627C" w:rsidRPr="004A5480">
        <w:rPr>
          <w:rFonts w:ascii="Calibri Light" w:hAnsi="Calibri Light" w:cs="Arial"/>
        </w:rPr>
        <w:t>.</w:t>
      </w:r>
      <w:r w:rsidR="0045627C">
        <w:rPr>
          <w:rFonts w:ascii="Calibri Light" w:hAnsi="Calibri Light" w:cs="Arial"/>
        </w:rPr>
        <w:t xml:space="preserve"> </w:t>
      </w:r>
      <w:r>
        <w:rPr>
          <w:rFonts w:ascii="Calibri Light" w:hAnsi="Calibri Light" w:cs="Arial"/>
        </w:rPr>
        <w:t xml:space="preserve">The </w:t>
      </w:r>
      <w:r w:rsidR="0045627C">
        <w:rPr>
          <w:rFonts w:ascii="Calibri Light" w:hAnsi="Calibri Light" w:cs="Arial"/>
        </w:rPr>
        <w:t xml:space="preserve">System date and time </w:t>
      </w:r>
      <w:r>
        <w:rPr>
          <w:rFonts w:ascii="Calibri Light" w:hAnsi="Calibri Light" w:cs="Arial"/>
        </w:rPr>
        <w:t xml:space="preserve">will be </w:t>
      </w:r>
      <w:r w:rsidR="0045627C">
        <w:rPr>
          <w:rFonts w:ascii="Calibri Light" w:hAnsi="Calibri Light" w:cs="Arial"/>
        </w:rPr>
        <w:t xml:space="preserve">populated </w:t>
      </w:r>
      <w:r w:rsidR="00CE195C">
        <w:rPr>
          <w:rFonts w:ascii="Calibri Light" w:hAnsi="Calibri Light" w:cs="Arial"/>
        </w:rPr>
        <w:t xml:space="preserve">by </w:t>
      </w:r>
      <w:r>
        <w:rPr>
          <w:rFonts w:ascii="Calibri Light" w:hAnsi="Calibri Light" w:cs="Arial"/>
        </w:rPr>
        <w:t xml:space="preserve">the </w:t>
      </w:r>
      <w:r w:rsidR="00CE195C">
        <w:rPr>
          <w:rFonts w:ascii="Calibri Light" w:hAnsi="Calibri Light" w:cs="Arial"/>
        </w:rPr>
        <w:t>system automatically and these</w:t>
      </w:r>
      <w:r w:rsidR="0045627C">
        <w:rPr>
          <w:rFonts w:ascii="Calibri Light" w:hAnsi="Calibri Light" w:cs="Arial"/>
        </w:rPr>
        <w:t xml:space="preserve"> fields are not visible to </w:t>
      </w:r>
      <w:r w:rsidR="00CE195C">
        <w:rPr>
          <w:rFonts w:ascii="Calibri Light" w:hAnsi="Calibri Light" w:cs="Arial"/>
        </w:rPr>
        <w:t xml:space="preserve">the user in </w:t>
      </w:r>
      <w:r w:rsidR="00D04F83">
        <w:rPr>
          <w:rFonts w:ascii="Calibri Light" w:hAnsi="Calibri Light" w:cs="Arial"/>
        </w:rPr>
        <w:t>Hybris C4C</w:t>
      </w:r>
      <w:r w:rsidR="00CE195C">
        <w:rPr>
          <w:rFonts w:ascii="Calibri Light" w:hAnsi="Calibri Light" w:cs="Arial"/>
        </w:rPr>
        <w:t xml:space="preserve">. These fields are available </w:t>
      </w:r>
      <w:r w:rsidR="00AA00EF">
        <w:rPr>
          <w:rFonts w:ascii="Calibri Light" w:hAnsi="Calibri Light" w:cs="Arial"/>
        </w:rPr>
        <w:t>in S/4HANA</w:t>
      </w:r>
      <w:r w:rsidR="00BC7674">
        <w:rPr>
          <w:rFonts w:ascii="Calibri Light" w:hAnsi="Calibri Light" w:cs="Arial"/>
        </w:rPr>
        <w:t xml:space="preserve"> </w:t>
      </w:r>
      <w:r w:rsidR="00CE195C">
        <w:rPr>
          <w:rFonts w:ascii="Calibri Light" w:hAnsi="Calibri Light" w:cs="Arial"/>
        </w:rPr>
        <w:t xml:space="preserve">via </w:t>
      </w:r>
      <w:proofErr w:type="spellStart"/>
      <w:r w:rsidR="00AA00EF">
        <w:rPr>
          <w:rFonts w:ascii="Calibri Light" w:hAnsi="Calibri Light" w:cs="Arial"/>
        </w:rPr>
        <w:t>BDEx</w:t>
      </w:r>
      <w:proofErr w:type="spellEnd"/>
      <w:r w:rsidR="00AA00EF">
        <w:rPr>
          <w:rFonts w:ascii="Calibri Light" w:hAnsi="Calibri Light" w:cs="Arial"/>
        </w:rPr>
        <w:t xml:space="preserve"> Dynamic Work Center or BPEM Summary Report</w:t>
      </w:r>
      <w:r w:rsidR="00CE195C">
        <w:rPr>
          <w:rFonts w:ascii="Calibri Light" w:hAnsi="Calibri Light" w:cs="Arial"/>
        </w:rPr>
        <w:t>.</w:t>
      </w:r>
      <w:r w:rsidR="000B6988">
        <w:rPr>
          <w:rFonts w:ascii="Calibri Light" w:hAnsi="Calibri Light" w:cs="Arial"/>
        </w:rPr>
        <w:t xml:space="preserve"> </w:t>
      </w:r>
    </w:p>
    <w:p w14:paraId="42E452A4" w14:textId="77777777" w:rsidR="007C6318" w:rsidRDefault="00F95722" w:rsidP="007C6318">
      <w:pPr>
        <w:pStyle w:val="Heading2Text"/>
        <w:keepNext/>
      </w:pPr>
      <w:r>
        <w:rPr>
          <w:noProof/>
          <w:lang w:eastAsia="en-US"/>
        </w:rPr>
        <w:lastRenderedPageBreak/>
        <w:drawing>
          <wp:inline distT="0" distB="0" distL="0" distR="0" wp14:anchorId="43BD70D9" wp14:editId="559F0A06">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341370"/>
                    </a:xfrm>
                    <a:prstGeom prst="rect">
                      <a:avLst/>
                    </a:prstGeom>
                  </pic:spPr>
                </pic:pic>
              </a:graphicData>
            </a:graphic>
          </wp:inline>
        </w:drawing>
      </w:r>
    </w:p>
    <w:p w14:paraId="4C433CE3" w14:textId="512DF792" w:rsidR="00F95722" w:rsidRDefault="007C6318" w:rsidP="007C6318">
      <w:pPr>
        <w:pStyle w:val="Caption"/>
        <w:ind w:left="720"/>
        <w:rPr>
          <w:rFonts w:ascii="Calibri Light" w:hAnsi="Calibri Light" w:cs="Arial"/>
        </w:rPr>
      </w:pPr>
      <w:r>
        <w:t xml:space="preserve">Figure </w:t>
      </w:r>
      <w:r>
        <w:fldChar w:fldCharType="begin"/>
      </w:r>
      <w:r>
        <w:instrText xml:space="preserve"> SEQ Figure \* ARABIC </w:instrText>
      </w:r>
      <w:r>
        <w:fldChar w:fldCharType="separate"/>
      </w:r>
      <w:r w:rsidR="00BE0D90">
        <w:rPr>
          <w:noProof/>
        </w:rPr>
        <w:t>9</w:t>
      </w:r>
      <w:r>
        <w:fldChar w:fldCharType="end"/>
      </w:r>
      <w:r>
        <w:t>: BPEM Case</w:t>
      </w:r>
    </w:p>
    <w:p w14:paraId="4A83AC1A" w14:textId="77777777" w:rsidR="007C6318" w:rsidRDefault="007C6318" w:rsidP="00122652">
      <w:pPr>
        <w:pStyle w:val="Heading2Text"/>
        <w:rPr>
          <w:rFonts w:ascii="Calibri Light" w:hAnsi="Calibri Light" w:cs="Arial"/>
        </w:rPr>
      </w:pPr>
    </w:p>
    <w:p w14:paraId="4F2BEB3C" w14:textId="068665D4" w:rsidR="003B42F5" w:rsidRPr="003B42F5" w:rsidRDefault="007B7604" w:rsidP="003B42F5">
      <w:pPr>
        <w:pStyle w:val="Heading2Text"/>
        <w:rPr>
          <w:rFonts w:ascii="Calibri Light" w:hAnsi="Calibri Light" w:cs="Arial"/>
        </w:rPr>
      </w:pPr>
      <w:r>
        <w:rPr>
          <w:rFonts w:ascii="Calibri Light" w:hAnsi="Calibri Light" w:cs="Arial"/>
        </w:rPr>
        <w:t>Authorized u</w:t>
      </w:r>
      <w:r w:rsidR="003B42F5">
        <w:rPr>
          <w:rFonts w:ascii="Calibri Light" w:hAnsi="Calibri Light" w:cs="Arial"/>
        </w:rPr>
        <w:t>ser</w:t>
      </w:r>
      <w:r>
        <w:rPr>
          <w:rFonts w:ascii="Calibri Light" w:hAnsi="Calibri Light" w:cs="Arial"/>
        </w:rPr>
        <w:t>s will be</w:t>
      </w:r>
      <w:r w:rsidR="003B42F5">
        <w:rPr>
          <w:rFonts w:ascii="Calibri Light" w:hAnsi="Calibri Light" w:cs="Arial"/>
        </w:rPr>
        <w:t xml:space="preserve"> able to </w:t>
      </w:r>
      <w:r w:rsidR="003B42F5" w:rsidRPr="003B42F5">
        <w:rPr>
          <w:rFonts w:ascii="Calibri Light" w:hAnsi="Calibri Light" w:cs="Arial"/>
        </w:rPr>
        <w:t xml:space="preserve">subscribe </w:t>
      </w:r>
      <w:r w:rsidR="003B42F5">
        <w:rPr>
          <w:rFonts w:ascii="Calibri Light" w:hAnsi="Calibri Light" w:cs="Arial"/>
        </w:rPr>
        <w:t>to a BPEM case</w:t>
      </w:r>
      <w:r w:rsidR="00E61413">
        <w:rPr>
          <w:rFonts w:ascii="Calibri Light" w:hAnsi="Calibri Light" w:cs="Arial"/>
        </w:rPr>
        <w:t xml:space="preserve"> using </w:t>
      </w:r>
      <w:proofErr w:type="spellStart"/>
      <w:r w:rsidR="00E61413">
        <w:rPr>
          <w:rFonts w:ascii="Calibri Light" w:hAnsi="Calibri Light" w:cs="Arial"/>
        </w:rPr>
        <w:t>BDEx</w:t>
      </w:r>
      <w:proofErr w:type="spellEnd"/>
      <w:r w:rsidR="00E61413">
        <w:rPr>
          <w:rFonts w:ascii="Calibri Light" w:hAnsi="Calibri Light" w:cs="Arial"/>
        </w:rPr>
        <w:t xml:space="preserve"> Watch List functionality</w:t>
      </w:r>
      <w:r w:rsidR="003B42F5">
        <w:rPr>
          <w:rFonts w:ascii="Calibri Light" w:hAnsi="Calibri Light" w:cs="Arial"/>
        </w:rPr>
        <w:t xml:space="preserve">, when BPEM case is completed, the subscriber will get an email notification. Refer BPD </w:t>
      </w:r>
      <w:hyperlink r:id="rId35" w:history="1">
        <w:r w:rsidR="007F3849" w:rsidRPr="00E81B75">
          <w:rPr>
            <w:rStyle w:val="Hyperlink"/>
            <w:rFonts w:ascii="Calibri Light" w:hAnsi="Calibri Light" w:cs="Arial"/>
            <w:i/>
          </w:rPr>
          <w:t>EM-02 - Exception Work Views</w:t>
        </w:r>
      </w:hyperlink>
      <w:r w:rsidR="007F3849">
        <w:rPr>
          <w:rStyle w:val="Hyperlink"/>
          <w:rFonts w:ascii="Calibri Light" w:hAnsi="Calibri Light" w:cs="Arial"/>
          <w:i/>
        </w:rPr>
        <w:t xml:space="preserve"> </w:t>
      </w:r>
      <w:r w:rsidR="003B42F5">
        <w:rPr>
          <w:rFonts w:ascii="Calibri Light" w:hAnsi="Calibri Light" w:cs="Arial"/>
        </w:rPr>
        <w:t xml:space="preserve">for more information. </w:t>
      </w:r>
    </w:p>
    <w:p w14:paraId="62EC2D0B" w14:textId="645F7DB8" w:rsidR="003B42F5" w:rsidRDefault="003B42F5" w:rsidP="003B42F5">
      <w:pPr>
        <w:pStyle w:val="Heading2Text"/>
        <w:rPr>
          <w:rFonts w:ascii="Calibri Light" w:hAnsi="Calibri Light" w:cs="Arial"/>
        </w:rPr>
      </w:pPr>
      <w:r w:rsidRPr="003B42F5">
        <w:rPr>
          <w:rFonts w:ascii="Calibri Light" w:hAnsi="Calibri Light" w:cs="Arial"/>
        </w:rPr>
        <w:t>A user can sub</w:t>
      </w:r>
      <w:r w:rsidR="002066A2">
        <w:rPr>
          <w:rFonts w:ascii="Calibri Light" w:hAnsi="Calibri Light" w:cs="Arial"/>
        </w:rPr>
        <w:t xml:space="preserve">scribe to a </w:t>
      </w:r>
      <w:r w:rsidR="00406A13">
        <w:rPr>
          <w:rFonts w:ascii="Calibri Light" w:hAnsi="Calibri Light" w:cs="Arial"/>
        </w:rPr>
        <w:t xml:space="preserve">complaint </w:t>
      </w:r>
      <w:r w:rsidR="00BD28D5">
        <w:rPr>
          <w:rFonts w:ascii="Calibri Light" w:hAnsi="Calibri Light" w:cs="Arial"/>
        </w:rPr>
        <w:t>BPEM case</w:t>
      </w:r>
      <w:r w:rsidR="007B76AC">
        <w:rPr>
          <w:rFonts w:ascii="Calibri Light" w:hAnsi="Calibri Light" w:cs="Arial"/>
        </w:rPr>
        <w:t>. T</w:t>
      </w:r>
      <w:r w:rsidRPr="003B42F5">
        <w:rPr>
          <w:rFonts w:ascii="Calibri Light" w:hAnsi="Calibri Light" w:cs="Arial"/>
        </w:rPr>
        <w:t>his user will be alert</w:t>
      </w:r>
      <w:r w:rsidR="002066A2">
        <w:rPr>
          <w:rFonts w:ascii="Calibri Light" w:hAnsi="Calibri Light" w:cs="Arial"/>
        </w:rPr>
        <w:t xml:space="preserve">ed when the </w:t>
      </w:r>
      <w:r w:rsidR="00406A13">
        <w:rPr>
          <w:rFonts w:ascii="Calibri Light" w:hAnsi="Calibri Light" w:cs="Arial"/>
        </w:rPr>
        <w:t>complaint</w:t>
      </w:r>
      <w:r w:rsidR="00406A13" w:rsidRPr="003B42F5">
        <w:rPr>
          <w:rFonts w:ascii="Calibri Light" w:hAnsi="Calibri Light" w:cs="Arial"/>
        </w:rPr>
        <w:t xml:space="preserve"> </w:t>
      </w:r>
      <w:r w:rsidR="00BD28D5">
        <w:rPr>
          <w:rFonts w:ascii="Calibri Light" w:hAnsi="Calibri Light" w:cs="Arial"/>
        </w:rPr>
        <w:t>BPEM case is completed.</w:t>
      </w:r>
    </w:p>
    <w:p w14:paraId="6B51A254" w14:textId="215B1CB7" w:rsidR="00AA00EF" w:rsidRPr="00AD3764" w:rsidRDefault="00AA00EF" w:rsidP="00122652">
      <w:pPr>
        <w:pStyle w:val="Heading2Text"/>
        <w:rPr>
          <w:rFonts w:ascii="Calibri Light" w:hAnsi="Calibri Light" w:cs="Arial"/>
        </w:rPr>
      </w:pPr>
    </w:p>
    <w:p w14:paraId="7FEAC2CF" w14:textId="77777777" w:rsidR="00420306" w:rsidRPr="00EA1968" w:rsidRDefault="00420306" w:rsidP="00AE07EE">
      <w:pPr>
        <w:pStyle w:val="Heading3"/>
        <w:keepNext/>
        <w:numPr>
          <w:ilvl w:val="3"/>
          <w:numId w:val="5"/>
        </w:numPr>
        <w:tabs>
          <w:tab w:val="left" w:pos="1440"/>
        </w:tabs>
        <w:spacing w:before="120" w:after="120"/>
        <w:rPr>
          <w:rFonts w:asciiTheme="minorHAnsi" w:hAnsiTheme="minorHAnsi"/>
        </w:rPr>
      </w:pPr>
      <w:bookmarkStart w:id="107" w:name="_Toc512193930"/>
      <w:r>
        <w:rPr>
          <w:rFonts w:asciiTheme="minorHAnsi" w:hAnsiTheme="minorHAnsi"/>
        </w:rPr>
        <w:t>CPUC</w:t>
      </w:r>
      <w:r w:rsidRPr="00EA1968">
        <w:rPr>
          <w:rFonts w:asciiTheme="minorHAnsi" w:hAnsiTheme="minorHAnsi"/>
        </w:rPr>
        <w:t xml:space="preserve"> Complaint</w:t>
      </w:r>
      <w:bookmarkEnd w:id="107"/>
    </w:p>
    <w:p w14:paraId="6C408D69" w14:textId="70BAE32D" w:rsidR="00420306" w:rsidRDefault="00AF698E" w:rsidP="00420306">
      <w:pPr>
        <w:pStyle w:val="Heading2Text"/>
        <w:rPr>
          <w:rFonts w:ascii="Calibri Light" w:hAnsi="Calibri Light" w:cs="Arial"/>
        </w:rPr>
      </w:pPr>
      <w:r>
        <w:rPr>
          <w:rFonts w:ascii="Calibri Light" w:hAnsi="Calibri Light" w:cs="Arial"/>
        </w:rPr>
        <w:t>A c</w:t>
      </w:r>
      <w:r w:rsidR="00420306">
        <w:rPr>
          <w:rFonts w:ascii="Calibri Light" w:hAnsi="Calibri Light" w:cs="Arial"/>
        </w:rPr>
        <w:t>omplaint filed by</w:t>
      </w:r>
      <w:r w:rsidR="00855F42">
        <w:rPr>
          <w:rFonts w:ascii="Calibri Light" w:hAnsi="Calibri Light" w:cs="Arial"/>
        </w:rPr>
        <w:t xml:space="preserve"> the</w:t>
      </w:r>
      <w:r w:rsidR="00420306">
        <w:rPr>
          <w:rFonts w:ascii="Calibri Light" w:hAnsi="Calibri Light" w:cs="Arial"/>
        </w:rPr>
        <w:t xml:space="preserve"> CPUC c</w:t>
      </w:r>
      <w:r w:rsidR="008D2676">
        <w:rPr>
          <w:rFonts w:ascii="Calibri Light" w:hAnsi="Calibri Light" w:cs="Arial"/>
        </w:rPr>
        <w:t xml:space="preserve">an be </w:t>
      </w:r>
      <w:r w:rsidR="00AB0E84">
        <w:rPr>
          <w:rFonts w:ascii="Calibri Light" w:hAnsi="Calibri Light" w:cs="Arial"/>
        </w:rPr>
        <w:t xml:space="preserve">formal </w:t>
      </w:r>
      <w:r w:rsidR="00487062">
        <w:rPr>
          <w:rFonts w:ascii="Calibri Light" w:hAnsi="Calibri Light" w:cs="Arial"/>
        </w:rPr>
        <w:t>or</w:t>
      </w:r>
      <w:r w:rsidR="00AB0E84">
        <w:rPr>
          <w:rFonts w:ascii="Calibri Light" w:hAnsi="Calibri Light" w:cs="Arial"/>
        </w:rPr>
        <w:t xml:space="preserve"> informal</w:t>
      </w:r>
      <w:r w:rsidR="00420306">
        <w:rPr>
          <w:rFonts w:ascii="Calibri Light" w:hAnsi="Calibri Light" w:cs="Arial"/>
        </w:rPr>
        <w:t>.</w:t>
      </w:r>
      <w:r w:rsidR="00D52297">
        <w:rPr>
          <w:rFonts w:ascii="Calibri Light" w:hAnsi="Calibri Light" w:cs="Arial"/>
        </w:rPr>
        <w:t xml:space="preserve"> Formal complaints are received directly from the CPUC to SCE’s Regulatory Operations team and are handled by an attorney in SCE’s Case Administration.  </w:t>
      </w:r>
      <w:r w:rsidR="00420306">
        <w:rPr>
          <w:rFonts w:ascii="Calibri Light" w:hAnsi="Calibri Light" w:cs="Arial"/>
        </w:rPr>
        <w:t xml:space="preserve"> </w:t>
      </w:r>
      <w:r w:rsidR="00D52297">
        <w:rPr>
          <w:rFonts w:ascii="Calibri Light" w:hAnsi="Calibri Light" w:cs="Arial"/>
        </w:rPr>
        <w:t>Informal complaints are</w:t>
      </w:r>
      <w:r w:rsidR="00E8356C">
        <w:rPr>
          <w:rFonts w:ascii="Calibri Light" w:hAnsi="Calibri Light" w:cs="Arial"/>
        </w:rPr>
        <w:t xml:space="preserve"> downloaded daily from </w:t>
      </w:r>
      <w:r w:rsidR="00D52297">
        <w:rPr>
          <w:rFonts w:ascii="Calibri Light" w:hAnsi="Calibri Light" w:cs="Arial"/>
        </w:rPr>
        <w:t xml:space="preserve">a </w:t>
      </w:r>
      <w:r w:rsidR="00E8356C">
        <w:rPr>
          <w:rFonts w:ascii="Calibri Light" w:hAnsi="Calibri Light" w:cs="Arial"/>
        </w:rPr>
        <w:t>secure CPUC website by Consumer Affairs</w:t>
      </w:r>
      <w:r w:rsidR="00D52297">
        <w:rPr>
          <w:rFonts w:ascii="Calibri Light" w:hAnsi="Calibri Light" w:cs="Arial"/>
        </w:rPr>
        <w:t xml:space="preserve"> or received by phone call or email from the CPUC. </w:t>
      </w:r>
      <w:r w:rsidR="00E8356C">
        <w:rPr>
          <w:rFonts w:ascii="Calibri Light" w:hAnsi="Calibri Light" w:cs="Arial"/>
        </w:rPr>
        <w:t xml:space="preserve"> </w:t>
      </w:r>
    </w:p>
    <w:p w14:paraId="037DEC0F" w14:textId="02279F1E" w:rsidR="00420306" w:rsidRDefault="00420306" w:rsidP="00420306">
      <w:pPr>
        <w:pStyle w:val="Heading2Text"/>
        <w:rPr>
          <w:rFonts w:ascii="Calibri Light" w:hAnsi="Calibri Light" w:cs="Arial"/>
        </w:rPr>
      </w:pPr>
      <w:r>
        <w:rPr>
          <w:rFonts w:ascii="Calibri Light" w:hAnsi="Calibri Light" w:cs="Arial"/>
        </w:rPr>
        <w:t xml:space="preserve">A BPEM case will be created in SAP </w:t>
      </w:r>
      <w:r w:rsidR="00F71C06">
        <w:rPr>
          <w:rFonts w:ascii="Calibri Light" w:hAnsi="Calibri Light" w:cs="Arial"/>
        </w:rPr>
        <w:t>Hybris C4C</w:t>
      </w:r>
      <w:r>
        <w:rPr>
          <w:rFonts w:ascii="Calibri Light" w:hAnsi="Calibri Light" w:cs="Arial"/>
        </w:rPr>
        <w:t xml:space="preserve"> </w:t>
      </w:r>
      <w:r w:rsidR="00700BB5" w:rsidDel="00E61413">
        <w:rPr>
          <w:rFonts w:ascii="Calibri Light" w:hAnsi="Calibri Light" w:cs="Arial"/>
        </w:rPr>
        <w:t xml:space="preserve">therefore </w:t>
      </w:r>
      <w:r w:rsidDel="00E61413">
        <w:rPr>
          <w:rFonts w:ascii="Calibri Light" w:hAnsi="Calibri Light" w:cs="Arial"/>
        </w:rPr>
        <w:t xml:space="preserve">entering CPUC </w:t>
      </w:r>
      <w:r>
        <w:rPr>
          <w:rFonts w:ascii="Calibri Light" w:hAnsi="Calibri Light" w:cs="Arial"/>
        </w:rPr>
        <w:t>Complaint</w:t>
      </w:r>
      <w:r w:rsidR="00D52297">
        <w:rPr>
          <w:rFonts w:ascii="Calibri Light" w:hAnsi="Calibri Light" w:cs="Arial"/>
        </w:rPr>
        <w:t>s</w:t>
      </w:r>
      <w:r>
        <w:rPr>
          <w:rFonts w:ascii="Calibri Light" w:hAnsi="Calibri Light" w:cs="Arial"/>
        </w:rPr>
        <w:t xml:space="preserve"> into</w:t>
      </w:r>
      <w:r w:rsidR="00D52297">
        <w:rPr>
          <w:rFonts w:ascii="Calibri Light" w:hAnsi="Calibri Light" w:cs="Arial"/>
        </w:rPr>
        <w:t xml:space="preserve"> the</w:t>
      </w:r>
      <w:r w:rsidDel="00E61413">
        <w:rPr>
          <w:rFonts w:ascii="Calibri Light" w:hAnsi="Calibri Light" w:cs="Arial"/>
        </w:rPr>
        <w:t xml:space="preserve"> Regulatory Information Management System </w:t>
      </w:r>
      <w:r w:rsidR="00A550D0" w:rsidDel="00E61413">
        <w:rPr>
          <w:rFonts w:ascii="Calibri Light" w:hAnsi="Calibri Light" w:cs="Arial"/>
        </w:rPr>
        <w:t>is</w:t>
      </w:r>
      <w:r w:rsidDel="00E61413">
        <w:rPr>
          <w:rFonts w:ascii="Calibri Light" w:hAnsi="Calibri Light" w:cs="Arial"/>
        </w:rPr>
        <w:t xml:space="preserve"> no</w:t>
      </w:r>
      <w:r w:rsidR="00700BB5" w:rsidDel="00E61413">
        <w:rPr>
          <w:rFonts w:ascii="Calibri Light" w:hAnsi="Calibri Light" w:cs="Arial"/>
        </w:rPr>
        <w:t xml:space="preserve"> longer required</w:t>
      </w:r>
      <w:r w:rsidDel="00E61413">
        <w:rPr>
          <w:rFonts w:ascii="Calibri Light" w:hAnsi="Calibri Light" w:cs="Arial"/>
        </w:rPr>
        <w:t>.</w:t>
      </w:r>
      <w:r>
        <w:rPr>
          <w:rFonts w:ascii="Calibri Light" w:hAnsi="Calibri Light" w:cs="Arial"/>
        </w:rPr>
        <w:t xml:space="preserve"> By creating a BPEM case for </w:t>
      </w:r>
      <w:r w:rsidR="006065D1">
        <w:rPr>
          <w:rFonts w:ascii="Calibri Light" w:hAnsi="Calibri Light" w:cs="Arial"/>
        </w:rPr>
        <w:t xml:space="preserve">a </w:t>
      </w:r>
      <w:r>
        <w:rPr>
          <w:rFonts w:ascii="Calibri Light" w:hAnsi="Calibri Light" w:cs="Arial"/>
        </w:rPr>
        <w:t>CPUC Complaint</w:t>
      </w:r>
      <w:r w:rsidR="008D2676">
        <w:rPr>
          <w:rFonts w:ascii="Calibri Light" w:hAnsi="Calibri Light" w:cs="Arial"/>
        </w:rPr>
        <w:t xml:space="preserve"> in SAP</w:t>
      </w:r>
      <w:r>
        <w:rPr>
          <w:rFonts w:ascii="Calibri Light" w:hAnsi="Calibri Light" w:cs="Arial"/>
        </w:rPr>
        <w:t xml:space="preserve">, there is a clear visibility in SAP for all types of complaints created. </w:t>
      </w:r>
      <w:r w:rsidR="00D52297">
        <w:rPr>
          <w:rFonts w:ascii="Calibri Light" w:hAnsi="Calibri Light" w:cs="Arial"/>
        </w:rPr>
        <w:t>SCE will continue to submit the outcome/response to the CPUC via their system of record (currently CIMS).</w:t>
      </w:r>
    </w:p>
    <w:p w14:paraId="10D5B91E" w14:textId="7E3F7E0E" w:rsidR="002F7004" w:rsidRDefault="00420306" w:rsidP="00420306">
      <w:pPr>
        <w:pStyle w:val="Heading2Text"/>
        <w:rPr>
          <w:rFonts w:ascii="Calibri Light" w:hAnsi="Calibri Light" w:cs="Arial"/>
        </w:rPr>
      </w:pPr>
      <w:r>
        <w:rPr>
          <w:rFonts w:ascii="Calibri Light" w:hAnsi="Calibri Light" w:cs="Arial"/>
        </w:rPr>
        <w:t xml:space="preserve">It is necessary to identify </w:t>
      </w:r>
      <w:r w:rsidR="006065D1">
        <w:rPr>
          <w:rFonts w:ascii="Calibri Light" w:hAnsi="Calibri Light" w:cs="Arial"/>
        </w:rPr>
        <w:t xml:space="preserve">a </w:t>
      </w:r>
      <w:r>
        <w:rPr>
          <w:rFonts w:ascii="Calibri Light" w:hAnsi="Calibri Light" w:cs="Arial"/>
        </w:rPr>
        <w:t xml:space="preserve">CPUC Complaint as </w:t>
      </w:r>
      <w:r w:rsidR="00AB0E84">
        <w:rPr>
          <w:rFonts w:ascii="Calibri Light" w:hAnsi="Calibri Light" w:cs="Arial"/>
        </w:rPr>
        <w:t xml:space="preserve">formal </w:t>
      </w:r>
      <w:r w:rsidR="006065D1">
        <w:rPr>
          <w:rFonts w:ascii="Calibri Light" w:hAnsi="Calibri Light" w:cs="Arial"/>
        </w:rPr>
        <w:t>or</w:t>
      </w:r>
      <w:r w:rsidR="00AB0E84">
        <w:rPr>
          <w:rFonts w:ascii="Calibri Light" w:hAnsi="Calibri Light" w:cs="Arial"/>
        </w:rPr>
        <w:t xml:space="preserve"> informal</w:t>
      </w:r>
      <w:r>
        <w:rPr>
          <w:rFonts w:ascii="Calibri Light" w:hAnsi="Calibri Light" w:cs="Arial"/>
        </w:rPr>
        <w:t xml:space="preserve"> as they </w:t>
      </w:r>
      <w:r w:rsidR="00A550D0">
        <w:rPr>
          <w:rFonts w:ascii="Calibri Light" w:hAnsi="Calibri Light" w:cs="Arial"/>
        </w:rPr>
        <w:t>have</w:t>
      </w:r>
      <w:r>
        <w:rPr>
          <w:rFonts w:ascii="Calibri Light" w:hAnsi="Calibri Light" w:cs="Arial"/>
        </w:rPr>
        <w:t xml:space="preserve"> different handling procedures as outlined in </w:t>
      </w:r>
      <w:r w:rsidR="006065D1">
        <w:rPr>
          <w:rFonts w:ascii="Calibri Light" w:hAnsi="Calibri Light" w:cs="Arial"/>
        </w:rPr>
        <w:t xml:space="preserve">the </w:t>
      </w:r>
      <w:r>
        <w:rPr>
          <w:rFonts w:ascii="Calibri Light" w:hAnsi="Calibri Light" w:cs="Arial"/>
        </w:rPr>
        <w:t xml:space="preserve">SCE Business Process Article 4. </w:t>
      </w:r>
      <w:r w:rsidR="00700BB5">
        <w:rPr>
          <w:rFonts w:ascii="Calibri Light" w:hAnsi="Calibri Light" w:cs="Arial"/>
        </w:rPr>
        <w:t>To handle the differentiation, t</w:t>
      </w:r>
      <w:r>
        <w:rPr>
          <w:rFonts w:ascii="Calibri Light" w:hAnsi="Calibri Light" w:cs="Arial"/>
        </w:rPr>
        <w:t xml:space="preserve">here will be </w:t>
      </w:r>
      <w:r w:rsidR="00383CE1">
        <w:rPr>
          <w:rFonts w:ascii="Calibri Light" w:hAnsi="Calibri Light" w:cs="Arial"/>
        </w:rPr>
        <w:t>three</w:t>
      </w:r>
      <w:r>
        <w:rPr>
          <w:rFonts w:ascii="Calibri Light" w:hAnsi="Calibri Light" w:cs="Arial"/>
        </w:rPr>
        <w:t xml:space="preserve"> BPEM Case </w:t>
      </w:r>
      <w:r w:rsidR="002F7004">
        <w:rPr>
          <w:rFonts w:ascii="Calibri Light" w:hAnsi="Calibri Light" w:cs="Arial"/>
        </w:rPr>
        <w:t>complaint categor</w:t>
      </w:r>
      <w:r w:rsidR="00700BB5">
        <w:rPr>
          <w:rFonts w:ascii="Calibri Light" w:hAnsi="Calibri Light" w:cs="Arial"/>
        </w:rPr>
        <w:t>ies</w:t>
      </w:r>
      <w:r w:rsidR="00A550D0">
        <w:rPr>
          <w:rFonts w:ascii="Calibri Light" w:hAnsi="Calibri Light" w:cs="Arial"/>
        </w:rPr>
        <w:t xml:space="preserve"> configured</w:t>
      </w:r>
      <w:r w:rsidR="00146B21">
        <w:rPr>
          <w:rFonts w:ascii="Calibri Light" w:hAnsi="Calibri Light" w:cs="Arial"/>
        </w:rPr>
        <w:t>. First</w:t>
      </w:r>
      <w:r w:rsidR="00700BB5">
        <w:rPr>
          <w:rFonts w:ascii="Calibri Light" w:hAnsi="Calibri Light" w:cs="Arial"/>
        </w:rPr>
        <w:t xml:space="preserve"> is</w:t>
      </w:r>
      <w:r>
        <w:rPr>
          <w:rFonts w:ascii="Calibri Light" w:hAnsi="Calibri Light" w:cs="Arial"/>
        </w:rPr>
        <w:t xml:space="preserve"> ‘</w:t>
      </w:r>
      <w:r w:rsidR="00A550D0">
        <w:rPr>
          <w:rFonts w:ascii="Calibri Light" w:hAnsi="Calibri Light" w:cs="Arial"/>
        </w:rPr>
        <w:t xml:space="preserve">Complaint - </w:t>
      </w:r>
      <w:r>
        <w:rPr>
          <w:rFonts w:ascii="Calibri Light" w:hAnsi="Calibri Light" w:cs="Arial"/>
        </w:rPr>
        <w:t>CPUC Dispute</w:t>
      </w:r>
      <w:r w:rsidR="00A550D0">
        <w:rPr>
          <w:rFonts w:ascii="Calibri Light" w:hAnsi="Calibri Light" w:cs="Arial"/>
        </w:rPr>
        <w:t xml:space="preserve"> -</w:t>
      </w:r>
      <w:r>
        <w:rPr>
          <w:rFonts w:ascii="Calibri Light" w:hAnsi="Calibri Light" w:cs="Arial"/>
        </w:rPr>
        <w:t xml:space="preserve"> </w:t>
      </w:r>
      <w:r w:rsidR="006065D1">
        <w:rPr>
          <w:rFonts w:ascii="Calibri Light" w:hAnsi="Calibri Light" w:cs="Arial"/>
        </w:rPr>
        <w:t>Informal</w:t>
      </w:r>
      <w:r>
        <w:rPr>
          <w:rFonts w:ascii="Calibri Light" w:hAnsi="Calibri Light" w:cs="Arial"/>
        </w:rPr>
        <w:t xml:space="preserve">’ and </w:t>
      </w:r>
      <w:r w:rsidR="00383CE1">
        <w:rPr>
          <w:rFonts w:ascii="Calibri Light" w:hAnsi="Calibri Light" w:cs="Arial"/>
        </w:rPr>
        <w:t xml:space="preserve">second </w:t>
      </w:r>
      <w:r>
        <w:rPr>
          <w:rFonts w:ascii="Calibri Light" w:hAnsi="Calibri Light" w:cs="Arial"/>
        </w:rPr>
        <w:t>‘</w:t>
      </w:r>
      <w:r w:rsidR="00987969">
        <w:rPr>
          <w:rFonts w:ascii="Calibri Light" w:hAnsi="Calibri Light" w:cs="Arial"/>
        </w:rPr>
        <w:t xml:space="preserve">Complaint - </w:t>
      </w:r>
      <w:r>
        <w:rPr>
          <w:rFonts w:ascii="Calibri Light" w:hAnsi="Calibri Light" w:cs="Arial"/>
        </w:rPr>
        <w:t>CPUC Dispute – Formal’</w:t>
      </w:r>
      <w:r w:rsidR="00383CE1">
        <w:rPr>
          <w:rFonts w:ascii="Calibri Light" w:hAnsi="Calibri Light" w:cs="Arial"/>
        </w:rPr>
        <w:t xml:space="preserve"> and third is ‘Compliant – CPUC Dispute – Phone Call’</w:t>
      </w:r>
      <w:r>
        <w:rPr>
          <w:rFonts w:ascii="Calibri Light" w:hAnsi="Calibri Light" w:cs="Arial"/>
        </w:rPr>
        <w:t xml:space="preserve">. User will create the BPEM cases </w:t>
      </w:r>
      <w:r w:rsidR="00700BB5">
        <w:rPr>
          <w:rFonts w:ascii="Calibri Light" w:hAnsi="Calibri Light" w:cs="Arial"/>
        </w:rPr>
        <w:t>with careful selection of category</w:t>
      </w:r>
      <w:r>
        <w:rPr>
          <w:rFonts w:ascii="Calibri Light" w:hAnsi="Calibri Light" w:cs="Arial"/>
        </w:rPr>
        <w:t xml:space="preserve">. </w:t>
      </w:r>
      <w:r w:rsidR="0029457C">
        <w:rPr>
          <w:rFonts w:ascii="Calibri Light" w:hAnsi="Calibri Light" w:cs="Arial"/>
        </w:rPr>
        <w:t xml:space="preserve">(NOTE: </w:t>
      </w:r>
      <w:r w:rsidR="002F7004">
        <w:rPr>
          <w:rFonts w:ascii="Calibri Light" w:hAnsi="Calibri Light" w:cs="Arial"/>
        </w:rPr>
        <w:t>CPUC reference number will be documented in the BPEM case long text</w:t>
      </w:r>
      <w:r w:rsidR="0029457C">
        <w:rPr>
          <w:rFonts w:ascii="Calibri Light" w:hAnsi="Calibri Light" w:cs="Arial"/>
        </w:rPr>
        <w:t xml:space="preserve"> for reference)</w:t>
      </w:r>
    </w:p>
    <w:p w14:paraId="722B7A2E" w14:textId="32A8EC25" w:rsidR="00420306" w:rsidRDefault="00420306" w:rsidP="00420306">
      <w:pPr>
        <w:pStyle w:val="Heading2Text"/>
        <w:rPr>
          <w:rFonts w:ascii="Calibri Light" w:hAnsi="Calibri Light" w:cs="Arial"/>
        </w:rPr>
      </w:pPr>
      <w:r>
        <w:rPr>
          <w:rFonts w:ascii="Calibri Light" w:hAnsi="Calibri Light" w:cs="Arial"/>
        </w:rPr>
        <w:t xml:space="preserve">When the complaint is closed in </w:t>
      </w:r>
      <w:r w:rsidR="00585010">
        <w:rPr>
          <w:rFonts w:ascii="Calibri Light" w:hAnsi="Calibri Light" w:cs="Arial"/>
        </w:rPr>
        <w:t xml:space="preserve">the </w:t>
      </w:r>
      <w:r w:rsidR="003E4633">
        <w:rPr>
          <w:rFonts w:ascii="Calibri Light" w:hAnsi="Calibri Light" w:cs="Arial"/>
        </w:rPr>
        <w:t>CPUC Customer</w:t>
      </w:r>
      <w:r>
        <w:rPr>
          <w:rFonts w:ascii="Calibri Light" w:hAnsi="Calibri Light" w:cs="Arial"/>
        </w:rPr>
        <w:t xml:space="preserve"> Information Management System</w:t>
      </w:r>
      <w:r w:rsidR="003E4633">
        <w:rPr>
          <w:rFonts w:ascii="Calibri Light" w:hAnsi="Calibri Light" w:cs="Arial"/>
        </w:rPr>
        <w:t xml:space="preserve"> (CIMS) </w:t>
      </w:r>
      <w:r>
        <w:rPr>
          <w:rFonts w:ascii="Calibri Light" w:hAnsi="Calibri Light" w:cs="Arial"/>
        </w:rPr>
        <w:t xml:space="preserve">the </w:t>
      </w:r>
      <w:r w:rsidR="003E4633">
        <w:rPr>
          <w:rFonts w:ascii="Calibri Light" w:hAnsi="Calibri Light" w:cs="Arial"/>
        </w:rPr>
        <w:t xml:space="preserve">BPEM </w:t>
      </w:r>
      <w:r>
        <w:rPr>
          <w:rFonts w:ascii="Calibri Light" w:hAnsi="Calibri Light" w:cs="Arial"/>
        </w:rPr>
        <w:t xml:space="preserve">CPUC Dispute will </w:t>
      </w:r>
      <w:r w:rsidR="0029457C">
        <w:rPr>
          <w:rFonts w:ascii="Calibri Light" w:hAnsi="Calibri Light" w:cs="Arial"/>
        </w:rPr>
        <w:t xml:space="preserve">have to </w:t>
      </w:r>
      <w:r w:rsidR="002F7004">
        <w:rPr>
          <w:rFonts w:ascii="Calibri Light" w:hAnsi="Calibri Light" w:cs="Arial"/>
        </w:rPr>
        <w:t>be</w:t>
      </w:r>
      <w:r>
        <w:rPr>
          <w:rFonts w:ascii="Calibri Light" w:hAnsi="Calibri Light" w:cs="Arial"/>
        </w:rPr>
        <w:t xml:space="preserve"> closed by</w:t>
      </w:r>
      <w:r w:rsidR="002F7623">
        <w:rPr>
          <w:rFonts w:ascii="Calibri Light" w:hAnsi="Calibri Light" w:cs="Arial"/>
        </w:rPr>
        <w:t xml:space="preserve"> the</w:t>
      </w:r>
      <w:r>
        <w:rPr>
          <w:rFonts w:ascii="Calibri Light" w:hAnsi="Calibri Light" w:cs="Arial"/>
        </w:rPr>
        <w:t xml:space="preserve"> user manually.</w:t>
      </w:r>
    </w:p>
    <w:p w14:paraId="08FB1F17" w14:textId="77777777" w:rsidR="00420306" w:rsidRDefault="0029457C" w:rsidP="00420306">
      <w:pPr>
        <w:pStyle w:val="Heading2Text"/>
        <w:rPr>
          <w:rFonts w:ascii="Calibri Light" w:hAnsi="Calibri Light" w:cs="Arial"/>
        </w:rPr>
      </w:pPr>
      <w:r>
        <w:rPr>
          <w:rFonts w:ascii="Calibri Light" w:hAnsi="Calibri Light" w:cs="Arial"/>
        </w:rPr>
        <w:lastRenderedPageBreak/>
        <w:t xml:space="preserve">The </w:t>
      </w:r>
      <w:r w:rsidR="007E1E09">
        <w:rPr>
          <w:rFonts w:ascii="Calibri Light" w:hAnsi="Calibri Light" w:cs="Arial"/>
        </w:rPr>
        <w:t>CPUC Complaint BPEM case data can be e</w:t>
      </w:r>
      <w:r w:rsidR="001D31E7">
        <w:rPr>
          <w:rFonts w:ascii="Calibri Light" w:hAnsi="Calibri Light" w:cs="Arial"/>
        </w:rPr>
        <w:t>xported to a file format via S/4HANA</w:t>
      </w:r>
      <w:r w:rsidR="007E1E09">
        <w:rPr>
          <w:rFonts w:ascii="Calibri Light" w:hAnsi="Calibri Light" w:cs="Arial"/>
        </w:rPr>
        <w:t xml:space="preserve"> </w:t>
      </w:r>
      <w:proofErr w:type="spellStart"/>
      <w:r w:rsidR="00A45146" w:rsidRPr="00A45146">
        <w:rPr>
          <w:rFonts w:ascii="Calibri Light" w:hAnsi="Calibri Light" w:cs="Arial"/>
        </w:rPr>
        <w:t>BDEx</w:t>
      </w:r>
      <w:proofErr w:type="spellEnd"/>
      <w:r w:rsidR="00A45146" w:rsidRPr="00A45146">
        <w:rPr>
          <w:rFonts w:ascii="Calibri Light" w:hAnsi="Calibri Light" w:cs="Arial"/>
        </w:rPr>
        <w:t xml:space="preserve"> BPEM Summary Report</w:t>
      </w:r>
      <w:r w:rsidR="007E1E09">
        <w:rPr>
          <w:rFonts w:ascii="Calibri Light" w:hAnsi="Calibri Light" w:cs="Arial"/>
        </w:rPr>
        <w:t xml:space="preserve">. </w:t>
      </w:r>
      <w:r w:rsidR="002F7623">
        <w:rPr>
          <w:rFonts w:ascii="Calibri Light" w:hAnsi="Calibri Light" w:cs="Arial"/>
        </w:rPr>
        <w:t>The u</w:t>
      </w:r>
      <w:r w:rsidR="009322DA">
        <w:rPr>
          <w:rFonts w:ascii="Calibri Light" w:hAnsi="Calibri Light" w:cs="Arial"/>
        </w:rPr>
        <w:t>ser can edit the information in the exported file before sending to CPUC.</w:t>
      </w:r>
    </w:p>
    <w:p w14:paraId="24E469E2" w14:textId="77777777" w:rsidR="009C7595" w:rsidRDefault="009C7595" w:rsidP="00420306">
      <w:pPr>
        <w:pStyle w:val="Heading2Text"/>
        <w:rPr>
          <w:rFonts w:ascii="Calibri Light" w:hAnsi="Calibri Light" w:cs="Arial"/>
        </w:rPr>
      </w:pPr>
      <w:r>
        <w:rPr>
          <w:rFonts w:ascii="Calibri Light" w:hAnsi="Calibri Light" w:cs="Arial"/>
        </w:rPr>
        <w:t xml:space="preserve">An Activity </w:t>
      </w:r>
      <w:r w:rsidR="004E45D1">
        <w:rPr>
          <w:rFonts w:ascii="Calibri Light" w:hAnsi="Calibri Light" w:cs="Arial"/>
        </w:rPr>
        <w:t xml:space="preserve">Type ‘Complaint’ </w:t>
      </w:r>
      <w:r>
        <w:rPr>
          <w:rFonts w:ascii="Calibri Light" w:hAnsi="Calibri Light" w:cs="Arial"/>
        </w:rPr>
        <w:t xml:space="preserve">will be created by </w:t>
      </w:r>
      <w:r w:rsidR="0097500D">
        <w:rPr>
          <w:rFonts w:ascii="Calibri Light" w:hAnsi="Calibri Light" w:cs="Arial"/>
        </w:rPr>
        <w:t xml:space="preserve">a </w:t>
      </w:r>
      <w:r>
        <w:rPr>
          <w:rFonts w:ascii="Calibri Light" w:hAnsi="Calibri Light" w:cs="Arial"/>
        </w:rPr>
        <w:t xml:space="preserve">user manually </w:t>
      </w:r>
      <w:r w:rsidR="00761A57">
        <w:rPr>
          <w:rFonts w:ascii="Calibri Light" w:hAnsi="Calibri Light" w:cs="Arial"/>
        </w:rPr>
        <w:t xml:space="preserve">via </w:t>
      </w:r>
      <w:r w:rsidR="00ED0592">
        <w:rPr>
          <w:rFonts w:ascii="Calibri Light" w:hAnsi="Calibri Light" w:cs="Arial"/>
        </w:rPr>
        <w:t>Hybris C4C’s Activity functionality</w:t>
      </w:r>
      <w:r w:rsidR="00761A57">
        <w:rPr>
          <w:rFonts w:ascii="Calibri Light" w:hAnsi="Calibri Light" w:cs="Arial"/>
        </w:rPr>
        <w:t xml:space="preserve"> </w:t>
      </w:r>
      <w:r>
        <w:rPr>
          <w:rFonts w:ascii="Calibri Light" w:hAnsi="Calibri Light" w:cs="Arial"/>
        </w:rPr>
        <w:t xml:space="preserve">and </w:t>
      </w:r>
      <w:r w:rsidR="0097500D">
        <w:rPr>
          <w:rFonts w:ascii="Calibri Light" w:hAnsi="Calibri Light" w:cs="Arial"/>
        </w:rPr>
        <w:t xml:space="preserve">the </w:t>
      </w:r>
      <w:r>
        <w:rPr>
          <w:rFonts w:ascii="Calibri Light" w:hAnsi="Calibri Light" w:cs="Arial"/>
        </w:rPr>
        <w:t xml:space="preserve">BPEM case number will be documented </w:t>
      </w:r>
      <w:r w:rsidR="00ED0592">
        <w:rPr>
          <w:rFonts w:ascii="Calibri Light" w:hAnsi="Calibri Light" w:cs="Arial"/>
        </w:rPr>
        <w:t xml:space="preserve">manually by user </w:t>
      </w:r>
      <w:r>
        <w:rPr>
          <w:rFonts w:ascii="Calibri Light" w:hAnsi="Calibri Light" w:cs="Arial"/>
        </w:rPr>
        <w:t>in the Activity.</w:t>
      </w:r>
    </w:p>
    <w:p w14:paraId="69BEC33D" w14:textId="77777777" w:rsidR="009322DA" w:rsidRDefault="009322DA" w:rsidP="00420306">
      <w:pPr>
        <w:pStyle w:val="Heading2Text"/>
        <w:rPr>
          <w:rFonts w:ascii="Calibri Light" w:hAnsi="Calibri Light" w:cs="Arial"/>
        </w:rPr>
      </w:pPr>
    </w:p>
    <w:p w14:paraId="280D7F98" w14:textId="62695BE9" w:rsidR="00A74A22" w:rsidRPr="006475B8" w:rsidRDefault="00C65259" w:rsidP="00A74A22">
      <w:pPr>
        <w:pStyle w:val="Heading3"/>
        <w:keepNext/>
        <w:numPr>
          <w:ilvl w:val="3"/>
          <w:numId w:val="5"/>
        </w:numPr>
        <w:tabs>
          <w:tab w:val="left" w:pos="1440"/>
        </w:tabs>
        <w:spacing w:before="120" w:after="120"/>
        <w:rPr>
          <w:rFonts w:asciiTheme="minorHAnsi" w:hAnsiTheme="minorHAnsi"/>
        </w:rPr>
      </w:pPr>
      <w:bookmarkStart w:id="108" w:name="_Toc512193931"/>
      <w:r>
        <w:rPr>
          <w:rFonts w:asciiTheme="minorHAnsi" w:hAnsiTheme="minorHAnsi"/>
        </w:rPr>
        <w:t>Local Public Affairs</w:t>
      </w:r>
      <w:bookmarkEnd w:id="108"/>
    </w:p>
    <w:p w14:paraId="38F59AFB" w14:textId="68EB2867" w:rsidR="00A74A22" w:rsidRDefault="00A74A22" w:rsidP="00A74A22">
      <w:pPr>
        <w:pStyle w:val="Heading2Text"/>
        <w:rPr>
          <w:rFonts w:ascii="Calibri Light" w:hAnsi="Calibri Light" w:cs="Arial"/>
        </w:rPr>
      </w:pPr>
      <w:r>
        <w:rPr>
          <w:rFonts w:ascii="Calibri Light" w:hAnsi="Calibri Light" w:cs="Arial"/>
        </w:rPr>
        <w:t xml:space="preserve">Complaints can be filed by </w:t>
      </w:r>
      <w:r w:rsidR="003F3CC2">
        <w:rPr>
          <w:rFonts w:ascii="Calibri Light" w:hAnsi="Calibri Light" w:cs="Arial"/>
        </w:rPr>
        <w:t>Local Public Affairs</w:t>
      </w:r>
      <w:r w:rsidR="00CE0D39">
        <w:rPr>
          <w:rFonts w:ascii="Calibri Light" w:hAnsi="Calibri Light" w:cs="Arial"/>
        </w:rPr>
        <w:t xml:space="preserve"> </w:t>
      </w:r>
      <w:r>
        <w:rPr>
          <w:rFonts w:ascii="Calibri Light" w:hAnsi="Calibri Light" w:cs="Arial"/>
        </w:rPr>
        <w:t>via Local Public Affairs (LPA)</w:t>
      </w:r>
      <w:r w:rsidR="00CE0D39">
        <w:rPr>
          <w:rFonts w:ascii="Calibri Light" w:hAnsi="Calibri Light" w:cs="Arial"/>
        </w:rPr>
        <w:t xml:space="preserve"> or </w:t>
      </w:r>
      <w:r>
        <w:rPr>
          <w:rFonts w:ascii="Calibri Light" w:hAnsi="Calibri Light" w:cs="Arial"/>
        </w:rPr>
        <w:t>BCD Account Executive Manager</w:t>
      </w:r>
      <w:r w:rsidR="00CE0D39">
        <w:rPr>
          <w:rFonts w:ascii="Calibri Light" w:hAnsi="Calibri Light" w:cs="Arial"/>
        </w:rPr>
        <w:t>s</w:t>
      </w:r>
      <w:r>
        <w:rPr>
          <w:rFonts w:ascii="Calibri Light" w:hAnsi="Calibri Light" w:cs="Arial"/>
        </w:rPr>
        <w:t xml:space="preserve"> (AEM). A BPEM Case </w:t>
      </w:r>
      <w:r w:rsidR="00EC7CBB">
        <w:rPr>
          <w:rFonts w:ascii="Calibri Light" w:hAnsi="Calibri Light" w:cs="Arial"/>
        </w:rPr>
        <w:t>category ‘</w:t>
      </w:r>
      <w:r w:rsidR="003E3956">
        <w:rPr>
          <w:rFonts w:ascii="Calibri Light" w:hAnsi="Calibri Light" w:cs="Arial"/>
        </w:rPr>
        <w:t xml:space="preserve">Complaint - </w:t>
      </w:r>
      <w:r w:rsidR="00C65259">
        <w:rPr>
          <w:rFonts w:ascii="Calibri Light" w:hAnsi="Calibri Light" w:cs="Arial"/>
        </w:rPr>
        <w:t xml:space="preserve">Local Public Affairs’ </w:t>
      </w:r>
      <w:r w:rsidR="00EC7CBB">
        <w:rPr>
          <w:rFonts w:ascii="Calibri Light" w:hAnsi="Calibri Light" w:cs="Arial"/>
        </w:rPr>
        <w:t>will</w:t>
      </w:r>
      <w:r>
        <w:rPr>
          <w:rFonts w:ascii="Calibri Light" w:hAnsi="Calibri Light" w:cs="Arial"/>
        </w:rPr>
        <w:t xml:space="preserve"> be created by a </w:t>
      </w:r>
      <w:r w:rsidR="00CE0D39">
        <w:rPr>
          <w:rFonts w:ascii="Calibri Light" w:hAnsi="Calibri Light" w:cs="Arial"/>
        </w:rPr>
        <w:t xml:space="preserve">LPA </w:t>
      </w:r>
      <w:r>
        <w:rPr>
          <w:rFonts w:ascii="Calibri Light" w:hAnsi="Calibri Light" w:cs="Arial"/>
        </w:rPr>
        <w:t xml:space="preserve">user manually to be worked on by Consumer Affairs user who attends to the complaint. </w:t>
      </w:r>
      <w:r w:rsidR="00CE0D39">
        <w:rPr>
          <w:rFonts w:ascii="Calibri Light" w:hAnsi="Calibri Light" w:cs="Arial"/>
        </w:rPr>
        <w:t>.</w:t>
      </w:r>
      <w:r w:rsidR="00CE0D39" w:rsidRPr="00CE0D39">
        <w:rPr>
          <w:rFonts w:ascii="Calibri Light" w:hAnsi="Calibri Light" w:cs="Arial"/>
        </w:rPr>
        <w:t xml:space="preserve"> </w:t>
      </w:r>
      <w:r w:rsidR="00CE0D39">
        <w:rPr>
          <w:rFonts w:ascii="Calibri Light" w:hAnsi="Calibri Light" w:cs="Arial"/>
        </w:rPr>
        <w:t>An</w:t>
      </w:r>
      <w:r>
        <w:rPr>
          <w:rFonts w:ascii="Calibri Light" w:hAnsi="Calibri Light" w:cs="Arial"/>
        </w:rPr>
        <w:t xml:space="preserve"> Activity type ‘Complaint’ will be created by user manually via Hybris C4C on the account documenting the complaint detail.</w:t>
      </w:r>
      <w:r w:rsidR="00CE0D39">
        <w:rPr>
          <w:rFonts w:ascii="Calibri Light" w:hAnsi="Calibri Light" w:cs="Arial"/>
        </w:rPr>
        <w:t xml:space="preserve">  When complaints raised to BCD Account Managers are resolved no other transaction is required.  If the complaint needs to be escalated, the Account Manager will create a Ticket in </w:t>
      </w:r>
      <w:r w:rsidR="006B24C7">
        <w:rPr>
          <w:rFonts w:ascii="Calibri Light" w:hAnsi="Calibri Light" w:cs="Arial"/>
        </w:rPr>
        <w:t xml:space="preserve">Hybris </w:t>
      </w:r>
      <w:r w:rsidR="00CE0D39">
        <w:rPr>
          <w:rFonts w:ascii="Calibri Light" w:hAnsi="Calibri Light" w:cs="Arial"/>
        </w:rPr>
        <w:t xml:space="preserve">C4C to be routed to their manager for resolution.  </w:t>
      </w:r>
    </w:p>
    <w:p w14:paraId="36C28869" w14:textId="77777777" w:rsidR="00A74A22" w:rsidRDefault="00A74A22" w:rsidP="00420306">
      <w:pPr>
        <w:pStyle w:val="Heading2Text"/>
        <w:rPr>
          <w:rFonts w:ascii="Calibri Light" w:hAnsi="Calibri Light" w:cs="Arial"/>
        </w:rPr>
      </w:pPr>
    </w:p>
    <w:p w14:paraId="1070E686" w14:textId="77777777" w:rsidR="00F01D1B" w:rsidRPr="00D976CD" w:rsidRDefault="00F01D1B" w:rsidP="00F01D1B">
      <w:pPr>
        <w:pStyle w:val="Heading3"/>
        <w:keepNext/>
        <w:numPr>
          <w:ilvl w:val="3"/>
          <w:numId w:val="5"/>
        </w:numPr>
        <w:tabs>
          <w:tab w:val="left" w:pos="1440"/>
        </w:tabs>
        <w:spacing w:before="120" w:after="120"/>
        <w:rPr>
          <w:rFonts w:asciiTheme="minorHAnsi" w:hAnsiTheme="minorHAnsi"/>
        </w:rPr>
      </w:pPr>
      <w:bookmarkStart w:id="109" w:name="_Toc512193932"/>
      <w:r w:rsidRPr="00D976CD">
        <w:rPr>
          <w:rFonts w:asciiTheme="minorHAnsi" w:hAnsiTheme="minorHAnsi"/>
        </w:rPr>
        <w:t>Executive Complaint</w:t>
      </w:r>
      <w:bookmarkEnd w:id="109"/>
    </w:p>
    <w:p w14:paraId="6A3AFB4C" w14:textId="51CE8F42" w:rsidR="00F01D1B" w:rsidRDefault="00F01D1B" w:rsidP="00420306">
      <w:pPr>
        <w:pStyle w:val="Heading2Text"/>
        <w:rPr>
          <w:rFonts w:ascii="Calibri Light" w:hAnsi="Calibri Light" w:cs="Arial"/>
        </w:rPr>
      </w:pPr>
      <w:r>
        <w:rPr>
          <w:rFonts w:ascii="Calibri Light" w:hAnsi="Calibri Light" w:cs="Arial"/>
        </w:rPr>
        <w:t xml:space="preserve">An Executive Complaint is related to a complaint from BP </w:t>
      </w:r>
      <w:r w:rsidR="001D442B">
        <w:rPr>
          <w:rFonts w:ascii="Calibri Light" w:hAnsi="Calibri Light" w:cs="Arial"/>
        </w:rPr>
        <w:t xml:space="preserve">about an experience they have had with SCE and </w:t>
      </w:r>
      <w:r w:rsidR="006B24C7">
        <w:rPr>
          <w:rFonts w:ascii="Calibri Light" w:hAnsi="Calibri Light" w:cs="Arial"/>
        </w:rPr>
        <w:t>t</w:t>
      </w:r>
      <w:r w:rsidR="001D442B">
        <w:rPr>
          <w:rFonts w:ascii="Calibri Light" w:hAnsi="Calibri Light" w:cs="Arial"/>
        </w:rPr>
        <w:t xml:space="preserve">he customer has </w:t>
      </w:r>
      <w:r w:rsidR="006B24C7">
        <w:rPr>
          <w:rFonts w:ascii="Calibri Light" w:hAnsi="Calibri Light" w:cs="Arial"/>
        </w:rPr>
        <w:t>communicated to</w:t>
      </w:r>
      <w:r w:rsidR="001D442B">
        <w:rPr>
          <w:rFonts w:ascii="Calibri Light" w:hAnsi="Calibri Light" w:cs="Arial"/>
        </w:rPr>
        <w:t xml:space="preserve"> an SCE executive or Board of Directors through email, phone call, LinkedIn, written correspondence, etc. </w:t>
      </w:r>
      <w:r>
        <w:rPr>
          <w:rFonts w:ascii="Calibri Light" w:hAnsi="Calibri Light" w:cs="Arial"/>
        </w:rPr>
        <w:t xml:space="preserve"> The user will </w:t>
      </w:r>
      <w:r w:rsidR="001D442B">
        <w:rPr>
          <w:rFonts w:ascii="Calibri Light" w:hAnsi="Calibri Light" w:cs="Arial"/>
        </w:rPr>
        <w:t xml:space="preserve">either </w:t>
      </w:r>
      <w:r>
        <w:rPr>
          <w:rFonts w:ascii="Calibri Light" w:hAnsi="Calibri Light" w:cs="Arial"/>
        </w:rPr>
        <w:t xml:space="preserve">create a BPEM case category of </w:t>
      </w:r>
      <w:r w:rsidR="001D442B">
        <w:rPr>
          <w:rFonts w:ascii="Calibri Light" w:hAnsi="Calibri Light" w:cs="Arial"/>
        </w:rPr>
        <w:t xml:space="preserve"> the issue type, </w:t>
      </w:r>
      <w:r w:rsidR="006B24C7">
        <w:rPr>
          <w:rFonts w:ascii="Calibri Light" w:hAnsi="Calibri Light" w:cs="Arial"/>
        </w:rPr>
        <w:t>(</w:t>
      </w:r>
      <w:r w:rsidR="003162E2">
        <w:rPr>
          <w:rFonts w:ascii="Calibri Light" w:hAnsi="Calibri Light" w:cs="Arial"/>
        </w:rPr>
        <w:t>i.e.</w:t>
      </w:r>
      <w:r w:rsidR="001D442B">
        <w:rPr>
          <w:rFonts w:ascii="Calibri Light" w:hAnsi="Calibri Light" w:cs="Arial"/>
        </w:rPr>
        <w:t xml:space="preserve"> </w:t>
      </w:r>
      <w:r>
        <w:rPr>
          <w:rFonts w:ascii="Calibri Light" w:hAnsi="Calibri Light" w:cs="Arial"/>
        </w:rPr>
        <w:t>‘</w:t>
      </w:r>
      <w:r w:rsidR="003E3956">
        <w:rPr>
          <w:rFonts w:ascii="Calibri Light" w:hAnsi="Calibri Light" w:cs="Arial"/>
        </w:rPr>
        <w:t xml:space="preserve">Complaint - </w:t>
      </w:r>
      <w:r w:rsidR="003162E2">
        <w:rPr>
          <w:rFonts w:ascii="Calibri Light" w:hAnsi="Calibri Light" w:cs="Arial"/>
        </w:rPr>
        <w:t>Executive</w:t>
      </w:r>
      <w:r>
        <w:rPr>
          <w:rFonts w:ascii="Calibri Light" w:hAnsi="Calibri Light" w:cs="Arial"/>
        </w:rPr>
        <w:t>’</w:t>
      </w:r>
      <w:r w:rsidR="006B24C7">
        <w:rPr>
          <w:rFonts w:ascii="Calibri Light" w:hAnsi="Calibri Light" w:cs="Arial"/>
        </w:rPr>
        <w:t>)</w:t>
      </w:r>
      <w:r>
        <w:rPr>
          <w:rFonts w:ascii="Calibri Light" w:hAnsi="Calibri Light" w:cs="Arial"/>
        </w:rPr>
        <w:t xml:space="preserve"> and BPEM case will be routed to Consumer Affair</w:t>
      </w:r>
      <w:r w:rsidR="006B24C7">
        <w:rPr>
          <w:rFonts w:ascii="Calibri Light" w:hAnsi="Calibri Light" w:cs="Arial"/>
        </w:rPr>
        <w:t>s</w:t>
      </w:r>
      <w:r>
        <w:rPr>
          <w:rFonts w:ascii="Calibri Light" w:hAnsi="Calibri Light" w:cs="Arial"/>
        </w:rPr>
        <w:t xml:space="preserve"> team to resolve the issue</w:t>
      </w:r>
      <w:r w:rsidR="001D442B">
        <w:rPr>
          <w:rFonts w:ascii="Calibri Light" w:hAnsi="Calibri Light" w:cs="Arial"/>
        </w:rPr>
        <w:t xml:space="preserve"> or the business analyst in Consumer Affairs will receive the direct correspondence through the Executive process and create the BPEM directly.</w:t>
      </w:r>
      <w:r>
        <w:rPr>
          <w:rFonts w:ascii="Calibri Light" w:hAnsi="Calibri Light" w:cs="Arial"/>
        </w:rPr>
        <w:t>. Once the issue is resolved, Consumer Affair</w:t>
      </w:r>
      <w:r w:rsidR="006B24C7">
        <w:rPr>
          <w:rFonts w:ascii="Calibri Light" w:hAnsi="Calibri Light" w:cs="Arial"/>
        </w:rPr>
        <w:t>s</w:t>
      </w:r>
      <w:r>
        <w:rPr>
          <w:rFonts w:ascii="Calibri Light" w:hAnsi="Calibri Light" w:cs="Arial"/>
        </w:rPr>
        <w:t xml:space="preserve"> team will update</w:t>
      </w:r>
      <w:r w:rsidR="00AA00EF">
        <w:rPr>
          <w:rFonts w:ascii="Calibri Light" w:hAnsi="Calibri Light" w:cs="Arial"/>
        </w:rPr>
        <w:t xml:space="preserve">, </w:t>
      </w:r>
      <w:r>
        <w:rPr>
          <w:rFonts w:ascii="Calibri Light" w:hAnsi="Calibri Light" w:cs="Arial"/>
        </w:rPr>
        <w:t>close the BPEM case. User will create an Activity type ‘Complaint’ by user manually via Hybris C4C documenting the issue reported by the BP.</w:t>
      </w:r>
      <w:r w:rsidR="006B24C7">
        <w:rPr>
          <w:rFonts w:ascii="Calibri Light" w:hAnsi="Calibri Light" w:cs="Arial"/>
        </w:rPr>
        <w:t xml:space="preserve">  Some executive complaints will be directed to CS Information Governance team due to potential non-compliance with TCPA or CANSPAM regulations.  There are many reasons customers complain to SCE / EIX executives / Board of Directors.  BPEM routing depends on the complaint type.</w:t>
      </w:r>
    </w:p>
    <w:p w14:paraId="1578131F" w14:textId="77777777" w:rsidR="00FD6AAB" w:rsidRDefault="00FD6AAB" w:rsidP="00420306">
      <w:pPr>
        <w:pStyle w:val="Heading2Text"/>
        <w:rPr>
          <w:rFonts w:ascii="Calibri Light" w:hAnsi="Calibri Light" w:cs="Arial"/>
        </w:rPr>
      </w:pPr>
    </w:p>
    <w:p w14:paraId="2225B9E3" w14:textId="77777777" w:rsidR="00B11266" w:rsidRPr="00836446" w:rsidRDefault="00B11266" w:rsidP="00B11266">
      <w:pPr>
        <w:pStyle w:val="Heading3"/>
        <w:keepNext/>
        <w:numPr>
          <w:ilvl w:val="3"/>
          <w:numId w:val="5"/>
        </w:numPr>
        <w:tabs>
          <w:tab w:val="left" w:pos="1440"/>
        </w:tabs>
        <w:spacing w:before="120" w:after="120"/>
        <w:rPr>
          <w:rFonts w:asciiTheme="minorHAnsi" w:hAnsiTheme="minorHAnsi"/>
        </w:rPr>
      </w:pPr>
      <w:bookmarkStart w:id="110" w:name="_Toc512193933"/>
      <w:r w:rsidRPr="00836446">
        <w:rPr>
          <w:rFonts w:asciiTheme="minorHAnsi" w:hAnsiTheme="minorHAnsi"/>
        </w:rPr>
        <w:t>Social Media Inquiries</w:t>
      </w:r>
      <w:bookmarkEnd w:id="110"/>
    </w:p>
    <w:p w14:paraId="1C58EB5F" w14:textId="631B107F" w:rsidR="00B11266" w:rsidRDefault="00B11266" w:rsidP="00B11266">
      <w:pPr>
        <w:pStyle w:val="Heading2Text"/>
        <w:rPr>
          <w:rFonts w:ascii="Calibri Light" w:hAnsi="Calibri Light" w:cs="Arial"/>
        </w:rPr>
      </w:pPr>
      <w:r>
        <w:rPr>
          <w:rFonts w:ascii="Calibri Light" w:hAnsi="Calibri Light" w:cs="Arial"/>
        </w:rPr>
        <w:t xml:space="preserve">Inquiries/Complaints from BP via social media such as Twitter, Facebook and Yelp </w:t>
      </w:r>
      <w:r w:rsidR="001D442B">
        <w:rPr>
          <w:rFonts w:ascii="Calibri Light" w:hAnsi="Calibri Light" w:cs="Arial"/>
        </w:rPr>
        <w:t xml:space="preserve">(or other future channels via social networks) </w:t>
      </w:r>
      <w:r>
        <w:rPr>
          <w:rFonts w:ascii="Calibri Light" w:hAnsi="Calibri Light" w:cs="Arial"/>
        </w:rPr>
        <w:t>are being handled by the Consumer Affairs team. The Consumer Affairs team will conduct the investigation by looking at the BP’s account. Activity type ‘Complaint’ will be created by the user manually via Hybris C4C</w:t>
      </w:r>
      <w:r w:rsidR="001D442B">
        <w:rPr>
          <w:rFonts w:ascii="Calibri Light" w:hAnsi="Calibri Light" w:cs="Arial"/>
        </w:rPr>
        <w:t>, or through the BDEX process (depending upon what system of record the Consumer Affairs team works out of)</w:t>
      </w:r>
      <w:r w:rsidR="002110B2">
        <w:rPr>
          <w:rFonts w:ascii="Calibri Light" w:hAnsi="Calibri Light" w:cs="Arial"/>
        </w:rPr>
        <w:t xml:space="preserve"> </w:t>
      </w:r>
      <w:r>
        <w:rPr>
          <w:rFonts w:ascii="Calibri Light" w:hAnsi="Calibri Light" w:cs="Arial"/>
        </w:rPr>
        <w:t>at the BP account when the inquiry/complaint is attended by Consumer Affair team.</w:t>
      </w:r>
      <w:r w:rsidR="00A45830">
        <w:rPr>
          <w:rFonts w:ascii="Calibri Light" w:hAnsi="Calibri Light" w:cs="Arial"/>
        </w:rPr>
        <w:t xml:space="preserve"> </w:t>
      </w:r>
    </w:p>
    <w:p w14:paraId="706E5018" w14:textId="464DABEE" w:rsidR="003162E2" w:rsidRDefault="003162E2" w:rsidP="00B11266">
      <w:pPr>
        <w:pStyle w:val="Heading2Text"/>
        <w:rPr>
          <w:rFonts w:ascii="Calibri Light" w:hAnsi="Calibri Light" w:cs="Arial"/>
        </w:rPr>
      </w:pPr>
      <w:r>
        <w:rPr>
          <w:rFonts w:ascii="Calibri Light" w:hAnsi="Calibri Light" w:cs="Arial"/>
        </w:rPr>
        <w:t xml:space="preserve">Media Relation hotline handles Media Inquiry from customer. A </w:t>
      </w:r>
      <w:r w:rsidR="00F841FF">
        <w:rPr>
          <w:rFonts w:ascii="Calibri Light" w:hAnsi="Calibri Light" w:cs="Arial"/>
        </w:rPr>
        <w:t xml:space="preserve">BPEM </w:t>
      </w:r>
      <w:r>
        <w:rPr>
          <w:rFonts w:ascii="Calibri Light" w:hAnsi="Calibri Light" w:cs="Arial"/>
        </w:rPr>
        <w:t>will be created</w:t>
      </w:r>
      <w:r w:rsidR="00F841FF">
        <w:rPr>
          <w:rFonts w:ascii="Calibri Light" w:hAnsi="Calibri Light" w:cs="Arial"/>
        </w:rPr>
        <w:t xml:space="preserve"> in Hybris C4C via Ticket by them if the issue needs to be referred to Consumer Affairs team.</w:t>
      </w:r>
    </w:p>
    <w:p w14:paraId="29116637" w14:textId="77777777" w:rsidR="00DA2936" w:rsidRDefault="00DA2936" w:rsidP="00B11266">
      <w:pPr>
        <w:pStyle w:val="Heading2Text"/>
        <w:rPr>
          <w:rFonts w:ascii="Calibri Light" w:hAnsi="Calibri Light" w:cs="Arial"/>
        </w:rPr>
      </w:pPr>
    </w:p>
    <w:p w14:paraId="7C7F0D89" w14:textId="631D4EE7" w:rsidR="00DA2936" w:rsidRPr="00836446" w:rsidRDefault="00DA2936" w:rsidP="00DA2936">
      <w:pPr>
        <w:pStyle w:val="Heading3"/>
        <w:keepNext/>
        <w:numPr>
          <w:ilvl w:val="3"/>
          <w:numId w:val="5"/>
        </w:numPr>
        <w:tabs>
          <w:tab w:val="left" w:pos="1440"/>
        </w:tabs>
        <w:spacing w:before="120" w:after="120"/>
        <w:rPr>
          <w:rFonts w:asciiTheme="minorHAnsi" w:hAnsiTheme="minorHAnsi"/>
        </w:rPr>
      </w:pPr>
      <w:bookmarkStart w:id="111" w:name="_Toc512193934"/>
      <w:r>
        <w:rPr>
          <w:rFonts w:asciiTheme="minorHAnsi" w:hAnsiTheme="minorHAnsi"/>
        </w:rPr>
        <w:t>CCA/DA</w:t>
      </w:r>
      <w:bookmarkEnd w:id="111"/>
    </w:p>
    <w:p w14:paraId="4EC84C2F" w14:textId="735B534B" w:rsidR="00DA2936" w:rsidRDefault="00DA2936" w:rsidP="00DA2936">
      <w:pPr>
        <w:pStyle w:val="Heading2Text"/>
        <w:rPr>
          <w:rFonts w:ascii="Calibri Light" w:hAnsi="Calibri Light" w:cs="Arial"/>
        </w:rPr>
      </w:pPr>
      <w:r>
        <w:rPr>
          <w:rFonts w:ascii="Calibri Light" w:hAnsi="Calibri Light" w:cs="Arial"/>
        </w:rPr>
        <w:t xml:space="preserve">When there is complaint related to CCA/DA, </w:t>
      </w:r>
      <w:r w:rsidR="00035276">
        <w:rPr>
          <w:rFonts w:ascii="Calibri Light" w:hAnsi="Calibri Light" w:cs="Arial"/>
        </w:rPr>
        <w:t xml:space="preserve">Front Office user </w:t>
      </w:r>
      <w:r>
        <w:rPr>
          <w:rFonts w:ascii="Calibri Light" w:hAnsi="Calibri Light" w:cs="Arial"/>
        </w:rPr>
        <w:t>will c</w:t>
      </w:r>
      <w:r w:rsidR="00401F32">
        <w:rPr>
          <w:rFonts w:ascii="Calibri Light" w:hAnsi="Calibri Light" w:cs="Arial"/>
        </w:rPr>
        <w:t xml:space="preserve">reate a </w:t>
      </w:r>
      <w:r w:rsidR="00035276">
        <w:rPr>
          <w:rFonts w:ascii="Calibri Light" w:hAnsi="Calibri Light" w:cs="Arial"/>
        </w:rPr>
        <w:t xml:space="preserve">Ticket ‘Complaint – CCA/DA’. If issue is unable to be resolved, Front Office user will create a </w:t>
      </w:r>
      <w:r w:rsidR="00401F32">
        <w:rPr>
          <w:rFonts w:ascii="Calibri Light" w:hAnsi="Calibri Light" w:cs="Arial"/>
        </w:rPr>
        <w:t xml:space="preserve">BPEM case category ‘Complaint – CCA/DA’ </w:t>
      </w:r>
      <w:r w:rsidR="00035276">
        <w:rPr>
          <w:rFonts w:ascii="Calibri Light" w:hAnsi="Calibri Light" w:cs="Arial"/>
        </w:rPr>
        <w:t>via Ticket</w:t>
      </w:r>
      <w:r w:rsidR="00A44068">
        <w:rPr>
          <w:rFonts w:ascii="Calibri Light" w:hAnsi="Calibri Light" w:cs="Arial"/>
        </w:rPr>
        <w:t xml:space="preserve"> to Customer Choice Services.</w:t>
      </w:r>
    </w:p>
    <w:p w14:paraId="2127D3BA" w14:textId="77777777" w:rsidR="00DA2936" w:rsidRDefault="00DA2936" w:rsidP="00420306">
      <w:pPr>
        <w:pStyle w:val="Heading2Text"/>
        <w:rPr>
          <w:rFonts w:ascii="Calibri Light" w:hAnsi="Calibri Light" w:cs="Arial"/>
        </w:rPr>
      </w:pPr>
    </w:p>
    <w:p w14:paraId="0AE7BC6B" w14:textId="1A3F2B3F" w:rsidR="00F01D1B" w:rsidRPr="00C638C6" w:rsidRDefault="004A5032" w:rsidP="00F01D1B">
      <w:pPr>
        <w:pStyle w:val="Heading3"/>
        <w:keepNext/>
        <w:numPr>
          <w:ilvl w:val="2"/>
          <w:numId w:val="5"/>
        </w:numPr>
        <w:tabs>
          <w:tab w:val="left" w:pos="1440"/>
        </w:tabs>
        <w:spacing w:before="120" w:after="120"/>
        <w:ind w:left="1440" w:hanging="900"/>
        <w:rPr>
          <w:rFonts w:asciiTheme="minorHAnsi" w:hAnsiTheme="minorHAnsi"/>
          <w:sz w:val="28"/>
          <w:szCs w:val="28"/>
        </w:rPr>
      </w:pPr>
      <w:bookmarkStart w:id="112" w:name="_Toc512193935"/>
      <w:r w:rsidRPr="00C638C6">
        <w:rPr>
          <w:rFonts w:asciiTheme="minorHAnsi" w:hAnsiTheme="minorHAnsi"/>
          <w:sz w:val="28"/>
          <w:szCs w:val="28"/>
        </w:rPr>
        <w:lastRenderedPageBreak/>
        <w:t xml:space="preserve">General Front Office </w:t>
      </w:r>
      <w:r w:rsidR="00F01D1B" w:rsidRPr="00C638C6">
        <w:rPr>
          <w:rFonts w:asciiTheme="minorHAnsi" w:hAnsiTheme="minorHAnsi"/>
          <w:sz w:val="28"/>
          <w:szCs w:val="28"/>
        </w:rPr>
        <w:t>Complaint</w:t>
      </w:r>
      <w:bookmarkEnd w:id="112"/>
    </w:p>
    <w:p w14:paraId="08F5E385" w14:textId="77777777" w:rsidR="00F01D1B" w:rsidRPr="00A91495" w:rsidRDefault="00F01D1B" w:rsidP="00420306">
      <w:pPr>
        <w:pStyle w:val="Heading2Text"/>
        <w:rPr>
          <w:rFonts w:ascii="Calibri Light" w:hAnsi="Calibri Light" w:cs="Arial"/>
        </w:rPr>
      </w:pPr>
    </w:p>
    <w:p w14:paraId="5654E795" w14:textId="77777777" w:rsidR="00420306" w:rsidRPr="008B2170" w:rsidRDefault="00420306" w:rsidP="00AE07EE">
      <w:pPr>
        <w:pStyle w:val="Heading3"/>
        <w:keepNext/>
        <w:numPr>
          <w:ilvl w:val="3"/>
          <w:numId w:val="5"/>
        </w:numPr>
        <w:tabs>
          <w:tab w:val="left" w:pos="1440"/>
        </w:tabs>
        <w:spacing w:before="120" w:after="120"/>
        <w:rPr>
          <w:rFonts w:asciiTheme="minorHAnsi" w:hAnsiTheme="minorHAnsi"/>
        </w:rPr>
      </w:pPr>
      <w:bookmarkStart w:id="113" w:name="_Toc512193936"/>
      <w:r w:rsidRPr="008B2170">
        <w:rPr>
          <w:rFonts w:asciiTheme="minorHAnsi" w:hAnsiTheme="minorHAnsi"/>
        </w:rPr>
        <w:t>SCE.COM</w:t>
      </w:r>
      <w:r>
        <w:rPr>
          <w:rFonts w:asciiTheme="minorHAnsi" w:hAnsiTheme="minorHAnsi"/>
        </w:rPr>
        <w:t xml:space="preserve"> or Mobile App</w:t>
      </w:r>
      <w:r w:rsidRPr="008B2170">
        <w:rPr>
          <w:rFonts w:asciiTheme="minorHAnsi" w:hAnsiTheme="minorHAnsi"/>
        </w:rPr>
        <w:t xml:space="preserve"> is down</w:t>
      </w:r>
      <w:bookmarkEnd w:id="113"/>
    </w:p>
    <w:p w14:paraId="1245129A" w14:textId="3B6CD35E" w:rsidR="00420306" w:rsidRPr="008B2170" w:rsidRDefault="00AA00EF" w:rsidP="00420306">
      <w:pPr>
        <w:pStyle w:val="Heading2Text"/>
        <w:rPr>
          <w:rFonts w:ascii="Calibri Light" w:hAnsi="Calibri Light" w:cs="Arial"/>
        </w:rPr>
      </w:pPr>
      <w:r>
        <w:rPr>
          <w:rFonts w:ascii="Calibri Light" w:hAnsi="Calibri Light" w:cs="Arial"/>
        </w:rPr>
        <w:t xml:space="preserve">Front Office user will </w:t>
      </w:r>
      <w:r w:rsidR="007C30D9">
        <w:rPr>
          <w:rFonts w:ascii="Calibri Light" w:hAnsi="Calibri Light" w:cs="Arial"/>
        </w:rPr>
        <w:t>transfer the c</w:t>
      </w:r>
      <w:r w:rsidR="0005494C">
        <w:rPr>
          <w:rFonts w:ascii="Calibri Light" w:hAnsi="Calibri Light" w:cs="Arial"/>
        </w:rPr>
        <w:t xml:space="preserve">all to CCC </w:t>
      </w:r>
      <w:r w:rsidR="007C30D9">
        <w:rPr>
          <w:rFonts w:ascii="Calibri Light" w:hAnsi="Calibri Light" w:cs="Arial"/>
        </w:rPr>
        <w:t>Tier 2</w:t>
      </w:r>
      <w:r>
        <w:rPr>
          <w:rFonts w:ascii="Calibri Light" w:hAnsi="Calibri Light" w:cs="Arial"/>
        </w:rPr>
        <w:t xml:space="preserve"> </w:t>
      </w:r>
      <w:r w:rsidR="00B351F1">
        <w:rPr>
          <w:rFonts w:ascii="Calibri Light" w:hAnsi="Calibri Light" w:cs="Arial"/>
        </w:rPr>
        <w:t>when customer is experiencing issue with SCE.COM or Mobile App.</w:t>
      </w:r>
      <w:r>
        <w:rPr>
          <w:rFonts w:ascii="Calibri Light" w:hAnsi="Calibri Light" w:cs="Arial"/>
        </w:rPr>
        <w:t xml:space="preserve"> </w:t>
      </w:r>
      <w:r w:rsidR="007C30D9">
        <w:rPr>
          <w:rFonts w:ascii="Calibri Light" w:hAnsi="Calibri Light" w:cs="Arial"/>
        </w:rPr>
        <w:t xml:space="preserve">If </w:t>
      </w:r>
      <w:r w:rsidR="00420306" w:rsidRPr="008B2170">
        <w:rPr>
          <w:rFonts w:ascii="Calibri Light" w:hAnsi="Calibri Light" w:cs="Arial"/>
        </w:rPr>
        <w:t xml:space="preserve">CCC </w:t>
      </w:r>
      <w:r w:rsidR="0005494C">
        <w:rPr>
          <w:rFonts w:ascii="Calibri Light" w:hAnsi="Calibri Light" w:cs="Arial"/>
        </w:rPr>
        <w:t>Tier 2</w:t>
      </w:r>
      <w:r w:rsidR="007C30D9">
        <w:rPr>
          <w:rFonts w:ascii="Calibri Light" w:hAnsi="Calibri Light" w:cs="Arial"/>
        </w:rPr>
        <w:t xml:space="preserve"> is unable to resolve the issue</w:t>
      </w:r>
      <w:r w:rsidR="00420306">
        <w:rPr>
          <w:rFonts w:ascii="Calibri Light" w:hAnsi="Calibri Light" w:cs="Arial"/>
        </w:rPr>
        <w:t xml:space="preserve">, </w:t>
      </w:r>
      <w:r w:rsidR="008918EA">
        <w:rPr>
          <w:rFonts w:ascii="Calibri Light" w:hAnsi="Calibri Light" w:cs="Arial"/>
        </w:rPr>
        <w:t xml:space="preserve">the </w:t>
      </w:r>
      <w:r w:rsidR="0005494C">
        <w:rPr>
          <w:rFonts w:ascii="Calibri Light" w:hAnsi="Calibri Light" w:cs="Arial"/>
        </w:rPr>
        <w:t>CCC Tier2</w:t>
      </w:r>
      <w:r w:rsidR="007C30D9">
        <w:rPr>
          <w:rFonts w:ascii="Calibri Light" w:hAnsi="Calibri Light" w:cs="Arial"/>
        </w:rPr>
        <w:t xml:space="preserve"> </w:t>
      </w:r>
      <w:r w:rsidR="002E7E7C">
        <w:rPr>
          <w:rFonts w:ascii="Calibri Light" w:hAnsi="Calibri Light" w:cs="Arial"/>
        </w:rPr>
        <w:t xml:space="preserve">will create a Remedy </w:t>
      </w:r>
      <w:r w:rsidR="00A74A22">
        <w:rPr>
          <w:rFonts w:ascii="Calibri Light" w:hAnsi="Calibri Light" w:cs="Arial"/>
        </w:rPr>
        <w:t xml:space="preserve">ticket outside of SAP </w:t>
      </w:r>
      <w:r w:rsidR="002E7E7C">
        <w:rPr>
          <w:rFonts w:ascii="Calibri Light" w:hAnsi="Calibri Light" w:cs="Arial"/>
        </w:rPr>
        <w:t xml:space="preserve">and assign to SCE IT.  </w:t>
      </w:r>
      <w:r w:rsidR="007C30D9">
        <w:rPr>
          <w:rFonts w:ascii="Calibri Light" w:hAnsi="Calibri Light" w:cs="Arial"/>
        </w:rPr>
        <w:t>An Activity will be created by the user.</w:t>
      </w:r>
    </w:p>
    <w:p w14:paraId="7EE75EC1" w14:textId="77777777" w:rsidR="00420306" w:rsidRDefault="00420306" w:rsidP="00420306">
      <w:pPr>
        <w:pStyle w:val="Heading2Text"/>
        <w:rPr>
          <w:rFonts w:ascii="Calibri Light" w:hAnsi="Calibri Light" w:cs="Arial"/>
        </w:rPr>
      </w:pPr>
    </w:p>
    <w:p w14:paraId="0D2B16E4" w14:textId="77777777" w:rsidR="00420306" w:rsidRPr="005B5C69" w:rsidRDefault="00420306" w:rsidP="00AE07EE">
      <w:pPr>
        <w:pStyle w:val="Heading3"/>
        <w:keepNext/>
        <w:numPr>
          <w:ilvl w:val="3"/>
          <w:numId w:val="5"/>
        </w:numPr>
        <w:tabs>
          <w:tab w:val="left" w:pos="1440"/>
        </w:tabs>
        <w:spacing w:before="120" w:after="120"/>
        <w:rPr>
          <w:rFonts w:asciiTheme="minorHAnsi" w:hAnsiTheme="minorHAnsi"/>
        </w:rPr>
      </w:pPr>
      <w:bookmarkStart w:id="114" w:name="_Toc512193937"/>
      <w:r w:rsidRPr="005B5C69">
        <w:rPr>
          <w:rFonts w:asciiTheme="minorHAnsi" w:hAnsiTheme="minorHAnsi"/>
        </w:rPr>
        <w:t xml:space="preserve">Force onto </w:t>
      </w:r>
      <w:proofErr w:type="spellStart"/>
      <w:r w:rsidRPr="005B5C69">
        <w:rPr>
          <w:rFonts w:asciiTheme="minorHAnsi" w:hAnsiTheme="minorHAnsi"/>
        </w:rPr>
        <w:t>eBill</w:t>
      </w:r>
      <w:bookmarkEnd w:id="114"/>
      <w:proofErr w:type="spellEnd"/>
      <w:r w:rsidRPr="005B5C69">
        <w:rPr>
          <w:rFonts w:asciiTheme="minorHAnsi" w:hAnsiTheme="minorHAnsi"/>
        </w:rPr>
        <w:t xml:space="preserve"> </w:t>
      </w:r>
    </w:p>
    <w:p w14:paraId="4919D735" w14:textId="7C857714" w:rsidR="00420306" w:rsidRDefault="00420306" w:rsidP="00420306">
      <w:pPr>
        <w:pStyle w:val="Heading2Text"/>
        <w:rPr>
          <w:rFonts w:ascii="Calibri Light" w:hAnsi="Calibri Light" w:cs="Arial"/>
        </w:rPr>
      </w:pPr>
      <w:r>
        <w:rPr>
          <w:rFonts w:ascii="Calibri Light" w:hAnsi="Calibri Light" w:cs="Arial"/>
        </w:rPr>
        <w:t xml:space="preserve">If BP </w:t>
      </w:r>
      <w:r w:rsidR="00AD127C">
        <w:rPr>
          <w:rFonts w:ascii="Calibri Light" w:hAnsi="Calibri Light" w:cs="Arial"/>
        </w:rPr>
        <w:t xml:space="preserve">requests to opt out of </w:t>
      </w:r>
      <w:proofErr w:type="spellStart"/>
      <w:r>
        <w:rPr>
          <w:rFonts w:ascii="Calibri Light" w:hAnsi="Calibri Light" w:cs="Arial"/>
        </w:rPr>
        <w:t>eBill</w:t>
      </w:r>
      <w:proofErr w:type="spellEnd"/>
      <w:r>
        <w:rPr>
          <w:rFonts w:ascii="Calibri Light" w:hAnsi="Calibri Light" w:cs="Arial"/>
        </w:rPr>
        <w:t xml:space="preserve">, </w:t>
      </w:r>
      <w:r w:rsidR="00455723">
        <w:rPr>
          <w:rFonts w:ascii="Calibri Light" w:hAnsi="Calibri Light" w:cs="Arial"/>
        </w:rPr>
        <w:t xml:space="preserve">the </w:t>
      </w:r>
      <w:r>
        <w:rPr>
          <w:rFonts w:ascii="Calibri Light" w:hAnsi="Calibri Light" w:cs="Arial"/>
        </w:rPr>
        <w:t xml:space="preserve">CSR </w:t>
      </w:r>
      <w:r w:rsidR="00AD127C">
        <w:rPr>
          <w:rFonts w:ascii="Calibri Light" w:hAnsi="Calibri Light" w:cs="Arial"/>
        </w:rPr>
        <w:t xml:space="preserve">is able to turn off this feature by removing the indicator </w:t>
      </w:r>
      <w:r>
        <w:rPr>
          <w:rFonts w:ascii="Calibri Light" w:hAnsi="Calibri Light" w:cs="Arial"/>
        </w:rPr>
        <w:t xml:space="preserve">via </w:t>
      </w:r>
      <w:r w:rsidR="00F71C06">
        <w:rPr>
          <w:rFonts w:ascii="Calibri Light" w:hAnsi="Calibri Light" w:cs="Arial"/>
        </w:rPr>
        <w:t>Hybris C4C</w:t>
      </w:r>
      <w:r>
        <w:rPr>
          <w:rFonts w:ascii="Calibri Light" w:hAnsi="Calibri Light" w:cs="Arial"/>
        </w:rPr>
        <w:t xml:space="preserve"> </w:t>
      </w:r>
      <w:r w:rsidR="000755EC">
        <w:rPr>
          <w:rFonts w:ascii="Calibri Light" w:hAnsi="Calibri Light" w:cs="Arial"/>
        </w:rPr>
        <w:t xml:space="preserve">FOP </w:t>
      </w:r>
      <w:r w:rsidR="00103087">
        <w:rPr>
          <w:rFonts w:ascii="Calibri Light" w:hAnsi="Calibri Light" w:cs="Arial"/>
        </w:rPr>
        <w:t>(</w:t>
      </w:r>
      <w:proofErr w:type="spellStart"/>
      <w:r w:rsidR="00103087">
        <w:rPr>
          <w:rFonts w:ascii="Calibri Light" w:hAnsi="Calibri Light" w:cs="Arial"/>
        </w:rPr>
        <w:t>tcode</w:t>
      </w:r>
      <w:proofErr w:type="spellEnd"/>
      <w:r w:rsidR="00103087">
        <w:rPr>
          <w:rFonts w:ascii="Calibri Light" w:hAnsi="Calibri Light" w:cs="Arial"/>
        </w:rPr>
        <w:t xml:space="preserve"> CAA2) </w:t>
      </w:r>
      <w:r>
        <w:rPr>
          <w:rFonts w:ascii="Calibri Light" w:hAnsi="Calibri Light" w:cs="Arial"/>
        </w:rPr>
        <w:t xml:space="preserve">and </w:t>
      </w:r>
      <w:r w:rsidR="00455723">
        <w:rPr>
          <w:rFonts w:ascii="Calibri Light" w:hAnsi="Calibri Light" w:cs="Arial"/>
        </w:rPr>
        <w:t xml:space="preserve">the </w:t>
      </w:r>
      <w:r>
        <w:rPr>
          <w:rFonts w:ascii="Calibri Light" w:hAnsi="Calibri Light" w:cs="Arial"/>
        </w:rPr>
        <w:t>BP will get</w:t>
      </w:r>
      <w:r w:rsidR="00455723">
        <w:rPr>
          <w:rFonts w:ascii="Calibri Light" w:hAnsi="Calibri Light" w:cs="Arial"/>
        </w:rPr>
        <w:t xml:space="preserve"> a</w:t>
      </w:r>
      <w:r>
        <w:rPr>
          <w:rFonts w:ascii="Calibri Light" w:hAnsi="Calibri Light" w:cs="Arial"/>
        </w:rPr>
        <w:t xml:space="preserve"> paper bill on next billing cycle.</w:t>
      </w:r>
      <w:r w:rsidR="001C66DE">
        <w:rPr>
          <w:rFonts w:ascii="Calibri Light" w:hAnsi="Calibri Light" w:cs="Arial"/>
        </w:rPr>
        <w:t xml:space="preserve"> Refer to BPD </w:t>
      </w:r>
      <w:hyperlink r:id="rId36" w:history="1">
        <w:r w:rsidR="001C66DE" w:rsidRPr="001C66DE">
          <w:rPr>
            <w:rStyle w:val="Hyperlink"/>
            <w:rFonts w:ascii="Calibri Light" w:hAnsi="Calibri Light" w:cs="Arial"/>
            <w:i/>
          </w:rPr>
          <w:t>CIM-CS-07 Handle Bill Inquiries</w:t>
        </w:r>
      </w:hyperlink>
      <w:r w:rsidR="001C66DE">
        <w:rPr>
          <w:rFonts w:ascii="Calibri Light" w:hAnsi="Calibri Light" w:cs="Arial"/>
        </w:rPr>
        <w:t xml:space="preserve"> for more information.</w:t>
      </w:r>
    </w:p>
    <w:p w14:paraId="7F61F6CC" w14:textId="77777777" w:rsidR="009C7595" w:rsidRDefault="002F7004" w:rsidP="009C7595">
      <w:pPr>
        <w:pStyle w:val="Heading2Text"/>
        <w:rPr>
          <w:rFonts w:ascii="Calibri Light" w:hAnsi="Calibri Light" w:cs="Arial"/>
        </w:rPr>
      </w:pPr>
      <w:r>
        <w:rPr>
          <w:rFonts w:ascii="Calibri Light" w:hAnsi="Calibri Light" w:cs="Arial"/>
        </w:rPr>
        <w:t>An Activity</w:t>
      </w:r>
      <w:r w:rsidR="009C7595">
        <w:rPr>
          <w:rFonts w:ascii="Calibri Light" w:hAnsi="Calibri Light" w:cs="Arial"/>
        </w:rPr>
        <w:t xml:space="preserve"> </w:t>
      </w:r>
      <w:r w:rsidR="004754E2">
        <w:rPr>
          <w:rFonts w:ascii="Calibri Light" w:hAnsi="Calibri Light" w:cs="Arial"/>
        </w:rPr>
        <w:t xml:space="preserve">type </w:t>
      </w:r>
      <w:r w:rsidR="009C7595">
        <w:rPr>
          <w:rFonts w:ascii="Calibri Light" w:hAnsi="Calibri Light" w:cs="Arial"/>
        </w:rPr>
        <w:t>‘Complaint’ will be created by user manually</w:t>
      </w:r>
      <w:r w:rsidR="00761A57">
        <w:rPr>
          <w:rFonts w:ascii="Calibri Light" w:hAnsi="Calibri Light" w:cs="Arial"/>
        </w:rPr>
        <w:t xml:space="preserve"> via </w:t>
      </w:r>
      <w:r w:rsidR="00453AEE">
        <w:rPr>
          <w:rFonts w:ascii="Calibri Light" w:hAnsi="Calibri Light" w:cs="Arial"/>
        </w:rPr>
        <w:t>Hybris C4C</w:t>
      </w:r>
      <w:r w:rsidR="00761A57">
        <w:rPr>
          <w:rFonts w:ascii="Calibri Light" w:hAnsi="Calibri Light" w:cs="Arial"/>
        </w:rPr>
        <w:t xml:space="preserve"> </w:t>
      </w:r>
      <w:r w:rsidR="009C7595">
        <w:rPr>
          <w:rFonts w:ascii="Calibri Light" w:hAnsi="Calibri Light" w:cs="Arial"/>
        </w:rPr>
        <w:t xml:space="preserve">documenting the </w:t>
      </w:r>
      <w:r w:rsidR="00AD127C">
        <w:rPr>
          <w:rFonts w:ascii="Calibri Light" w:hAnsi="Calibri Light" w:cs="Arial"/>
        </w:rPr>
        <w:t>request/</w:t>
      </w:r>
      <w:r w:rsidR="009C7595">
        <w:rPr>
          <w:rFonts w:ascii="Calibri Light" w:hAnsi="Calibri Light" w:cs="Arial"/>
        </w:rPr>
        <w:t xml:space="preserve">complaint detail and resolution. </w:t>
      </w:r>
    </w:p>
    <w:p w14:paraId="18A83181" w14:textId="78B22061" w:rsidR="00420306" w:rsidRDefault="00420306" w:rsidP="00420306">
      <w:pPr>
        <w:pStyle w:val="Heading2Text"/>
        <w:rPr>
          <w:rFonts w:ascii="Calibri Light" w:hAnsi="Calibri Light" w:cs="Arial"/>
        </w:rPr>
      </w:pPr>
    </w:p>
    <w:p w14:paraId="077FE980" w14:textId="77777777" w:rsidR="00420306" w:rsidRPr="00711D49" w:rsidRDefault="00420306" w:rsidP="00AE07EE">
      <w:pPr>
        <w:pStyle w:val="Heading3"/>
        <w:keepNext/>
        <w:numPr>
          <w:ilvl w:val="3"/>
          <w:numId w:val="5"/>
        </w:numPr>
        <w:tabs>
          <w:tab w:val="left" w:pos="1440"/>
        </w:tabs>
        <w:spacing w:before="120" w:after="120"/>
        <w:rPr>
          <w:rFonts w:asciiTheme="minorHAnsi" w:hAnsiTheme="minorHAnsi"/>
        </w:rPr>
      </w:pPr>
      <w:bookmarkStart w:id="115" w:name="_Toc512193938"/>
      <w:r w:rsidRPr="00711D49">
        <w:rPr>
          <w:rFonts w:asciiTheme="minorHAnsi" w:hAnsiTheme="minorHAnsi"/>
        </w:rPr>
        <w:t>Program Related Complaint</w:t>
      </w:r>
      <w:bookmarkEnd w:id="115"/>
    </w:p>
    <w:p w14:paraId="512D797D" w14:textId="3E0B14A9" w:rsidR="00420306" w:rsidRDefault="00631707" w:rsidP="00420306">
      <w:pPr>
        <w:pStyle w:val="Heading2Text"/>
        <w:rPr>
          <w:rFonts w:ascii="Calibri Light" w:hAnsi="Calibri Light" w:cs="Arial"/>
        </w:rPr>
      </w:pPr>
      <w:r>
        <w:rPr>
          <w:rFonts w:ascii="Calibri Light" w:hAnsi="Calibri Light" w:cs="Arial"/>
        </w:rPr>
        <w:t xml:space="preserve">The </w:t>
      </w:r>
      <w:r w:rsidR="00420306">
        <w:rPr>
          <w:rFonts w:ascii="Calibri Light" w:hAnsi="Calibri Light" w:cs="Arial"/>
        </w:rPr>
        <w:t>BP</w:t>
      </w:r>
      <w:r w:rsidR="009E0445">
        <w:rPr>
          <w:rFonts w:ascii="Calibri Light" w:hAnsi="Calibri Light" w:cs="Arial"/>
        </w:rPr>
        <w:t xml:space="preserve"> will</w:t>
      </w:r>
      <w:r w:rsidR="00420306">
        <w:rPr>
          <w:rFonts w:ascii="Calibri Light" w:hAnsi="Calibri Light" w:cs="Arial"/>
        </w:rPr>
        <w:t xml:space="preserve"> file </w:t>
      </w:r>
      <w:r>
        <w:rPr>
          <w:rFonts w:ascii="Calibri Light" w:hAnsi="Calibri Light" w:cs="Arial"/>
        </w:rPr>
        <w:t xml:space="preserve">a </w:t>
      </w:r>
      <w:r w:rsidR="00420306">
        <w:rPr>
          <w:rFonts w:ascii="Calibri Light" w:hAnsi="Calibri Light" w:cs="Arial"/>
        </w:rPr>
        <w:t xml:space="preserve">Program Related Complaint. </w:t>
      </w:r>
      <w:r w:rsidR="00AB0E84">
        <w:rPr>
          <w:rFonts w:ascii="Calibri Light" w:hAnsi="Calibri Light" w:cs="Arial"/>
        </w:rPr>
        <w:t>T</w:t>
      </w:r>
      <w:r w:rsidR="00E9522B">
        <w:rPr>
          <w:rFonts w:ascii="Calibri Light" w:hAnsi="Calibri Light" w:cs="Arial"/>
        </w:rPr>
        <w:t>he u</w:t>
      </w:r>
      <w:r w:rsidR="00420306">
        <w:rPr>
          <w:rFonts w:ascii="Calibri Light" w:hAnsi="Calibri Light" w:cs="Arial"/>
        </w:rPr>
        <w:t>ser attends to this complaint and update</w:t>
      </w:r>
      <w:r w:rsidR="00E9522B">
        <w:rPr>
          <w:rFonts w:ascii="Calibri Light" w:hAnsi="Calibri Light" w:cs="Arial"/>
        </w:rPr>
        <w:t>s</w:t>
      </w:r>
      <w:r w:rsidR="00420306">
        <w:rPr>
          <w:rFonts w:ascii="Calibri Light" w:hAnsi="Calibri Light" w:cs="Arial"/>
        </w:rPr>
        <w:t xml:space="preserve"> the BP’s program accordingly via </w:t>
      </w:r>
      <w:r w:rsidR="00F71C06">
        <w:rPr>
          <w:rFonts w:ascii="Calibri Light" w:hAnsi="Calibri Light" w:cs="Arial"/>
        </w:rPr>
        <w:t>Hybris C4C</w:t>
      </w:r>
      <w:r w:rsidR="00420306">
        <w:rPr>
          <w:rFonts w:ascii="Calibri Light" w:hAnsi="Calibri Light" w:cs="Arial"/>
        </w:rPr>
        <w:t xml:space="preserve">. </w:t>
      </w:r>
      <w:r w:rsidR="009A1F5B">
        <w:rPr>
          <w:rFonts w:ascii="Calibri Light" w:hAnsi="Calibri Light" w:cs="Arial"/>
        </w:rPr>
        <w:t xml:space="preserve">Refer to BPD </w:t>
      </w:r>
      <w:hyperlink r:id="rId37" w:history="1">
        <w:r w:rsidR="009A1F5B" w:rsidRPr="006E6B2D">
          <w:rPr>
            <w:rStyle w:val="Hyperlink"/>
            <w:rFonts w:ascii="Calibri Light" w:hAnsi="Calibri Light" w:cs="Arial"/>
            <w:i/>
          </w:rPr>
          <w:t>PP-CS-02-Program Enrollment and Delivery, De-Enrollment &amp; Decommission Programs</w:t>
        </w:r>
      </w:hyperlink>
      <w:r w:rsidR="009A1F5B">
        <w:rPr>
          <w:rFonts w:ascii="Calibri Light" w:hAnsi="Calibri Light" w:cs="Arial"/>
        </w:rPr>
        <w:t xml:space="preserve"> for more information. </w:t>
      </w:r>
      <w:r w:rsidR="00420306">
        <w:rPr>
          <w:rFonts w:ascii="Calibri Light" w:hAnsi="Calibri Light" w:cs="Arial"/>
        </w:rPr>
        <w:t xml:space="preserve">An </w:t>
      </w:r>
      <w:r w:rsidR="00CC4F64">
        <w:rPr>
          <w:rFonts w:ascii="Calibri Light" w:hAnsi="Calibri Light" w:cs="Arial"/>
        </w:rPr>
        <w:t>Activity</w:t>
      </w:r>
      <w:r w:rsidR="00420306">
        <w:rPr>
          <w:rFonts w:ascii="Calibri Light" w:hAnsi="Calibri Light" w:cs="Arial"/>
        </w:rPr>
        <w:t xml:space="preserve"> </w:t>
      </w:r>
      <w:r w:rsidR="00761A57">
        <w:rPr>
          <w:rFonts w:ascii="Calibri Light" w:hAnsi="Calibri Light" w:cs="Arial"/>
        </w:rPr>
        <w:t xml:space="preserve">type ‘Complaint’ </w:t>
      </w:r>
      <w:r w:rsidR="00420306">
        <w:rPr>
          <w:rFonts w:ascii="Calibri Light" w:hAnsi="Calibri Light" w:cs="Arial"/>
        </w:rPr>
        <w:t xml:space="preserve">will be created </w:t>
      </w:r>
      <w:r w:rsidR="00761A57">
        <w:rPr>
          <w:rFonts w:ascii="Calibri Light" w:hAnsi="Calibri Light" w:cs="Arial"/>
        </w:rPr>
        <w:t xml:space="preserve">by user manually via </w:t>
      </w:r>
      <w:r w:rsidR="00F71C06">
        <w:rPr>
          <w:rFonts w:ascii="Calibri Light" w:hAnsi="Calibri Light" w:cs="Arial"/>
        </w:rPr>
        <w:t>Hybris C4C</w:t>
      </w:r>
      <w:r w:rsidR="00420306">
        <w:rPr>
          <w:rFonts w:ascii="Calibri Light" w:hAnsi="Calibri Light" w:cs="Arial"/>
        </w:rPr>
        <w:t xml:space="preserve"> documenting the complaint filed by the BP.</w:t>
      </w:r>
    </w:p>
    <w:p w14:paraId="589A8DC5" w14:textId="77777777" w:rsidR="00420306" w:rsidRDefault="00420306" w:rsidP="00420306">
      <w:pPr>
        <w:pStyle w:val="Heading2Text"/>
        <w:rPr>
          <w:rFonts w:ascii="Calibri Light" w:hAnsi="Calibri Light" w:cs="Arial"/>
        </w:rPr>
      </w:pPr>
    </w:p>
    <w:p w14:paraId="714E0109" w14:textId="48308129" w:rsidR="00096983" w:rsidRPr="00711D49" w:rsidRDefault="00096983" w:rsidP="00096983">
      <w:pPr>
        <w:pStyle w:val="Heading3"/>
        <w:keepNext/>
        <w:numPr>
          <w:ilvl w:val="3"/>
          <w:numId w:val="5"/>
        </w:numPr>
        <w:tabs>
          <w:tab w:val="left" w:pos="1440"/>
        </w:tabs>
        <w:spacing w:before="120" w:after="120"/>
        <w:rPr>
          <w:rFonts w:asciiTheme="minorHAnsi" w:hAnsiTheme="minorHAnsi"/>
        </w:rPr>
      </w:pPr>
      <w:bookmarkStart w:id="116" w:name="_Toc512193939"/>
      <w:r>
        <w:rPr>
          <w:rFonts w:asciiTheme="minorHAnsi" w:hAnsiTheme="minorHAnsi"/>
        </w:rPr>
        <w:t>Correspondence Inquiries / Complaints</w:t>
      </w:r>
      <w:bookmarkEnd w:id="116"/>
    </w:p>
    <w:p w14:paraId="23E9C9FD" w14:textId="318DC201" w:rsidR="00420306" w:rsidRDefault="00C546DA" w:rsidP="00420306">
      <w:pPr>
        <w:pStyle w:val="Heading2Text"/>
        <w:rPr>
          <w:rFonts w:ascii="Calibri Light" w:hAnsi="Calibri Light" w:cs="Arial"/>
        </w:rPr>
      </w:pPr>
      <w:r>
        <w:rPr>
          <w:rFonts w:ascii="Calibri Light" w:hAnsi="Calibri Light" w:cs="Arial"/>
        </w:rPr>
        <w:t xml:space="preserve">A </w:t>
      </w:r>
      <w:r w:rsidR="00420306">
        <w:rPr>
          <w:rFonts w:ascii="Calibri Light" w:hAnsi="Calibri Light" w:cs="Arial"/>
        </w:rPr>
        <w:t xml:space="preserve">Complaint from BP could come from </w:t>
      </w:r>
      <w:r>
        <w:rPr>
          <w:rFonts w:ascii="Calibri Light" w:hAnsi="Calibri Light" w:cs="Arial"/>
        </w:rPr>
        <w:t xml:space="preserve">a </w:t>
      </w:r>
      <w:r w:rsidR="00420306">
        <w:rPr>
          <w:rFonts w:ascii="Calibri Light" w:hAnsi="Calibri Light" w:cs="Arial"/>
        </w:rPr>
        <w:t>Marketing Campaign Reply card</w:t>
      </w:r>
      <w:r w:rsidR="00A45830">
        <w:rPr>
          <w:rFonts w:ascii="Calibri Light" w:hAnsi="Calibri Light" w:cs="Arial"/>
        </w:rPr>
        <w:t>, monthly bill, etc</w:t>
      </w:r>
      <w:r w:rsidR="00420306">
        <w:rPr>
          <w:rFonts w:ascii="Calibri Light" w:hAnsi="Calibri Light" w:cs="Arial"/>
        </w:rPr>
        <w:t xml:space="preserve">. Depending on the type of the complaint, a </w:t>
      </w:r>
      <w:r w:rsidR="00F74FAC">
        <w:rPr>
          <w:rFonts w:ascii="Calibri Light" w:hAnsi="Calibri Light" w:cs="Arial"/>
        </w:rPr>
        <w:t>Ticket</w:t>
      </w:r>
      <w:r w:rsidR="009A1F5B">
        <w:rPr>
          <w:rFonts w:ascii="Calibri Light" w:hAnsi="Calibri Light" w:cs="Arial"/>
        </w:rPr>
        <w:t xml:space="preserve"> </w:t>
      </w:r>
      <w:r w:rsidR="00420306">
        <w:rPr>
          <w:rFonts w:ascii="Calibri Light" w:hAnsi="Calibri Light" w:cs="Arial"/>
        </w:rPr>
        <w:t>will be created by user</w:t>
      </w:r>
      <w:r w:rsidR="00F41F84">
        <w:rPr>
          <w:rFonts w:ascii="Calibri Light" w:hAnsi="Calibri Light" w:cs="Arial"/>
        </w:rPr>
        <w:t xml:space="preserve">. Depending on the issue topic, </w:t>
      </w:r>
      <w:r>
        <w:rPr>
          <w:rFonts w:ascii="Calibri Light" w:hAnsi="Calibri Light" w:cs="Arial"/>
        </w:rPr>
        <w:t xml:space="preserve">the </w:t>
      </w:r>
      <w:r w:rsidR="00F41F84">
        <w:rPr>
          <w:rFonts w:ascii="Calibri Light" w:hAnsi="Calibri Light" w:cs="Arial"/>
        </w:rPr>
        <w:t xml:space="preserve">user </w:t>
      </w:r>
      <w:r w:rsidR="00AF57C4">
        <w:rPr>
          <w:rFonts w:ascii="Calibri Light" w:hAnsi="Calibri Light" w:cs="Arial"/>
        </w:rPr>
        <w:t xml:space="preserve">may </w:t>
      </w:r>
      <w:r w:rsidR="00F41F84">
        <w:rPr>
          <w:rFonts w:ascii="Calibri Light" w:hAnsi="Calibri Light" w:cs="Arial"/>
        </w:rPr>
        <w:t>creat</w:t>
      </w:r>
      <w:r w:rsidR="00A247A2">
        <w:rPr>
          <w:rFonts w:ascii="Calibri Light" w:hAnsi="Calibri Light" w:cs="Arial"/>
        </w:rPr>
        <w:t>e</w:t>
      </w:r>
      <w:r w:rsidR="00F41F84">
        <w:rPr>
          <w:rFonts w:ascii="Calibri Light" w:hAnsi="Calibri Light" w:cs="Arial"/>
        </w:rPr>
        <w:t xml:space="preserve"> </w:t>
      </w:r>
      <w:r>
        <w:rPr>
          <w:rFonts w:ascii="Calibri Light" w:hAnsi="Calibri Light" w:cs="Arial"/>
        </w:rPr>
        <w:t xml:space="preserve">a </w:t>
      </w:r>
      <w:r w:rsidR="00F41F84">
        <w:rPr>
          <w:rFonts w:ascii="Calibri Light" w:hAnsi="Calibri Light" w:cs="Arial"/>
        </w:rPr>
        <w:t>BPEM case</w:t>
      </w:r>
      <w:r w:rsidR="00096983">
        <w:rPr>
          <w:rFonts w:ascii="Calibri Light" w:hAnsi="Calibri Light" w:cs="Arial"/>
        </w:rPr>
        <w:t xml:space="preserve"> category ‘Complaint – Other Correspondences’ and Consumer Affair will attend to the BPEM</w:t>
      </w:r>
      <w:r w:rsidR="00A247A2">
        <w:rPr>
          <w:rFonts w:ascii="Calibri Light" w:hAnsi="Calibri Light" w:cs="Arial"/>
        </w:rPr>
        <w:t>.</w:t>
      </w:r>
      <w:r w:rsidR="00420306" w:rsidDel="00A247A2">
        <w:rPr>
          <w:rFonts w:ascii="Calibri Light" w:hAnsi="Calibri Light" w:cs="Arial"/>
        </w:rPr>
        <w:t xml:space="preserve"> </w:t>
      </w:r>
      <w:r w:rsidR="00F41F84">
        <w:rPr>
          <w:rFonts w:ascii="Calibri Light" w:hAnsi="Calibri Light" w:cs="Arial"/>
        </w:rPr>
        <w:t xml:space="preserve">A </w:t>
      </w:r>
      <w:r w:rsidR="00B351F1">
        <w:rPr>
          <w:rFonts w:ascii="Calibri Light" w:hAnsi="Calibri Light" w:cs="Arial"/>
        </w:rPr>
        <w:t>Ticket o</w:t>
      </w:r>
      <w:r w:rsidR="00A247A2">
        <w:rPr>
          <w:rFonts w:ascii="Calibri Light" w:hAnsi="Calibri Light" w:cs="Arial"/>
        </w:rPr>
        <w:t>r</w:t>
      </w:r>
      <w:r w:rsidR="00B351F1">
        <w:rPr>
          <w:rFonts w:ascii="Calibri Light" w:hAnsi="Calibri Light" w:cs="Arial"/>
        </w:rPr>
        <w:t xml:space="preserve"> </w:t>
      </w:r>
      <w:r w:rsidR="00A247A2">
        <w:rPr>
          <w:rFonts w:ascii="Calibri Light" w:hAnsi="Calibri Light" w:cs="Arial"/>
        </w:rPr>
        <w:t xml:space="preserve">a </w:t>
      </w:r>
      <w:r w:rsidR="00F41F84">
        <w:rPr>
          <w:rFonts w:ascii="Calibri Light" w:hAnsi="Calibri Light" w:cs="Arial"/>
        </w:rPr>
        <w:t xml:space="preserve">BPEM Case </w:t>
      </w:r>
      <w:r w:rsidR="000D78DF">
        <w:rPr>
          <w:rFonts w:ascii="Calibri Light" w:hAnsi="Calibri Light" w:cs="Arial"/>
        </w:rPr>
        <w:t xml:space="preserve">is not required </w:t>
      </w:r>
      <w:r w:rsidR="00420306">
        <w:rPr>
          <w:rFonts w:ascii="Calibri Light" w:hAnsi="Calibri Light" w:cs="Arial"/>
        </w:rPr>
        <w:t xml:space="preserve">if the user is able to resolve the issue. </w:t>
      </w:r>
    </w:p>
    <w:p w14:paraId="5AF6A861" w14:textId="7280A1F1" w:rsidR="00420306" w:rsidRDefault="000C4720" w:rsidP="00420306">
      <w:pPr>
        <w:pStyle w:val="Heading2Text"/>
        <w:rPr>
          <w:rFonts w:ascii="Calibri Light" w:hAnsi="Calibri Light" w:cs="Arial"/>
        </w:rPr>
      </w:pPr>
      <w:r>
        <w:rPr>
          <w:rFonts w:ascii="Calibri Light" w:hAnsi="Calibri Light" w:cs="Arial"/>
        </w:rPr>
        <w:t>Activity</w:t>
      </w:r>
      <w:r w:rsidR="00420306">
        <w:rPr>
          <w:rFonts w:ascii="Calibri Light" w:hAnsi="Calibri Light" w:cs="Arial"/>
        </w:rPr>
        <w:t xml:space="preserve"> </w:t>
      </w:r>
      <w:r w:rsidR="004754E2">
        <w:rPr>
          <w:rFonts w:ascii="Calibri Light" w:hAnsi="Calibri Light" w:cs="Arial"/>
        </w:rPr>
        <w:t xml:space="preserve">type ‘Complaint’ </w:t>
      </w:r>
      <w:r w:rsidR="00420306">
        <w:rPr>
          <w:rFonts w:ascii="Calibri Light" w:hAnsi="Calibri Light" w:cs="Arial"/>
        </w:rPr>
        <w:t>will be created on Account documenting the complaint filed from BP.</w:t>
      </w:r>
      <w:r w:rsidR="001D442B">
        <w:rPr>
          <w:rFonts w:ascii="Calibri Light" w:hAnsi="Calibri Light" w:cs="Arial"/>
        </w:rPr>
        <w:t xml:space="preserve"> </w:t>
      </w:r>
    </w:p>
    <w:p w14:paraId="43A6774A" w14:textId="77777777" w:rsidR="00420306" w:rsidRDefault="00420306" w:rsidP="00420306">
      <w:pPr>
        <w:pStyle w:val="Heading2Text"/>
        <w:rPr>
          <w:rFonts w:ascii="Calibri Light" w:hAnsi="Calibri Light" w:cs="Arial"/>
        </w:rPr>
      </w:pPr>
    </w:p>
    <w:p w14:paraId="643B3ADB" w14:textId="77777777" w:rsidR="00420306" w:rsidRPr="00591BA0" w:rsidRDefault="00420306" w:rsidP="00AE07EE">
      <w:pPr>
        <w:pStyle w:val="Heading3"/>
        <w:keepNext/>
        <w:numPr>
          <w:ilvl w:val="3"/>
          <w:numId w:val="5"/>
        </w:numPr>
        <w:tabs>
          <w:tab w:val="left" w:pos="1440"/>
        </w:tabs>
        <w:spacing w:before="120" w:after="120"/>
        <w:rPr>
          <w:rFonts w:asciiTheme="minorHAnsi" w:hAnsiTheme="minorHAnsi"/>
        </w:rPr>
      </w:pPr>
      <w:bookmarkStart w:id="117" w:name="_Toc512193940"/>
      <w:r w:rsidRPr="00591BA0">
        <w:rPr>
          <w:rFonts w:asciiTheme="minorHAnsi" w:hAnsiTheme="minorHAnsi"/>
        </w:rPr>
        <w:t>Field Personnel and Employee</w:t>
      </w:r>
      <w:bookmarkEnd w:id="117"/>
    </w:p>
    <w:p w14:paraId="10679389" w14:textId="77777777" w:rsidR="00A769D6" w:rsidRDefault="00420306" w:rsidP="00420306">
      <w:pPr>
        <w:pStyle w:val="Heading2Text"/>
        <w:rPr>
          <w:rFonts w:ascii="Calibri Light" w:hAnsi="Calibri Light" w:cs="Arial"/>
        </w:rPr>
      </w:pPr>
      <w:r>
        <w:rPr>
          <w:rFonts w:ascii="Calibri Light" w:hAnsi="Calibri Light" w:cs="Arial"/>
        </w:rPr>
        <w:t xml:space="preserve">Complaint from BP </w:t>
      </w:r>
      <w:r w:rsidR="00AB0E84">
        <w:rPr>
          <w:rFonts w:ascii="Calibri Light" w:hAnsi="Calibri Light" w:cs="Arial"/>
        </w:rPr>
        <w:t xml:space="preserve">can be </w:t>
      </w:r>
      <w:r>
        <w:rPr>
          <w:rFonts w:ascii="Calibri Light" w:hAnsi="Calibri Light" w:cs="Arial"/>
        </w:rPr>
        <w:t>on field personnel</w:t>
      </w:r>
      <w:r w:rsidR="00AB0E84">
        <w:rPr>
          <w:rFonts w:ascii="Calibri Light" w:hAnsi="Calibri Light" w:cs="Arial"/>
        </w:rPr>
        <w:t>, SCE employee or SCE Contractor/vendor</w:t>
      </w:r>
      <w:r w:rsidR="001D442B">
        <w:rPr>
          <w:rFonts w:ascii="Calibri Light" w:hAnsi="Calibri Light" w:cs="Arial"/>
        </w:rPr>
        <w:t xml:space="preserve"> or anyone representing SCE</w:t>
      </w:r>
      <w:r w:rsidR="00AB0E84">
        <w:rPr>
          <w:rFonts w:ascii="Calibri Light" w:hAnsi="Calibri Light" w:cs="Arial"/>
        </w:rPr>
        <w:t>.</w:t>
      </w:r>
      <w:r>
        <w:rPr>
          <w:rFonts w:ascii="Calibri Light" w:hAnsi="Calibri Light" w:cs="Arial"/>
        </w:rPr>
        <w:t xml:space="preserve"> </w:t>
      </w:r>
      <w:r w:rsidR="00BE30B6">
        <w:rPr>
          <w:rFonts w:ascii="Calibri Light" w:hAnsi="Calibri Light" w:cs="Arial"/>
        </w:rPr>
        <w:t xml:space="preserve"> </w:t>
      </w:r>
      <w:r w:rsidR="00AF57C4">
        <w:rPr>
          <w:rFonts w:ascii="Calibri Light" w:hAnsi="Calibri Light" w:cs="Arial"/>
        </w:rPr>
        <w:t>A ticket will be created and assign to employee</w:t>
      </w:r>
      <w:r w:rsidR="00B351F1">
        <w:rPr>
          <w:rFonts w:ascii="Calibri Light" w:hAnsi="Calibri Light" w:cs="Arial"/>
        </w:rPr>
        <w:t>’s</w:t>
      </w:r>
      <w:r w:rsidR="00AF57C4">
        <w:rPr>
          <w:rFonts w:ascii="Calibri Light" w:hAnsi="Calibri Light" w:cs="Arial"/>
        </w:rPr>
        <w:t xml:space="preserve"> supervisor</w:t>
      </w:r>
      <w:r w:rsidR="00675A4B">
        <w:rPr>
          <w:rFonts w:ascii="Calibri Light" w:hAnsi="Calibri Light" w:cs="Arial"/>
        </w:rPr>
        <w:t xml:space="preserve"> or user that handles SCE </w:t>
      </w:r>
      <w:r w:rsidR="001D442B">
        <w:rPr>
          <w:rFonts w:ascii="Calibri Light" w:hAnsi="Calibri Light" w:cs="Arial"/>
        </w:rPr>
        <w:t>complaints for these specific areas.</w:t>
      </w:r>
    </w:p>
    <w:p w14:paraId="0061256F" w14:textId="77777777" w:rsidR="00A769D6" w:rsidRDefault="00A769D6" w:rsidP="00420306">
      <w:pPr>
        <w:pStyle w:val="Heading2Text"/>
        <w:rPr>
          <w:rFonts w:ascii="Calibri Light" w:hAnsi="Calibri Light" w:cs="Arial"/>
        </w:rPr>
      </w:pPr>
    </w:p>
    <w:p w14:paraId="3E5341C6" w14:textId="3C5EED6E" w:rsidR="00E5712C" w:rsidRPr="00591BA0" w:rsidRDefault="00E5712C" w:rsidP="00E5712C">
      <w:pPr>
        <w:pStyle w:val="Heading3"/>
        <w:keepNext/>
        <w:numPr>
          <w:ilvl w:val="3"/>
          <w:numId w:val="5"/>
        </w:numPr>
        <w:tabs>
          <w:tab w:val="left" w:pos="1440"/>
        </w:tabs>
        <w:spacing w:before="120" w:after="120"/>
        <w:rPr>
          <w:rFonts w:asciiTheme="minorHAnsi" w:hAnsiTheme="minorHAnsi"/>
        </w:rPr>
      </w:pPr>
      <w:bookmarkStart w:id="118" w:name="_Toc512193941"/>
      <w:r>
        <w:rPr>
          <w:rFonts w:asciiTheme="minorHAnsi" w:hAnsiTheme="minorHAnsi"/>
        </w:rPr>
        <w:t>Trade Professional</w:t>
      </w:r>
      <w:bookmarkEnd w:id="118"/>
    </w:p>
    <w:p w14:paraId="1A090381" w14:textId="564D29A9" w:rsidR="00E5712C" w:rsidRDefault="00E5712C" w:rsidP="00E5712C">
      <w:pPr>
        <w:pStyle w:val="Heading2Text"/>
        <w:rPr>
          <w:rFonts w:ascii="Calibri Light" w:hAnsi="Calibri Light" w:cs="Arial"/>
        </w:rPr>
      </w:pPr>
      <w:r>
        <w:rPr>
          <w:rFonts w:ascii="Calibri Light" w:hAnsi="Calibri Light" w:cs="Arial"/>
        </w:rPr>
        <w:t xml:space="preserve">Complaints from a BP can be related to the Trade Professional, or from a Trade Professional about SCE.  Front office user will create </w:t>
      </w:r>
      <w:r w:rsidR="001F6DB4">
        <w:rPr>
          <w:rFonts w:ascii="Calibri Light" w:hAnsi="Calibri Light" w:cs="Arial"/>
        </w:rPr>
        <w:t xml:space="preserve">a Ticket ‘Trade Professional’ to BCD and </w:t>
      </w:r>
      <w:r>
        <w:rPr>
          <w:rFonts w:ascii="Calibri Light" w:hAnsi="Calibri Light" w:cs="Arial"/>
        </w:rPr>
        <w:t>an Activity in C4C documenting the complaints for the BP or Trade Professional.</w:t>
      </w:r>
    </w:p>
    <w:p w14:paraId="4B940D0B" w14:textId="72843FBC" w:rsidR="001F6DB4" w:rsidRDefault="001F6DB4" w:rsidP="00420306">
      <w:pPr>
        <w:pStyle w:val="Heading2Text"/>
        <w:rPr>
          <w:rFonts w:ascii="Calibri Light" w:hAnsi="Calibri Light" w:cs="Arial"/>
        </w:rPr>
      </w:pPr>
    </w:p>
    <w:p w14:paraId="552FE72C" w14:textId="77777777" w:rsidR="00420306" w:rsidRDefault="00420306" w:rsidP="00420306">
      <w:pPr>
        <w:pStyle w:val="Heading2Text"/>
        <w:rPr>
          <w:rFonts w:ascii="Calibri Light" w:hAnsi="Calibri Light" w:cs="Arial"/>
        </w:rPr>
      </w:pPr>
    </w:p>
    <w:p w14:paraId="0E1FF7BB" w14:textId="21382C18" w:rsidR="00B11266" w:rsidRPr="00070F30" w:rsidRDefault="00B11266" w:rsidP="00B11266">
      <w:pPr>
        <w:pStyle w:val="Heading3"/>
        <w:keepNext/>
        <w:numPr>
          <w:ilvl w:val="2"/>
          <w:numId w:val="5"/>
        </w:numPr>
        <w:tabs>
          <w:tab w:val="left" w:pos="1440"/>
        </w:tabs>
        <w:spacing w:before="120" w:after="120"/>
        <w:ind w:left="1440" w:hanging="900"/>
        <w:rPr>
          <w:rFonts w:asciiTheme="minorHAnsi" w:hAnsiTheme="minorHAnsi"/>
          <w:sz w:val="28"/>
          <w:szCs w:val="28"/>
        </w:rPr>
      </w:pPr>
      <w:bookmarkStart w:id="119" w:name="_Toc512193942"/>
      <w:r w:rsidRPr="00070F30">
        <w:rPr>
          <w:rFonts w:asciiTheme="minorHAnsi" w:hAnsiTheme="minorHAnsi"/>
          <w:sz w:val="28"/>
          <w:szCs w:val="28"/>
        </w:rPr>
        <w:lastRenderedPageBreak/>
        <w:t>CS Information Governance</w:t>
      </w:r>
      <w:bookmarkEnd w:id="119"/>
      <w:r w:rsidR="00AE3D80">
        <w:rPr>
          <w:rFonts w:asciiTheme="minorHAnsi" w:hAnsiTheme="minorHAnsi"/>
          <w:sz w:val="28"/>
          <w:szCs w:val="28"/>
        </w:rPr>
        <w:t xml:space="preserve"> (CSIG)</w:t>
      </w:r>
    </w:p>
    <w:p w14:paraId="32A8ABA6" w14:textId="233DEFD7" w:rsidR="00BE0D90" w:rsidRDefault="00070F30" w:rsidP="00420306">
      <w:pPr>
        <w:pStyle w:val="Heading2Text"/>
        <w:rPr>
          <w:rFonts w:ascii="Calibri Light" w:hAnsi="Calibri Light" w:cs="Arial"/>
        </w:rPr>
      </w:pPr>
      <w:r>
        <w:rPr>
          <w:rFonts w:ascii="Calibri Light" w:hAnsi="Calibri Light" w:cs="Arial"/>
        </w:rPr>
        <w:t>Complaints from a BP can be related to the Solar/3</w:t>
      </w:r>
      <w:r w:rsidRPr="00070F30">
        <w:rPr>
          <w:rFonts w:ascii="Calibri Light" w:hAnsi="Calibri Light" w:cs="Arial"/>
          <w:vertAlign w:val="superscript"/>
        </w:rPr>
        <w:t>rd</w:t>
      </w:r>
      <w:r>
        <w:rPr>
          <w:rFonts w:ascii="Calibri Light" w:hAnsi="Calibri Light" w:cs="Arial"/>
        </w:rPr>
        <w:t xml:space="preserve"> Party, Bill Scams/Fraud, Privacy and Misc.</w:t>
      </w:r>
      <w:r w:rsidR="0052196A">
        <w:rPr>
          <w:rFonts w:ascii="Calibri Light" w:hAnsi="Calibri Light" w:cs="Arial"/>
        </w:rPr>
        <w:t xml:space="preserve"> </w:t>
      </w:r>
      <w:r w:rsidR="00781E76">
        <w:rPr>
          <w:rFonts w:ascii="Calibri Light" w:hAnsi="Calibri Light" w:cs="Arial"/>
        </w:rPr>
        <w:t>The user</w:t>
      </w:r>
      <w:r w:rsidR="0052196A">
        <w:rPr>
          <w:rFonts w:ascii="Calibri Light" w:hAnsi="Calibri Light" w:cs="Arial"/>
        </w:rPr>
        <w:t xml:space="preserve"> will </w:t>
      </w:r>
      <w:r w:rsidR="000C246C">
        <w:rPr>
          <w:rFonts w:ascii="Calibri Light" w:hAnsi="Calibri Light" w:cs="Arial"/>
        </w:rPr>
        <w:t xml:space="preserve">create </w:t>
      </w:r>
      <w:r w:rsidR="009F0699">
        <w:rPr>
          <w:rFonts w:ascii="Calibri Light" w:hAnsi="Calibri Light" w:cs="Arial"/>
        </w:rPr>
        <w:t>a BPEM case via Ticket</w:t>
      </w:r>
      <w:r w:rsidR="000C246C">
        <w:rPr>
          <w:rFonts w:ascii="Calibri Light" w:hAnsi="Calibri Light" w:cs="Arial"/>
        </w:rPr>
        <w:t xml:space="preserve"> to track the complaint.</w:t>
      </w:r>
      <w:r w:rsidR="00BE0D90">
        <w:rPr>
          <w:rFonts w:ascii="Calibri Light" w:hAnsi="Calibri Light" w:cs="Arial"/>
        </w:rPr>
        <w:t xml:space="preserve"> </w:t>
      </w:r>
    </w:p>
    <w:p w14:paraId="2CBCE4BA" w14:textId="50CF16B4" w:rsidR="00BE0D90" w:rsidRDefault="00BE0D90" w:rsidP="00BE0D90">
      <w:pPr>
        <w:pStyle w:val="Heading2Text"/>
        <w:rPr>
          <w:rFonts w:ascii="Calibri Light" w:hAnsi="Calibri Light" w:cs="Arial"/>
        </w:rPr>
      </w:pPr>
      <w:r>
        <w:rPr>
          <w:rFonts w:ascii="Calibri Light" w:hAnsi="Calibri Light" w:cs="Arial"/>
        </w:rPr>
        <w:t>Each type of CSIG complaint will have additional information that needs to be captured by the user. The user will navigate to Hybris C4C Survey</w:t>
      </w:r>
      <w:ins w:id="120" w:author="Tuan Yap" w:date="2019-06-20T14:28:00Z">
        <w:r w:rsidR="00AA3B1B">
          <w:rPr>
            <w:rFonts w:ascii="Calibri Light" w:hAnsi="Calibri Light" w:cs="Arial"/>
          </w:rPr>
          <w:t xml:space="preserve"> </w:t>
        </w:r>
      </w:ins>
      <w:ins w:id="121" w:author="Tuan Yap" w:date="2019-06-20T12:54:00Z">
        <w:r w:rsidR="00CA0CC4">
          <w:rPr>
            <w:rFonts w:ascii="Calibri Light" w:hAnsi="Calibri Light" w:cs="Arial"/>
          </w:rPr>
          <w:t>Question Bank</w:t>
        </w:r>
      </w:ins>
      <w:r>
        <w:rPr>
          <w:rFonts w:ascii="Calibri Light" w:hAnsi="Calibri Light" w:cs="Arial"/>
        </w:rPr>
        <w:t xml:space="preserve"> to obtain the additional information to be captured in the T</w:t>
      </w:r>
      <w:r w:rsidR="00CC44B9">
        <w:rPr>
          <w:rFonts w:ascii="Calibri Light" w:hAnsi="Calibri Light" w:cs="Arial"/>
        </w:rPr>
        <w:t xml:space="preserve">icket </w:t>
      </w:r>
      <w:r>
        <w:rPr>
          <w:rFonts w:ascii="Calibri Light" w:hAnsi="Calibri Light" w:cs="Arial"/>
        </w:rPr>
        <w:t xml:space="preserve">(Figure 10). The user will copy the entire block of information (Figure 11) and paste </w:t>
      </w:r>
      <w:r w:rsidR="00CC44B9">
        <w:rPr>
          <w:rFonts w:ascii="Calibri Light" w:hAnsi="Calibri Light" w:cs="Arial"/>
        </w:rPr>
        <w:t xml:space="preserve">the information </w:t>
      </w:r>
      <w:r>
        <w:rPr>
          <w:rFonts w:ascii="Calibri Light" w:hAnsi="Calibri Light" w:cs="Arial"/>
        </w:rPr>
        <w:t>into Ticket long text. The user will read out each question to the customer and capture the answer</w:t>
      </w:r>
      <w:r w:rsidR="00CC44B9">
        <w:rPr>
          <w:rFonts w:ascii="Calibri Light" w:hAnsi="Calibri Light" w:cs="Arial"/>
        </w:rPr>
        <w:t>s</w:t>
      </w:r>
      <w:r>
        <w:rPr>
          <w:rFonts w:ascii="Calibri Light" w:hAnsi="Calibri Light" w:cs="Arial"/>
        </w:rPr>
        <w:t xml:space="preserve"> in the Ticket long text.</w:t>
      </w:r>
      <w:r w:rsidR="009F0699">
        <w:rPr>
          <w:rFonts w:ascii="Calibri Light" w:hAnsi="Calibri Light" w:cs="Arial"/>
        </w:rPr>
        <w:t xml:space="preserve"> The long text captured in the Ticket will be copied to BPEM long text automatically.</w:t>
      </w:r>
      <w:ins w:id="122" w:author="Tuan Yap" w:date="2019-06-20T12:55:00Z">
        <w:r w:rsidR="00CA0CC4">
          <w:rPr>
            <w:rFonts w:ascii="Calibri Light" w:hAnsi="Calibri Light" w:cs="Arial"/>
          </w:rPr>
          <w:t xml:space="preserve"> If the user is going to use C4C FOP to create BPEM Case, user will copy the entire block of information and paste it into BPEM long text.</w:t>
        </w:r>
      </w:ins>
    </w:p>
    <w:p w14:paraId="6D20465D" w14:textId="2219EEA9" w:rsidR="00BE0D90" w:rsidRDefault="00BE0D90" w:rsidP="00BE0D90">
      <w:pPr>
        <w:pStyle w:val="Heading2Text"/>
        <w:keepNext/>
        <w:rPr>
          <w:ins w:id="123" w:author="Tuan Yap" w:date="2019-06-20T11:48:00Z"/>
        </w:rPr>
      </w:pPr>
    </w:p>
    <w:p w14:paraId="26EC8943" w14:textId="014A08D3" w:rsidR="00CB4A5F" w:rsidRDefault="00CA0CC4" w:rsidP="00BE0D90">
      <w:pPr>
        <w:pStyle w:val="Heading2Text"/>
        <w:keepNext/>
      </w:pPr>
      <w:r>
        <w:rPr>
          <w:noProof/>
          <w:lang w:eastAsia="en-US"/>
        </w:rPr>
        <mc:AlternateContent>
          <mc:Choice Requires="wps">
            <w:drawing>
              <wp:anchor distT="0" distB="0" distL="114300" distR="114300" simplePos="0" relativeHeight="251661312" behindDoc="0" locked="0" layoutInCell="1" allowOverlap="1" wp14:anchorId="13766158" wp14:editId="2F6BAC2A">
                <wp:simplePos x="0" y="0"/>
                <wp:positionH relativeFrom="column">
                  <wp:posOffset>1181100</wp:posOffset>
                </wp:positionH>
                <wp:positionV relativeFrom="paragraph">
                  <wp:posOffset>786130</wp:posOffset>
                </wp:positionV>
                <wp:extent cx="2997200" cy="482600"/>
                <wp:effectExtent l="0" t="0" r="12700" b="12700"/>
                <wp:wrapNone/>
                <wp:docPr id="15" name="Rectangle 15"/>
                <wp:cNvGraphicFramePr/>
                <a:graphic xmlns:a="http://schemas.openxmlformats.org/drawingml/2006/main">
                  <a:graphicData uri="http://schemas.microsoft.com/office/word/2010/wordprocessingShape">
                    <wps:wsp>
                      <wps:cNvSpPr/>
                      <wps:spPr>
                        <a:xfrm>
                          <a:off x="0" y="0"/>
                          <a:ext cx="2997200" cy="482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70CB79" id="Rectangle 15" o:spid="_x0000_s1026" style="position:absolute;margin-left:93pt;margin-top:61.9pt;width:236pt;height:3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" filled="f" strokecolor="red" strokeweight="2pt"/>
            </w:pict>
          </mc:Fallback>
        </mc:AlternateContent>
      </w:r>
      <w:ins w:id="124" w:author="Tuan Yap" w:date="2019-06-20T11:49:00Z">
        <w:r w:rsidR="00CB4A5F">
          <w:rPr>
            <w:noProof/>
            <w:lang w:eastAsia="en-US"/>
          </w:rPr>
          <w:drawing>
            <wp:inline distT="0" distB="0" distL="0" distR="0" wp14:anchorId="706878B8" wp14:editId="17438226">
              <wp:extent cx="5943600" cy="1524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b="54416"/>
                      <a:stretch/>
                    </pic:blipFill>
                    <pic:spPr bwMode="auto">
                      <a:xfrm>
                        <a:off x="0" y="0"/>
                        <a:ext cx="5943600" cy="1524000"/>
                      </a:xfrm>
                      <a:prstGeom prst="rect">
                        <a:avLst/>
                      </a:prstGeom>
                      <a:ln>
                        <a:noFill/>
                      </a:ln>
                      <a:extLst>
                        <a:ext uri="{53640926-AAD7-44D8-BBD7-CCE9431645EC}">
                          <a14:shadowObscured xmlns:a14="http://schemas.microsoft.com/office/drawing/2010/main"/>
                        </a:ext>
                      </a:extLst>
                    </pic:spPr>
                  </pic:pic>
                </a:graphicData>
              </a:graphic>
            </wp:inline>
          </w:drawing>
        </w:r>
      </w:ins>
    </w:p>
    <w:p w14:paraId="659F7F9F" w14:textId="4D6ECA41" w:rsidR="00BE0D90" w:rsidRDefault="00BE0D90" w:rsidP="00BE0D90">
      <w:pPr>
        <w:pStyle w:val="Caption"/>
        <w:ind w:firstLine="720"/>
        <w:rPr>
          <w:rFonts w:ascii="Calibri Light" w:hAnsi="Calibri Light" w:cs="Arial"/>
        </w:rPr>
      </w:pPr>
      <w:r>
        <w:t xml:space="preserve">Figure </w:t>
      </w:r>
      <w:r>
        <w:fldChar w:fldCharType="begin"/>
      </w:r>
      <w:r>
        <w:instrText xml:space="preserve"> SEQ Figure \* ARABIC </w:instrText>
      </w:r>
      <w:r>
        <w:fldChar w:fldCharType="separate"/>
      </w:r>
      <w:r>
        <w:rPr>
          <w:noProof/>
        </w:rPr>
        <w:t>10</w:t>
      </w:r>
      <w:r>
        <w:fldChar w:fldCharType="end"/>
      </w:r>
      <w:r>
        <w:t>: CSIG complaint</w:t>
      </w:r>
    </w:p>
    <w:p w14:paraId="32EFDE9D" w14:textId="456C6031" w:rsidR="00BE0D90" w:rsidRDefault="00BE0D90" w:rsidP="00BE0D90">
      <w:pPr>
        <w:pStyle w:val="Heading2Text"/>
        <w:rPr>
          <w:rFonts w:ascii="Calibri Light" w:hAnsi="Calibri Light" w:cs="Arial"/>
        </w:rPr>
      </w:pPr>
    </w:p>
    <w:p w14:paraId="46D01E22" w14:textId="5759E106" w:rsidR="00BE0D90" w:rsidRDefault="00BE0D90" w:rsidP="00BE0D90">
      <w:pPr>
        <w:pStyle w:val="Heading2Text"/>
        <w:keepNext/>
        <w:rPr>
          <w:ins w:id="125" w:author="Tuan Yap" w:date="2019-06-20T11:49:00Z"/>
        </w:rPr>
      </w:pPr>
    </w:p>
    <w:p w14:paraId="141720F3" w14:textId="69B31C6D" w:rsidR="00CB4A5F" w:rsidRDefault="00CA0CC4" w:rsidP="00BE0D90">
      <w:pPr>
        <w:pStyle w:val="Heading2Text"/>
        <w:keepNext/>
      </w:pPr>
      <w:ins w:id="126" w:author="Tuan Yap" w:date="2019-06-20T12:54:00Z">
        <w:r>
          <w:rPr>
            <w:noProof/>
            <w:lang w:eastAsia="en-US"/>
          </w:rPr>
          <mc:AlternateContent>
            <mc:Choice Requires="wps">
              <w:drawing>
                <wp:anchor distT="0" distB="0" distL="114300" distR="114300" simplePos="0" relativeHeight="251663360" behindDoc="0" locked="0" layoutInCell="1" allowOverlap="1" wp14:anchorId="413CC148" wp14:editId="79E9166D">
                  <wp:simplePos x="0" y="0"/>
                  <wp:positionH relativeFrom="column">
                    <wp:posOffset>1212850</wp:posOffset>
                  </wp:positionH>
                  <wp:positionV relativeFrom="paragraph">
                    <wp:posOffset>1687195</wp:posOffset>
                  </wp:positionV>
                  <wp:extent cx="2660650" cy="482600"/>
                  <wp:effectExtent l="0" t="0" r="25400" b="12700"/>
                  <wp:wrapNone/>
                  <wp:docPr id="30" name="Rectangle 30"/>
                  <wp:cNvGraphicFramePr/>
                  <a:graphic xmlns:a="http://schemas.openxmlformats.org/drawingml/2006/main">
                    <a:graphicData uri="http://schemas.microsoft.com/office/word/2010/wordprocessingShape">
                      <wps:wsp>
                        <wps:cNvSpPr/>
                        <wps:spPr>
                          <a:xfrm>
                            <a:off x="0" y="0"/>
                            <a:ext cx="2660650" cy="482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E4390A" id="Rectangle 30" o:spid="_x0000_s1026" style="position:absolute;margin-left:95.5pt;margin-top:132.85pt;width:209.5pt;height:3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" filled="f" strokecolor="red" strokeweight="2pt"/>
              </w:pict>
            </mc:Fallback>
          </mc:AlternateContent>
        </w:r>
      </w:ins>
      <w:ins w:id="127" w:author="Tuan Yap" w:date="2019-06-20T11:51:00Z">
        <w:r w:rsidR="00CB4A5F">
          <w:rPr>
            <w:noProof/>
            <w:lang w:eastAsia="en-US"/>
          </w:rPr>
          <w:drawing>
            <wp:inline distT="0" distB="0" distL="0" distR="0" wp14:anchorId="746ACEA8" wp14:editId="41F461D4">
              <wp:extent cx="5943600" cy="33432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343275"/>
                      </a:xfrm>
                      <a:prstGeom prst="rect">
                        <a:avLst/>
                      </a:prstGeom>
                    </pic:spPr>
                  </pic:pic>
                </a:graphicData>
              </a:graphic>
            </wp:inline>
          </w:drawing>
        </w:r>
      </w:ins>
    </w:p>
    <w:p w14:paraId="373BFD6F" w14:textId="42A95D3F" w:rsidR="00BE0D90" w:rsidRDefault="00BE0D90" w:rsidP="00BE0D90">
      <w:pPr>
        <w:pStyle w:val="Caption"/>
        <w:ind w:firstLine="720"/>
        <w:rPr>
          <w:rFonts w:ascii="Calibri Light" w:hAnsi="Calibri Light" w:cs="Arial"/>
        </w:rPr>
      </w:pPr>
      <w:r>
        <w:t xml:space="preserve">Figure </w:t>
      </w:r>
      <w:r>
        <w:fldChar w:fldCharType="begin"/>
      </w:r>
      <w:r>
        <w:instrText xml:space="preserve"> SEQ Figure \* ARABIC </w:instrText>
      </w:r>
      <w:r>
        <w:fldChar w:fldCharType="separate"/>
      </w:r>
      <w:r>
        <w:rPr>
          <w:noProof/>
        </w:rPr>
        <w:t>11</w:t>
      </w:r>
      <w:r>
        <w:fldChar w:fldCharType="end"/>
      </w:r>
      <w:r>
        <w:t>: CSIG complaint additional information</w:t>
      </w:r>
    </w:p>
    <w:p w14:paraId="2694DAD6" w14:textId="77777777" w:rsidR="00BE0D90" w:rsidRDefault="00BE0D90" w:rsidP="00420306">
      <w:pPr>
        <w:pStyle w:val="Heading2Text"/>
        <w:rPr>
          <w:rFonts w:ascii="Calibri Light" w:hAnsi="Calibri Light" w:cs="Arial"/>
        </w:rPr>
      </w:pPr>
    </w:p>
    <w:p w14:paraId="272A104C" w14:textId="0BCDC298" w:rsidR="00420306" w:rsidRDefault="000C246C" w:rsidP="00420306">
      <w:pPr>
        <w:pStyle w:val="Heading2Text"/>
        <w:rPr>
          <w:rFonts w:ascii="Calibri Light" w:hAnsi="Calibri Light" w:cs="Arial"/>
        </w:rPr>
      </w:pPr>
      <w:r>
        <w:rPr>
          <w:rFonts w:ascii="Calibri Light" w:hAnsi="Calibri Light" w:cs="Arial"/>
        </w:rPr>
        <w:lastRenderedPageBreak/>
        <w:t xml:space="preserve">The </w:t>
      </w:r>
      <w:r w:rsidR="0052196A">
        <w:rPr>
          <w:rFonts w:ascii="Calibri Light" w:hAnsi="Calibri Light" w:cs="Arial"/>
        </w:rPr>
        <w:t xml:space="preserve">user will </w:t>
      </w:r>
      <w:r w:rsidR="00BE0D90">
        <w:rPr>
          <w:rFonts w:ascii="Calibri Light" w:hAnsi="Calibri Light" w:cs="Arial"/>
        </w:rPr>
        <w:t xml:space="preserve">also </w:t>
      </w:r>
      <w:r w:rsidR="0052196A">
        <w:rPr>
          <w:rFonts w:ascii="Calibri Light" w:hAnsi="Calibri Light" w:cs="Arial"/>
        </w:rPr>
        <w:t xml:space="preserve">create an Activity in C4C documenting the complaints </w:t>
      </w:r>
      <w:r>
        <w:rPr>
          <w:rFonts w:ascii="Calibri Light" w:hAnsi="Calibri Light" w:cs="Arial"/>
        </w:rPr>
        <w:t xml:space="preserve">from </w:t>
      </w:r>
      <w:r w:rsidR="0052196A">
        <w:rPr>
          <w:rFonts w:ascii="Calibri Light" w:hAnsi="Calibri Light" w:cs="Arial"/>
        </w:rPr>
        <w:t>the BP.</w:t>
      </w:r>
      <w:r w:rsidR="00070F30">
        <w:rPr>
          <w:rFonts w:ascii="Calibri Light" w:hAnsi="Calibri Light" w:cs="Arial"/>
        </w:rPr>
        <w:t xml:space="preserve"> </w:t>
      </w:r>
    </w:p>
    <w:p w14:paraId="61019AC4" w14:textId="6BB3E728" w:rsidR="000C246C" w:rsidRDefault="009F0699" w:rsidP="000C246C">
      <w:pPr>
        <w:pStyle w:val="Heading2Text"/>
        <w:rPr>
          <w:rFonts w:ascii="Calibri Light" w:hAnsi="Calibri Light" w:cs="Arial"/>
        </w:rPr>
      </w:pPr>
      <w:r>
        <w:rPr>
          <w:rFonts w:ascii="Calibri Light" w:hAnsi="Calibri Light" w:cs="Arial"/>
        </w:rPr>
        <w:t xml:space="preserve">If </w:t>
      </w:r>
      <w:r w:rsidR="00E5712C">
        <w:rPr>
          <w:rFonts w:ascii="Calibri Light" w:hAnsi="Calibri Light" w:cs="Arial"/>
        </w:rPr>
        <w:t>CSIG need</w:t>
      </w:r>
      <w:r>
        <w:rPr>
          <w:rFonts w:ascii="Calibri Light" w:hAnsi="Calibri Light" w:cs="Arial"/>
        </w:rPr>
        <w:t>s</w:t>
      </w:r>
      <w:r w:rsidR="00E5712C">
        <w:rPr>
          <w:rFonts w:ascii="Calibri Light" w:hAnsi="Calibri Light" w:cs="Arial"/>
        </w:rPr>
        <w:t xml:space="preserve"> to refer an issue to Consumer Affairs team, </w:t>
      </w:r>
      <w:r>
        <w:rPr>
          <w:rFonts w:ascii="Calibri Light" w:hAnsi="Calibri Light" w:cs="Arial"/>
        </w:rPr>
        <w:t xml:space="preserve">CSIG will reassign the BPEM case </w:t>
      </w:r>
      <w:r w:rsidR="00E5712C">
        <w:rPr>
          <w:rFonts w:ascii="Calibri Light" w:hAnsi="Calibri Light" w:cs="Arial"/>
        </w:rPr>
        <w:t>to Consumer Affairs team to work on.</w:t>
      </w:r>
    </w:p>
    <w:p w14:paraId="06D2F860" w14:textId="237328BD" w:rsidR="00BE0D90" w:rsidRDefault="00BE0D90" w:rsidP="000C246C">
      <w:pPr>
        <w:pStyle w:val="Heading2Text"/>
        <w:rPr>
          <w:rFonts w:ascii="Calibri Light" w:hAnsi="Calibri Light" w:cs="Arial"/>
        </w:rPr>
      </w:pPr>
    </w:p>
    <w:p w14:paraId="03A5F738" w14:textId="77777777" w:rsidR="00BE0D90" w:rsidRDefault="00BE0D90" w:rsidP="000C246C">
      <w:pPr>
        <w:pStyle w:val="Heading2Text"/>
        <w:rPr>
          <w:rFonts w:ascii="Calibri Light" w:hAnsi="Calibri Light" w:cs="Arial"/>
        </w:rPr>
      </w:pPr>
    </w:p>
    <w:p w14:paraId="2C749503" w14:textId="23B1F83C" w:rsidR="000C246C" w:rsidRPr="00D77B12" w:rsidRDefault="000C246C" w:rsidP="000C246C">
      <w:pPr>
        <w:pStyle w:val="Heading3"/>
        <w:keepNext/>
        <w:numPr>
          <w:ilvl w:val="3"/>
          <w:numId w:val="5"/>
        </w:numPr>
        <w:tabs>
          <w:tab w:val="left" w:pos="1440"/>
        </w:tabs>
        <w:spacing w:before="120" w:after="120"/>
        <w:rPr>
          <w:rFonts w:asciiTheme="minorHAnsi" w:hAnsiTheme="minorHAnsi"/>
        </w:rPr>
      </w:pPr>
      <w:bookmarkStart w:id="128" w:name="_Toc508975753"/>
      <w:bookmarkStart w:id="129" w:name="_Toc512193943"/>
      <w:r>
        <w:rPr>
          <w:rFonts w:asciiTheme="minorHAnsi" w:hAnsiTheme="minorHAnsi"/>
        </w:rPr>
        <w:t xml:space="preserve">Solar/ </w:t>
      </w:r>
      <w:r w:rsidRPr="00D77B12">
        <w:rPr>
          <w:rFonts w:asciiTheme="minorHAnsi" w:hAnsiTheme="minorHAnsi"/>
        </w:rPr>
        <w:t>3rd Party</w:t>
      </w:r>
      <w:bookmarkEnd w:id="128"/>
      <w:bookmarkEnd w:id="129"/>
    </w:p>
    <w:p w14:paraId="0F856038" w14:textId="6CFD2D63" w:rsidR="000C246C" w:rsidRDefault="000C246C" w:rsidP="000C246C">
      <w:pPr>
        <w:pStyle w:val="Heading2Text"/>
        <w:rPr>
          <w:rFonts w:ascii="Calibri Light" w:hAnsi="Calibri Light" w:cs="Arial"/>
        </w:rPr>
      </w:pPr>
      <w:r>
        <w:rPr>
          <w:rFonts w:ascii="Calibri Light" w:hAnsi="Calibri Light" w:cs="Arial"/>
        </w:rPr>
        <w:t>Complaints from a BP can be related to solar companies or other 3</w:t>
      </w:r>
      <w:r w:rsidRPr="00D77B12">
        <w:rPr>
          <w:rFonts w:ascii="Calibri Light" w:hAnsi="Calibri Light" w:cs="Arial"/>
          <w:vertAlign w:val="superscript"/>
        </w:rPr>
        <w:t>rd</w:t>
      </w:r>
      <w:r>
        <w:rPr>
          <w:rFonts w:ascii="Calibri Light" w:hAnsi="Calibri Light" w:cs="Arial"/>
        </w:rPr>
        <w:t xml:space="preserve"> parties acting on behalf of the BP without the BP consent. The user will create a </w:t>
      </w:r>
      <w:r w:rsidR="00195221">
        <w:rPr>
          <w:rFonts w:ascii="Calibri Light" w:hAnsi="Calibri Light" w:cs="Arial"/>
        </w:rPr>
        <w:t xml:space="preserve">BPEM case </w:t>
      </w:r>
      <w:r>
        <w:rPr>
          <w:rFonts w:ascii="Calibri Light" w:hAnsi="Calibri Light" w:cs="Arial"/>
        </w:rPr>
        <w:t xml:space="preserve">‘Complaint – </w:t>
      </w:r>
      <w:r w:rsidR="009E73B5">
        <w:rPr>
          <w:rFonts w:ascii="Calibri Light" w:hAnsi="Calibri Light" w:cs="Arial"/>
        </w:rPr>
        <w:t>CS Governance</w:t>
      </w:r>
      <w:r>
        <w:rPr>
          <w:rFonts w:ascii="Calibri Light" w:hAnsi="Calibri Light" w:cs="Arial"/>
        </w:rPr>
        <w:t>’ and be routed and worked by</w:t>
      </w:r>
      <w:r w:rsidR="00BE0D90">
        <w:rPr>
          <w:rFonts w:ascii="Calibri Light" w:hAnsi="Calibri Light" w:cs="Arial"/>
        </w:rPr>
        <w:t xml:space="preserve"> </w:t>
      </w:r>
      <w:r>
        <w:rPr>
          <w:rFonts w:ascii="Calibri Light" w:hAnsi="Calibri Light" w:cs="Arial"/>
        </w:rPr>
        <w:t>the CS Information Governance team. Additional information will need to be captured for Solar/3</w:t>
      </w:r>
      <w:r w:rsidRPr="00CE0502">
        <w:rPr>
          <w:rFonts w:ascii="Calibri Light" w:hAnsi="Calibri Light" w:cs="Arial"/>
          <w:vertAlign w:val="superscript"/>
        </w:rPr>
        <w:t>rd</w:t>
      </w:r>
      <w:r>
        <w:rPr>
          <w:rFonts w:ascii="Calibri Light" w:hAnsi="Calibri Light" w:cs="Arial"/>
        </w:rPr>
        <w:t xml:space="preserve"> Party. The user will navigate to Hybris C4C Survey functionality and initiate the Survey titled ‘Complaint - Solar/3</w:t>
      </w:r>
      <w:r w:rsidRPr="008B6E3F">
        <w:rPr>
          <w:rFonts w:ascii="Calibri Light" w:hAnsi="Calibri Light" w:cs="Arial"/>
          <w:vertAlign w:val="superscript"/>
        </w:rPr>
        <w:t>rd</w:t>
      </w:r>
      <w:r>
        <w:rPr>
          <w:rFonts w:ascii="Calibri Light" w:hAnsi="Calibri Light" w:cs="Arial"/>
        </w:rPr>
        <w:t xml:space="preserve"> Party’. The list of additional information that </w:t>
      </w:r>
      <w:r w:rsidR="001C6567">
        <w:rPr>
          <w:rFonts w:ascii="Calibri Light" w:hAnsi="Calibri Light" w:cs="Arial"/>
        </w:rPr>
        <w:t>is required</w:t>
      </w:r>
      <w:r>
        <w:rPr>
          <w:rFonts w:ascii="Calibri Light" w:hAnsi="Calibri Light" w:cs="Arial"/>
        </w:rPr>
        <w:t xml:space="preserve"> to be captured in Solar/3</w:t>
      </w:r>
      <w:r w:rsidRPr="008B6E3F">
        <w:rPr>
          <w:rFonts w:ascii="Calibri Light" w:hAnsi="Calibri Light" w:cs="Arial"/>
          <w:vertAlign w:val="superscript"/>
        </w:rPr>
        <w:t>rd</w:t>
      </w:r>
      <w:r>
        <w:rPr>
          <w:rFonts w:ascii="Calibri Light" w:hAnsi="Calibri Light" w:cs="Arial"/>
        </w:rPr>
        <w:t xml:space="preserve"> Party will be shown in the survey. User will ask the BP the list of questions in the Survey and document the answer from the BP in the long text. The information in the survey is as below:</w:t>
      </w:r>
    </w:p>
    <w:p w14:paraId="0AC90CCE"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Caller name:</w:t>
      </w:r>
    </w:p>
    <w:p w14:paraId="5DFCE0C0"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Caller phone number:</w:t>
      </w:r>
    </w:p>
    <w:p w14:paraId="4946FC24"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3</w:t>
      </w:r>
      <w:r w:rsidRPr="001350D0">
        <w:rPr>
          <w:rFonts w:ascii="Calibri Light" w:hAnsi="Calibri Light" w:cs="Arial"/>
          <w:vertAlign w:val="superscript"/>
        </w:rPr>
        <w:t>rd</w:t>
      </w:r>
      <w:r>
        <w:rPr>
          <w:rFonts w:ascii="Calibri Light" w:hAnsi="Calibri Light" w:cs="Arial"/>
        </w:rPr>
        <w:t xml:space="preserve"> party company name:</w:t>
      </w:r>
    </w:p>
    <w:p w14:paraId="4343DB7A"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3</w:t>
      </w:r>
      <w:r w:rsidRPr="00CE0502">
        <w:rPr>
          <w:rFonts w:ascii="Calibri Light" w:hAnsi="Calibri Light" w:cs="Arial"/>
          <w:vertAlign w:val="superscript"/>
        </w:rPr>
        <w:t>rd</w:t>
      </w:r>
      <w:r>
        <w:rPr>
          <w:rFonts w:ascii="Calibri Light" w:hAnsi="Calibri Light" w:cs="Arial"/>
        </w:rPr>
        <w:t xml:space="preserve"> party specialist name:</w:t>
      </w:r>
    </w:p>
    <w:p w14:paraId="1D47AE77"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3</w:t>
      </w:r>
      <w:r w:rsidRPr="00906CB2">
        <w:rPr>
          <w:rFonts w:ascii="Calibri Light" w:hAnsi="Calibri Light" w:cs="Arial"/>
          <w:vertAlign w:val="superscript"/>
        </w:rPr>
        <w:t>rd</w:t>
      </w:r>
      <w:r>
        <w:rPr>
          <w:rFonts w:ascii="Calibri Light" w:hAnsi="Calibri Light" w:cs="Arial"/>
        </w:rPr>
        <w:t xml:space="preserve"> party phone number:</w:t>
      </w:r>
    </w:p>
    <w:p w14:paraId="61FCC838"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3</w:t>
      </w:r>
      <w:r w:rsidRPr="006474F6">
        <w:rPr>
          <w:rFonts w:ascii="Calibri Light" w:hAnsi="Calibri Light" w:cs="Arial"/>
          <w:vertAlign w:val="superscript"/>
        </w:rPr>
        <w:t>rd</w:t>
      </w:r>
      <w:r>
        <w:rPr>
          <w:rFonts w:ascii="Calibri Light" w:hAnsi="Calibri Light" w:cs="Arial"/>
        </w:rPr>
        <w:t xml:space="preserve"> party accessed customer’s confidential account info</w:t>
      </w:r>
      <w:proofErr w:type="gramStart"/>
      <w:r>
        <w:rPr>
          <w:rFonts w:ascii="Calibri Light" w:hAnsi="Calibri Light" w:cs="Arial"/>
        </w:rPr>
        <w:t>?:</w:t>
      </w:r>
      <w:proofErr w:type="gramEnd"/>
    </w:p>
    <w:p w14:paraId="399A0701"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Did 3</w:t>
      </w:r>
      <w:r w:rsidRPr="006474F6">
        <w:rPr>
          <w:rFonts w:ascii="Calibri Light" w:hAnsi="Calibri Light" w:cs="Arial"/>
          <w:vertAlign w:val="superscript"/>
        </w:rPr>
        <w:t>rd</w:t>
      </w:r>
      <w:r>
        <w:rPr>
          <w:rFonts w:ascii="Calibri Light" w:hAnsi="Calibri Light" w:cs="Arial"/>
        </w:rPr>
        <w:t xml:space="preserve"> party create a ‘My </w:t>
      </w:r>
      <w:proofErr w:type="gramStart"/>
      <w:r>
        <w:rPr>
          <w:rFonts w:ascii="Calibri Light" w:hAnsi="Calibri Light" w:cs="Arial"/>
        </w:rPr>
        <w:t>Account’?:</w:t>
      </w:r>
      <w:proofErr w:type="gramEnd"/>
    </w:p>
    <w:p w14:paraId="650B7219"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Unauthorized my account email address:</w:t>
      </w:r>
    </w:p>
    <w:p w14:paraId="032526E4"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Unauthorized my account email address is deactivated</w:t>
      </w:r>
      <w:proofErr w:type="gramStart"/>
      <w:r>
        <w:rPr>
          <w:rFonts w:ascii="Calibri Light" w:hAnsi="Calibri Light" w:cs="Arial"/>
        </w:rPr>
        <w:t>?:</w:t>
      </w:r>
      <w:proofErr w:type="gramEnd"/>
    </w:p>
    <w:p w14:paraId="4351AB54"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Customer provided solar company SCE A/C # or copy of bill</w:t>
      </w:r>
      <w:proofErr w:type="gramStart"/>
      <w:r>
        <w:rPr>
          <w:rFonts w:ascii="Calibri Light" w:hAnsi="Calibri Light" w:cs="Arial"/>
        </w:rPr>
        <w:t>?:</w:t>
      </w:r>
      <w:proofErr w:type="gramEnd"/>
    </w:p>
    <w:p w14:paraId="2F269FB1"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Did you note the account at the customer level</w:t>
      </w:r>
      <w:proofErr w:type="gramStart"/>
      <w:r>
        <w:rPr>
          <w:rFonts w:ascii="Calibri Light" w:hAnsi="Calibri Light" w:cs="Arial"/>
        </w:rPr>
        <w:t>?:</w:t>
      </w:r>
      <w:proofErr w:type="gramEnd"/>
    </w:p>
    <w:p w14:paraId="77C9228A"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Provide any other details about the call:</w:t>
      </w:r>
    </w:p>
    <w:p w14:paraId="7A3EEEC8"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What action took place: -</w:t>
      </w:r>
    </w:p>
    <w:p w14:paraId="5B5B692A" w14:textId="77777777" w:rsidR="000C246C" w:rsidRDefault="000C246C" w:rsidP="000C246C">
      <w:pPr>
        <w:pStyle w:val="Heading2Text"/>
        <w:numPr>
          <w:ilvl w:val="1"/>
          <w:numId w:val="12"/>
        </w:numPr>
        <w:rPr>
          <w:rFonts w:ascii="Calibri Light" w:hAnsi="Calibri Light" w:cs="Arial"/>
        </w:rPr>
      </w:pPr>
      <w:r>
        <w:rPr>
          <w:rFonts w:ascii="Calibri Light" w:hAnsi="Calibri Light" w:cs="Arial"/>
        </w:rPr>
        <w:t>My Account created:</w:t>
      </w:r>
    </w:p>
    <w:p w14:paraId="5CDE497F" w14:textId="77777777" w:rsidR="000C246C" w:rsidRDefault="000C246C" w:rsidP="000C246C">
      <w:pPr>
        <w:pStyle w:val="Heading2Text"/>
        <w:numPr>
          <w:ilvl w:val="1"/>
          <w:numId w:val="12"/>
        </w:numPr>
        <w:rPr>
          <w:rFonts w:ascii="Calibri Light" w:hAnsi="Calibri Light" w:cs="Arial"/>
        </w:rPr>
      </w:pPr>
      <w:r>
        <w:rPr>
          <w:rFonts w:ascii="Calibri Light" w:hAnsi="Calibri Light" w:cs="Arial"/>
        </w:rPr>
        <w:t>Impersonated a customer:</w:t>
      </w:r>
    </w:p>
    <w:p w14:paraId="56B673CA" w14:textId="77777777" w:rsidR="000C246C" w:rsidRDefault="000C246C" w:rsidP="000C246C">
      <w:pPr>
        <w:pStyle w:val="Heading2Text"/>
        <w:numPr>
          <w:ilvl w:val="1"/>
          <w:numId w:val="12"/>
        </w:numPr>
        <w:rPr>
          <w:rFonts w:ascii="Calibri Light" w:hAnsi="Calibri Light" w:cs="Arial"/>
        </w:rPr>
      </w:pPr>
      <w:r>
        <w:rPr>
          <w:rFonts w:ascii="Calibri Light" w:hAnsi="Calibri Light" w:cs="Arial"/>
        </w:rPr>
        <w:t>Use of emergency help line:</w:t>
      </w:r>
    </w:p>
    <w:p w14:paraId="3084E061" w14:textId="77777777" w:rsidR="000C246C" w:rsidRDefault="000C246C" w:rsidP="000C246C">
      <w:pPr>
        <w:pStyle w:val="Heading2Text"/>
        <w:numPr>
          <w:ilvl w:val="1"/>
          <w:numId w:val="12"/>
        </w:numPr>
        <w:rPr>
          <w:rFonts w:ascii="Calibri Light" w:hAnsi="Calibri Light" w:cs="Arial"/>
        </w:rPr>
      </w:pPr>
      <w:r>
        <w:rPr>
          <w:rFonts w:ascii="Calibri Light" w:hAnsi="Calibri Light" w:cs="Arial"/>
        </w:rPr>
        <w:t>Use of SCE logo/ name/ impersonate SCE rep:</w:t>
      </w:r>
    </w:p>
    <w:p w14:paraId="74A0B477" w14:textId="77777777" w:rsidR="000C246C" w:rsidRDefault="000C246C" w:rsidP="000C246C">
      <w:pPr>
        <w:pStyle w:val="Heading2Text"/>
        <w:numPr>
          <w:ilvl w:val="1"/>
          <w:numId w:val="12"/>
        </w:numPr>
        <w:rPr>
          <w:rFonts w:ascii="Calibri Light" w:hAnsi="Calibri Light" w:cs="Arial"/>
        </w:rPr>
      </w:pPr>
      <w:r>
        <w:rPr>
          <w:rFonts w:ascii="Calibri Light" w:hAnsi="Calibri Light" w:cs="Arial"/>
        </w:rPr>
        <w:t>Inappropriate sales practices:</w:t>
      </w:r>
    </w:p>
    <w:p w14:paraId="54382128" w14:textId="77777777" w:rsidR="000C246C" w:rsidRDefault="000C246C" w:rsidP="000C246C">
      <w:pPr>
        <w:pStyle w:val="Heading2Text"/>
        <w:rPr>
          <w:rFonts w:ascii="Calibri Light" w:hAnsi="Calibri Light" w:cs="Arial"/>
        </w:rPr>
      </w:pPr>
      <w:r>
        <w:rPr>
          <w:rFonts w:ascii="Calibri Light" w:hAnsi="Calibri Light" w:cs="Arial"/>
        </w:rPr>
        <w:t>User can copy the entire information in the survey and paste into the BPEM case long text to ensure no information will be missed.</w:t>
      </w:r>
    </w:p>
    <w:p w14:paraId="085CD2FA" w14:textId="0CF3D8F7" w:rsidR="000C246C" w:rsidRDefault="000C246C" w:rsidP="000C246C">
      <w:pPr>
        <w:pStyle w:val="Heading2Text"/>
        <w:rPr>
          <w:rFonts w:ascii="Calibri Light" w:hAnsi="Calibri Light" w:cs="Arial"/>
        </w:rPr>
      </w:pPr>
      <w:r>
        <w:rPr>
          <w:rFonts w:ascii="Calibri Light" w:hAnsi="Calibri Light" w:cs="Arial"/>
        </w:rPr>
        <w:t>Other information that is required when a BP reports Solar/3</w:t>
      </w:r>
      <w:r w:rsidRPr="00CE0502">
        <w:rPr>
          <w:rFonts w:ascii="Calibri Light" w:hAnsi="Calibri Light" w:cs="Arial"/>
          <w:vertAlign w:val="superscript"/>
        </w:rPr>
        <w:t>rd</w:t>
      </w:r>
      <w:r>
        <w:rPr>
          <w:rFonts w:ascii="Calibri Light" w:hAnsi="Calibri Light" w:cs="Arial"/>
        </w:rPr>
        <w:t xml:space="preserve"> party issue such as Account number can be identified in the SAP object – Contract Account. Date BP reported incident to SCE, approximate time to call is the creation date and time of the </w:t>
      </w:r>
      <w:r w:rsidR="00BE0D90">
        <w:rPr>
          <w:rFonts w:ascii="Calibri Light" w:hAnsi="Calibri Light" w:cs="Arial"/>
        </w:rPr>
        <w:t>Ticket</w:t>
      </w:r>
      <w:r>
        <w:rPr>
          <w:rFonts w:ascii="Calibri Light" w:hAnsi="Calibri Light" w:cs="Arial"/>
        </w:rPr>
        <w:t xml:space="preserve">. </w:t>
      </w:r>
    </w:p>
    <w:p w14:paraId="6C167352" w14:textId="77777777" w:rsidR="000C246C" w:rsidRDefault="000C246C" w:rsidP="000C246C">
      <w:pPr>
        <w:pStyle w:val="Heading2Text"/>
        <w:rPr>
          <w:rFonts w:ascii="Calibri Light" w:hAnsi="Calibri Light" w:cs="Arial"/>
        </w:rPr>
      </w:pPr>
      <w:r>
        <w:rPr>
          <w:rFonts w:ascii="Calibri Light" w:hAnsi="Calibri Light" w:cs="Arial"/>
        </w:rPr>
        <w:t>An Activity type ‘Complaint’ will always be created by user manually via Hybris C4C on the BP account documenting the complaint details.</w:t>
      </w:r>
    </w:p>
    <w:p w14:paraId="3452FAF7" w14:textId="77777777" w:rsidR="000C246C" w:rsidRDefault="000C246C" w:rsidP="000C246C">
      <w:pPr>
        <w:pStyle w:val="Heading2Text"/>
        <w:rPr>
          <w:rFonts w:ascii="Calibri Light" w:hAnsi="Calibri Light" w:cs="Arial"/>
        </w:rPr>
      </w:pPr>
    </w:p>
    <w:p w14:paraId="6E72980A" w14:textId="77777777" w:rsidR="000C246C" w:rsidRPr="00D77B12" w:rsidRDefault="000C246C" w:rsidP="000C246C">
      <w:pPr>
        <w:pStyle w:val="Heading3"/>
        <w:keepNext/>
        <w:numPr>
          <w:ilvl w:val="3"/>
          <w:numId w:val="5"/>
        </w:numPr>
        <w:tabs>
          <w:tab w:val="left" w:pos="1440"/>
        </w:tabs>
        <w:spacing w:before="120" w:after="120"/>
        <w:rPr>
          <w:rFonts w:asciiTheme="minorHAnsi" w:hAnsiTheme="minorHAnsi"/>
        </w:rPr>
      </w:pPr>
      <w:bookmarkStart w:id="130" w:name="_Toc508975754"/>
      <w:bookmarkStart w:id="131" w:name="_Toc512193944"/>
      <w:r>
        <w:rPr>
          <w:rFonts w:asciiTheme="minorHAnsi" w:hAnsiTheme="minorHAnsi"/>
        </w:rPr>
        <w:lastRenderedPageBreak/>
        <w:t>Bill Scam/Fraud</w:t>
      </w:r>
      <w:bookmarkEnd w:id="130"/>
      <w:bookmarkEnd w:id="131"/>
    </w:p>
    <w:p w14:paraId="3D3FAE52" w14:textId="6A2E1BF4" w:rsidR="000C246C" w:rsidRDefault="000C246C" w:rsidP="000C246C">
      <w:pPr>
        <w:pStyle w:val="Heading2Text"/>
        <w:rPr>
          <w:rFonts w:ascii="Calibri Light" w:hAnsi="Calibri Light" w:cs="Arial"/>
        </w:rPr>
      </w:pPr>
      <w:r>
        <w:rPr>
          <w:rFonts w:ascii="Calibri Light" w:hAnsi="Calibri Light" w:cs="Arial"/>
        </w:rPr>
        <w:t xml:space="preserve">When a fraud case is reported by a BP, the user will create a </w:t>
      </w:r>
      <w:r w:rsidR="00195221">
        <w:rPr>
          <w:rFonts w:ascii="Calibri Light" w:hAnsi="Calibri Light" w:cs="Arial"/>
        </w:rPr>
        <w:t xml:space="preserve">BPEM case </w:t>
      </w:r>
      <w:r>
        <w:rPr>
          <w:rFonts w:ascii="Calibri Light" w:hAnsi="Calibri Light" w:cs="Arial"/>
        </w:rPr>
        <w:t xml:space="preserve">‘Complaint </w:t>
      </w:r>
      <w:r w:rsidR="00195221">
        <w:rPr>
          <w:rFonts w:ascii="Calibri Light" w:hAnsi="Calibri Light" w:cs="Arial"/>
        </w:rPr>
        <w:t>–</w:t>
      </w:r>
      <w:r>
        <w:rPr>
          <w:rFonts w:ascii="Calibri Light" w:hAnsi="Calibri Light" w:cs="Arial"/>
        </w:rPr>
        <w:t xml:space="preserve"> </w:t>
      </w:r>
      <w:r w:rsidR="009E73B5">
        <w:rPr>
          <w:rFonts w:ascii="Calibri Light" w:hAnsi="Calibri Light" w:cs="Arial"/>
        </w:rPr>
        <w:t>CS Information Governance</w:t>
      </w:r>
      <w:r>
        <w:rPr>
          <w:rFonts w:ascii="Calibri Light" w:hAnsi="Calibri Light" w:cs="Arial"/>
        </w:rPr>
        <w:t xml:space="preserve">’ and be routed and worked by the CS Information Governance team. Additional information will need to be captured for Fraud BPEM cases. The user will navigate to Hybris C4C Survey functionality and initiate the Survey titled ‘Complaint </w:t>
      </w:r>
      <w:r w:rsidR="00195221">
        <w:rPr>
          <w:rFonts w:ascii="Calibri Light" w:hAnsi="Calibri Light" w:cs="Arial"/>
        </w:rPr>
        <w:t>–</w:t>
      </w:r>
      <w:r>
        <w:rPr>
          <w:rFonts w:ascii="Calibri Light" w:hAnsi="Calibri Light" w:cs="Arial"/>
        </w:rPr>
        <w:t xml:space="preserve"> </w:t>
      </w:r>
      <w:r w:rsidR="00195221">
        <w:rPr>
          <w:rFonts w:ascii="Calibri Light" w:hAnsi="Calibri Light" w:cs="Arial"/>
        </w:rPr>
        <w:t>Bill Scam/</w:t>
      </w:r>
      <w:r>
        <w:rPr>
          <w:rFonts w:ascii="Calibri Light" w:hAnsi="Calibri Light" w:cs="Arial"/>
        </w:rPr>
        <w:t xml:space="preserve">Fraud’. The list of additional information that </w:t>
      </w:r>
      <w:r w:rsidR="001C6567">
        <w:rPr>
          <w:rFonts w:ascii="Calibri Light" w:hAnsi="Calibri Light" w:cs="Arial"/>
        </w:rPr>
        <w:t>is required</w:t>
      </w:r>
      <w:r>
        <w:rPr>
          <w:rFonts w:ascii="Calibri Light" w:hAnsi="Calibri Light" w:cs="Arial"/>
        </w:rPr>
        <w:t xml:space="preserve"> to be captured in Fraud will be shown in the survey. The user will ask the BP the list of questions documented in the Survey and document</w:t>
      </w:r>
      <w:r w:rsidR="00BE0D90">
        <w:rPr>
          <w:rFonts w:ascii="Calibri Light" w:hAnsi="Calibri Light" w:cs="Arial"/>
        </w:rPr>
        <w:t xml:space="preserve"> the answer from the BP in the </w:t>
      </w:r>
      <w:r>
        <w:rPr>
          <w:rFonts w:ascii="Calibri Light" w:hAnsi="Calibri Light" w:cs="Arial"/>
        </w:rPr>
        <w:t>long text. The information in the survey is as below:</w:t>
      </w:r>
    </w:p>
    <w:p w14:paraId="4F0F4ED6"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Caller name:</w:t>
      </w:r>
    </w:p>
    <w:p w14:paraId="195059C9"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Caller phone number:</w:t>
      </w:r>
    </w:p>
    <w:p w14:paraId="3A913907"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Customer contact by someone impersonating and SCE employee or SCE as a company:</w:t>
      </w:r>
    </w:p>
    <w:p w14:paraId="7045A68B"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 xml:space="preserve">Impersonator name: </w:t>
      </w:r>
    </w:p>
    <w:p w14:paraId="3B131D01"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Impersonator phone number:</w:t>
      </w:r>
    </w:p>
    <w:p w14:paraId="674C889A"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Caller ID phone number</w:t>
      </w:r>
    </w:p>
    <w:p w14:paraId="7E216298"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How much was customer asked to pay:</w:t>
      </w:r>
    </w:p>
    <w:p w14:paraId="61D05B93"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Customer made payment (Yes/No):</w:t>
      </w:r>
    </w:p>
    <w:p w14:paraId="11560812"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Where was the customer directed to go make payment:</w:t>
      </w:r>
    </w:p>
    <w:p w14:paraId="2C806312"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Method of payment:</w:t>
      </w:r>
    </w:p>
    <w:p w14:paraId="54657CC9"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Credit card number:</w:t>
      </w:r>
    </w:p>
    <w:p w14:paraId="5470FD4A"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Law enforcement if contacted by customer:</w:t>
      </w:r>
    </w:p>
    <w:p w14:paraId="0DB1EAA9" w14:textId="77777777" w:rsidR="000C246C" w:rsidRDefault="000C246C" w:rsidP="000C246C">
      <w:pPr>
        <w:pStyle w:val="Heading2Text"/>
        <w:rPr>
          <w:rFonts w:ascii="Calibri Light" w:hAnsi="Calibri Light" w:cs="Arial"/>
        </w:rPr>
      </w:pPr>
      <w:r>
        <w:rPr>
          <w:rFonts w:ascii="Calibri Light" w:hAnsi="Calibri Light" w:cs="Arial"/>
        </w:rPr>
        <w:t>Other information that is required when the BP reports fraud such as Account Holder Name, Residential or Commercial Account can be identified in the SAP object – BP master and Contract Account.</w:t>
      </w:r>
    </w:p>
    <w:p w14:paraId="7D8402A6" w14:textId="77777777" w:rsidR="000C246C" w:rsidRDefault="000C246C" w:rsidP="000C246C">
      <w:pPr>
        <w:pStyle w:val="Heading2Text"/>
        <w:rPr>
          <w:rFonts w:ascii="Calibri Light" w:hAnsi="Calibri Light" w:cs="Arial"/>
        </w:rPr>
      </w:pPr>
      <w:r>
        <w:rPr>
          <w:rFonts w:ascii="Calibri Light" w:hAnsi="Calibri Light" w:cs="Arial"/>
        </w:rPr>
        <w:t>An Activity type ‘Complaint’ will always be created by user manually via Hybris C4C on the BP account documenting the complaint details.</w:t>
      </w:r>
    </w:p>
    <w:p w14:paraId="4C668F6B" w14:textId="77777777" w:rsidR="000C246C" w:rsidRDefault="000C246C" w:rsidP="000C246C">
      <w:pPr>
        <w:pStyle w:val="Heading2Text"/>
        <w:rPr>
          <w:rFonts w:ascii="Calibri Light" w:hAnsi="Calibri Light" w:cs="Arial"/>
        </w:rPr>
      </w:pPr>
    </w:p>
    <w:p w14:paraId="1598D21E" w14:textId="77777777" w:rsidR="000C246C" w:rsidRPr="00D77B12" w:rsidRDefault="000C246C" w:rsidP="000C246C">
      <w:pPr>
        <w:pStyle w:val="Heading3"/>
        <w:keepNext/>
        <w:numPr>
          <w:ilvl w:val="3"/>
          <w:numId w:val="5"/>
        </w:numPr>
        <w:tabs>
          <w:tab w:val="left" w:pos="1440"/>
        </w:tabs>
        <w:spacing w:before="120" w:after="120"/>
        <w:rPr>
          <w:rFonts w:asciiTheme="minorHAnsi" w:hAnsiTheme="minorHAnsi"/>
        </w:rPr>
      </w:pPr>
      <w:bookmarkStart w:id="132" w:name="_Toc508975755"/>
      <w:bookmarkStart w:id="133" w:name="_Toc512193945"/>
      <w:r>
        <w:rPr>
          <w:rFonts w:asciiTheme="minorHAnsi" w:hAnsiTheme="minorHAnsi"/>
        </w:rPr>
        <w:t>Privacy</w:t>
      </w:r>
      <w:bookmarkEnd w:id="132"/>
      <w:bookmarkEnd w:id="133"/>
    </w:p>
    <w:p w14:paraId="22C17F00" w14:textId="5FBC7CBE" w:rsidR="000C246C" w:rsidRDefault="000C246C" w:rsidP="000C246C">
      <w:pPr>
        <w:pStyle w:val="Heading2Text"/>
        <w:rPr>
          <w:rFonts w:ascii="Calibri Light" w:hAnsi="Calibri Light" w:cs="Arial"/>
        </w:rPr>
      </w:pPr>
      <w:r>
        <w:rPr>
          <w:rFonts w:ascii="Calibri Light" w:hAnsi="Calibri Light" w:cs="Arial"/>
        </w:rPr>
        <w:t xml:space="preserve">When a concern of privacy is reported by the BP, the user will create a </w:t>
      </w:r>
      <w:r w:rsidR="00195221">
        <w:rPr>
          <w:rFonts w:ascii="Calibri Light" w:hAnsi="Calibri Light" w:cs="Arial"/>
        </w:rPr>
        <w:t xml:space="preserve">BPEM case </w:t>
      </w:r>
      <w:r>
        <w:rPr>
          <w:rFonts w:ascii="Calibri Light" w:hAnsi="Calibri Light" w:cs="Arial"/>
        </w:rPr>
        <w:t xml:space="preserve">‘Complaint </w:t>
      </w:r>
      <w:r w:rsidR="009E73B5">
        <w:rPr>
          <w:rFonts w:ascii="Calibri Light" w:hAnsi="Calibri Light" w:cs="Arial"/>
        </w:rPr>
        <w:t>–</w:t>
      </w:r>
      <w:r>
        <w:rPr>
          <w:rFonts w:ascii="Calibri Light" w:hAnsi="Calibri Light" w:cs="Arial"/>
        </w:rPr>
        <w:t xml:space="preserve"> </w:t>
      </w:r>
      <w:r w:rsidR="009E73B5">
        <w:rPr>
          <w:rFonts w:ascii="Calibri Light" w:hAnsi="Calibri Light" w:cs="Arial"/>
        </w:rPr>
        <w:t>CS Information Governance</w:t>
      </w:r>
      <w:r>
        <w:rPr>
          <w:rFonts w:ascii="Calibri Light" w:hAnsi="Calibri Light" w:cs="Arial"/>
        </w:rPr>
        <w:t>’ and will be routed and worked by the CS Information Governance Team. Additional information will be captured when the Privacy is initiated. User will navigate to Hybris C4C Survey functionality and initiate the Survey titled ‘Complaint - Privacy’. The list of additional information that needs to be captured in Privacy will be shown in the survey. The user will ask the BP the list of questions that is documented in the Survey and document the answer from the BP in the long text. The information in the survey is as below:</w:t>
      </w:r>
    </w:p>
    <w:p w14:paraId="7431DC04"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Caller phone number:</w:t>
      </w:r>
    </w:p>
    <w:p w14:paraId="37D28E6C"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Specialist name:</w:t>
      </w:r>
    </w:p>
    <w:p w14:paraId="23AEA093"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3</w:t>
      </w:r>
      <w:r w:rsidRPr="004269E1">
        <w:rPr>
          <w:rFonts w:ascii="Calibri Light" w:hAnsi="Calibri Light" w:cs="Arial"/>
          <w:vertAlign w:val="superscript"/>
        </w:rPr>
        <w:t>rd</w:t>
      </w:r>
      <w:r>
        <w:rPr>
          <w:rFonts w:ascii="Calibri Light" w:hAnsi="Calibri Light" w:cs="Arial"/>
        </w:rPr>
        <w:t xml:space="preserve"> accessed to customer’s confidential account information</w:t>
      </w:r>
      <w:proofErr w:type="gramStart"/>
      <w:r>
        <w:rPr>
          <w:rFonts w:ascii="Calibri Light" w:hAnsi="Calibri Light" w:cs="Arial"/>
        </w:rPr>
        <w:t>?:</w:t>
      </w:r>
      <w:proofErr w:type="gramEnd"/>
    </w:p>
    <w:p w14:paraId="7D52EAFC"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What data privacy incident(s) have you identified: -</w:t>
      </w:r>
    </w:p>
    <w:p w14:paraId="710DBF9A" w14:textId="77777777" w:rsidR="000C246C" w:rsidRDefault="000C246C" w:rsidP="000C246C">
      <w:pPr>
        <w:pStyle w:val="Heading2Text"/>
        <w:numPr>
          <w:ilvl w:val="1"/>
          <w:numId w:val="12"/>
        </w:numPr>
        <w:rPr>
          <w:rFonts w:ascii="Calibri Light" w:hAnsi="Calibri Light" w:cs="Arial"/>
        </w:rPr>
      </w:pPr>
      <w:r>
        <w:rPr>
          <w:rFonts w:ascii="Calibri Light" w:hAnsi="Calibri Light" w:cs="Arial"/>
        </w:rPr>
        <w:t>Someone else’s information is being sent in error</w:t>
      </w:r>
    </w:p>
    <w:p w14:paraId="377C731A" w14:textId="77777777" w:rsidR="000C246C" w:rsidRDefault="000C246C" w:rsidP="000C246C">
      <w:pPr>
        <w:pStyle w:val="Heading2Text"/>
        <w:numPr>
          <w:ilvl w:val="1"/>
          <w:numId w:val="12"/>
        </w:numPr>
        <w:rPr>
          <w:rFonts w:ascii="Calibri Light" w:hAnsi="Calibri Light" w:cs="Arial"/>
        </w:rPr>
      </w:pPr>
      <w:r>
        <w:rPr>
          <w:rFonts w:ascii="Calibri Light" w:hAnsi="Calibri Light" w:cs="Arial"/>
        </w:rPr>
        <w:t>Someone is accessing the customer’s account without their permission</w:t>
      </w:r>
    </w:p>
    <w:p w14:paraId="3C588589" w14:textId="77777777" w:rsidR="000C246C" w:rsidRDefault="000C246C" w:rsidP="000C246C">
      <w:pPr>
        <w:pStyle w:val="Heading2Text"/>
        <w:numPr>
          <w:ilvl w:val="1"/>
          <w:numId w:val="12"/>
        </w:numPr>
        <w:rPr>
          <w:rFonts w:ascii="Calibri Light" w:hAnsi="Calibri Light" w:cs="Arial"/>
        </w:rPr>
      </w:pPr>
      <w:r>
        <w:rPr>
          <w:rFonts w:ascii="Calibri Light" w:hAnsi="Calibri Light" w:cs="Arial"/>
        </w:rPr>
        <w:t>Other (please specify)</w:t>
      </w:r>
    </w:p>
    <w:p w14:paraId="2B07B17C"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lastRenderedPageBreak/>
        <w:t>Source of the data incident (Phone, Letter, SCE.COM):</w:t>
      </w:r>
    </w:p>
    <w:p w14:paraId="6130BE48" w14:textId="77777777" w:rsidR="000C246C" w:rsidRDefault="000C246C" w:rsidP="000C246C">
      <w:pPr>
        <w:pStyle w:val="Heading2Text"/>
        <w:numPr>
          <w:ilvl w:val="0"/>
          <w:numId w:val="12"/>
        </w:numPr>
        <w:rPr>
          <w:rFonts w:ascii="Calibri Light" w:hAnsi="Calibri Light" w:cs="Arial"/>
        </w:rPr>
      </w:pPr>
      <w:r>
        <w:rPr>
          <w:rFonts w:ascii="Calibri Light" w:hAnsi="Calibri Light" w:cs="Arial"/>
        </w:rPr>
        <w:t>Has customer previously contacted SCE</w:t>
      </w:r>
      <w:proofErr w:type="gramStart"/>
      <w:r>
        <w:rPr>
          <w:rFonts w:ascii="Calibri Light" w:hAnsi="Calibri Light" w:cs="Arial"/>
        </w:rPr>
        <w:t>?:</w:t>
      </w:r>
      <w:proofErr w:type="gramEnd"/>
    </w:p>
    <w:p w14:paraId="2600C100" w14:textId="77777777" w:rsidR="000C246C" w:rsidRPr="004269E1" w:rsidRDefault="000C246C" w:rsidP="000C246C">
      <w:pPr>
        <w:pStyle w:val="Heading2Text"/>
        <w:numPr>
          <w:ilvl w:val="0"/>
          <w:numId w:val="12"/>
        </w:numPr>
        <w:rPr>
          <w:rFonts w:ascii="Calibri Light" w:hAnsi="Calibri Light" w:cs="Arial"/>
        </w:rPr>
      </w:pPr>
      <w:r>
        <w:rPr>
          <w:rFonts w:ascii="Calibri Light" w:hAnsi="Calibri Light" w:cs="Arial"/>
        </w:rPr>
        <w:t>Brief description of why you think this call was a data incident:</w:t>
      </w:r>
    </w:p>
    <w:p w14:paraId="05F8E59C" w14:textId="77777777" w:rsidR="000C246C" w:rsidRDefault="000C246C" w:rsidP="000C246C">
      <w:pPr>
        <w:pStyle w:val="Heading2Text"/>
        <w:rPr>
          <w:rFonts w:ascii="Calibri Light" w:hAnsi="Calibri Light" w:cs="Arial"/>
        </w:rPr>
      </w:pPr>
      <w:r>
        <w:rPr>
          <w:rFonts w:ascii="Calibri Light" w:hAnsi="Calibri Light" w:cs="Arial"/>
        </w:rPr>
        <w:t>Other information that is required for privacy such as Account number can be identified in the SAP object – Contract Account. Date BP reported incident to SCE, approximate time to call is the creation date and time of the Ticket.</w:t>
      </w:r>
    </w:p>
    <w:p w14:paraId="388D4586" w14:textId="77777777" w:rsidR="000C246C" w:rsidRDefault="000C246C" w:rsidP="000C246C">
      <w:pPr>
        <w:pStyle w:val="Heading2Text"/>
        <w:rPr>
          <w:rFonts w:ascii="Calibri Light" w:hAnsi="Calibri Light" w:cs="Arial"/>
        </w:rPr>
      </w:pPr>
      <w:r>
        <w:rPr>
          <w:rFonts w:ascii="Calibri Light" w:hAnsi="Calibri Light" w:cs="Arial"/>
        </w:rPr>
        <w:t>An Activity type ‘Complaint’ will always be created by user manually via Hybris C4C documenting the complaint details.</w:t>
      </w:r>
    </w:p>
    <w:p w14:paraId="746EACD8" w14:textId="02221C3A" w:rsidR="00070F30" w:rsidRDefault="00070F30" w:rsidP="00420306">
      <w:pPr>
        <w:pStyle w:val="Heading2Text"/>
        <w:rPr>
          <w:rFonts w:ascii="Calibri Light" w:hAnsi="Calibri Light" w:cs="Arial"/>
        </w:rPr>
      </w:pPr>
    </w:p>
    <w:p w14:paraId="163AA0E8" w14:textId="0CD6192E" w:rsidR="00602AB9" w:rsidRDefault="00602AB9" w:rsidP="00602AB9">
      <w:pPr>
        <w:pStyle w:val="Heading3"/>
        <w:keepNext/>
        <w:numPr>
          <w:ilvl w:val="3"/>
          <w:numId w:val="5"/>
        </w:numPr>
        <w:tabs>
          <w:tab w:val="left" w:pos="1440"/>
        </w:tabs>
        <w:spacing w:before="120" w:after="120"/>
        <w:rPr>
          <w:rFonts w:asciiTheme="minorHAnsi" w:hAnsiTheme="minorHAnsi"/>
        </w:rPr>
      </w:pPr>
      <w:r>
        <w:rPr>
          <w:rFonts w:asciiTheme="minorHAnsi" w:hAnsiTheme="minorHAnsi"/>
        </w:rPr>
        <w:t>Escalated Call Handling</w:t>
      </w:r>
    </w:p>
    <w:p w14:paraId="26311206" w14:textId="77777777" w:rsidR="00602AB9" w:rsidRPr="00602AB9" w:rsidRDefault="00602AB9" w:rsidP="00602AB9"/>
    <w:p w14:paraId="1CB22CC0" w14:textId="5FB9BD3C" w:rsidR="00602AB9" w:rsidRDefault="00602AB9" w:rsidP="00602AB9">
      <w:pPr>
        <w:pStyle w:val="Heading2Text"/>
        <w:rPr>
          <w:rFonts w:ascii="Calibri Light" w:hAnsi="Calibri Light" w:cs="Arial"/>
        </w:rPr>
      </w:pPr>
      <w:r>
        <w:rPr>
          <w:rFonts w:ascii="Calibri Light" w:hAnsi="Calibri Light" w:cs="Arial"/>
        </w:rPr>
        <w:t>Tickets will also be used to document the call escalation process within the CCC or BCD.  If the CCC employee is unable to resolve the customer request or needs assistance to resolve the call, they will create a Ticket to their Lead.  The Lead will provide the necessary guidance to the employee to resolve the call, resolve the call themselves with the caller or escalate the call to their Supervisor.   If the Supervisor is unable to resolve the call, then at that point it may be escalated to another department or manager to resolve the call.  Each employee who works on the escalated call will document their actions manually within an Activity record via Hybris C4C.  BCD will leverage a similar process to escalate business customer issues within their organization.</w:t>
      </w:r>
    </w:p>
    <w:p w14:paraId="7EB583DB" w14:textId="57FB1AC1" w:rsidR="00602AB9" w:rsidRDefault="00602AB9" w:rsidP="00602AB9">
      <w:pPr>
        <w:pStyle w:val="Heading2Text"/>
        <w:rPr>
          <w:rFonts w:ascii="Calibri Light" w:hAnsi="Calibri Light" w:cs="Arial"/>
        </w:rPr>
      </w:pPr>
      <w:r>
        <w:rPr>
          <w:rFonts w:ascii="Calibri Light" w:hAnsi="Calibri Light" w:cs="Arial"/>
        </w:rPr>
        <w:t>All Tickets and BPEM cases create</w:t>
      </w:r>
      <w:r w:rsidR="00A8376F">
        <w:rPr>
          <w:rFonts w:ascii="Calibri Light" w:hAnsi="Calibri Light" w:cs="Arial"/>
        </w:rPr>
        <w:t>d</w:t>
      </w:r>
      <w:r>
        <w:rPr>
          <w:rFonts w:ascii="Calibri Light" w:hAnsi="Calibri Light" w:cs="Arial"/>
        </w:rPr>
        <w:t xml:space="preserve"> related to the call escalation</w:t>
      </w:r>
      <w:r w:rsidR="00A8376F">
        <w:rPr>
          <w:rFonts w:ascii="Calibri Light" w:hAnsi="Calibri Light" w:cs="Arial"/>
        </w:rPr>
        <w:t>s</w:t>
      </w:r>
      <w:r>
        <w:rPr>
          <w:rFonts w:ascii="Calibri Light" w:hAnsi="Calibri Light" w:cs="Arial"/>
        </w:rPr>
        <w:t xml:space="preserve"> will be </w:t>
      </w:r>
      <w:r w:rsidR="00A8376F">
        <w:rPr>
          <w:rFonts w:ascii="Calibri Light" w:hAnsi="Calibri Light" w:cs="Arial"/>
        </w:rPr>
        <w:t>reportable by leveraging self-service reports.</w:t>
      </w:r>
    </w:p>
    <w:p w14:paraId="11915BF8" w14:textId="04A064A3" w:rsidR="008F45E2" w:rsidRDefault="008F45E2" w:rsidP="00602AB9">
      <w:pPr>
        <w:pStyle w:val="Heading2Text"/>
        <w:rPr>
          <w:rFonts w:ascii="Calibri Light" w:hAnsi="Calibri Light" w:cs="Arial"/>
        </w:rPr>
      </w:pPr>
      <w:r>
        <w:rPr>
          <w:rFonts w:ascii="Calibri Light" w:hAnsi="Calibri Light" w:cs="Arial"/>
        </w:rPr>
        <w:t>Escalated calls can include high bill disputes, Move In/Out disputes, Do Not Call, program related concerns, etc.</w:t>
      </w:r>
    </w:p>
    <w:p w14:paraId="43504291" w14:textId="77777777" w:rsidR="00602AB9" w:rsidRPr="006B24F0" w:rsidRDefault="00602AB9" w:rsidP="00420306">
      <w:pPr>
        <w:pStyle w:val="Heading2Text"/>
        <w:rPr>
          <w:rFonts w:ascii="Calibri Light" w:hAnsi="Calibri Light" w:cs="Arial"/>
        </w:rPr>
      </w:pPr>
    </w:p>
    <w:p w14:paraId="746855F9" w14:textId="77777777" w:rsidR="00D66A8A" w:rsidRPr="006B24F0" w:rsidRDefault="00D66A8A" w:rsidP="001C2CA5">
      <w:pPr>
        <w:pStyle w:val="Heading2"/>
      </w:pPr>
      <w:bookmarkStart w:id="134" w:name="_Toc512193946"/>
      <w:r w:rsidRPr="006B24F0">
        <w:t>Process / Performance Improvement</w:t>
      </w:r>
      <w:bookmarkEnd w:id="134"/>
      <w:r w:rsidRPr="006B24F0">
        <w:t xml:space="preserve"> </w:t>
      </w:r>
    </w:p>
    <w:p w14:paraId="61B71496" w14:textId="5C674414" w:rsidR="00B3361D" w:rsidRDefault="00412811" w:rsidP="00412811">
      <w:pPr>
        <w:pStyle w:val="Heading2TextBulleted"/>
        <w:numPr>
          <w:ilvl w:val="0"/>
          <w:numId w:val="12"/>
        </w:numPr>
        <w:rPr>
          <w:rFonts w:ascii="Calibri Light" w:hAnsi="Calibri Light" w:cs="Arial"/>
        </w:rPr>
      </w:pPr>
      <w:r w:rsidRPr="00412811">
        <w:rPr>
          <w:rFonts w:ascii="Calibri Light" w:hAnsi="Calibri Light" w:cs="Arial"/>
        </w:rPr>
        <w:t xml:space="preserve">Single System or interfaces to provide a 360 degree view of the </w:t>
      </w:r>
      <w:r>
        <w:rPr>
          <w:rFonts w:ascii="Calibri Light" w:hAnsi="Calibri Light" w:cs="Arial"/>
        </w:rPr>
        <w:t xml:space="preserve">compliment via </w:t>
      </w:r>
      <w:r w:rsidR="00320CF8">
        <w:rPr>
          <w:rFonts w:ascii="Calibri Light" w:hAnsi="Calibri Light" w:cs="Arial"/>
        </w:rPr>
        <w:t>SharePoint</w:t>
      </w:r>
      <w:r>
        <w:rPr>
          <w:rFonts w:ascii="Calibri Light" w:hAnsi="Calibri Light" w:cs="Arial"/>
        </w:rPr>
        <w:t xml:space="preserve"> and complaint via </w:t>
      </w:r>
      <w:r w:rsidR="00103087">
        <w:rPr>
          <w:rFonts w:ascii="Calibri Light" w:hAnsi="Calibri Light" w:cs="Arial"/>
        </w:rPr>
        <w:t xml:space="preserve">Ticket or </w:t>
      </w:r>
      <w:r>
        <w:rPr>
          <w:rFonts w:ascii="Calibri Light" w:hAnsi="Calibri Light" w:cs="Arial"/>
        </w:rPr>
        <w:t>BPEM case</w:t>
      </w:r>
    </w:p>
    <w:p w14:paraId="479DA452" w14:textId="77777777" w:rsidR="00412811" w:rsidRPr="006B24F0" w:rsidRDefault="00412811" w:rsidP="00412811">
      <w:pPr>
        <w:pStyle w:val="Heading2TextBulleted"/>
        <w:numPr>
          <w:ilvl w:val="0"/>
          <w:numId w:val="12"/>
        </w:numPr>
        <w:rPr>
          <w:rFonts w:ascii="Calibri Light" w:hAnsi="Calibri Light" w:cs="Arial"/>
        </w:rPr>
      </w:pPr>
      <w:r>
        <w:rPr>
          <w:rFonts w:ascii="Calibri Light" w:hAnsi="Calibri Light" w:cs="Arial"/>
        </w:rPr>
        <w:t>BPEM case is able to track the complaint from the moment it is logged till it is completed.</w:t>
      </w:r>
    </w:p>
    <w:p w14:paraId="05B5B1DD" w14:textId="77777777" w:rsidR="00E0118B" w:rsidRPr="006B24F0" w:rsidRDefault="00E0118B" w:rsidP="001C2CA5">
      <w:pPr>
        <w:pStyle w:val="Heading2"/>
      </w:pPr>
      <w:bookmarkStart w:id="135" w:name="_Toc406588305"/>
      <w:bookmarkStart w:id="136" w:name="_Toc491613811"/>
      <w:bookmarkStart w:id="137" w:name="_Toc512193947"/>
      <w:bookmarkEnd w:id="48"/>
      <w:bookmarkEnd w:id="49"/>
      <w:bookmarkEnd w:id="50"/>
      <w:bookmarkEnd w:id="51"/>
      <w:r w:rsidRPr="006B24F0">
        <w:t>Prerequisites and Inputs</w:t>
      </w:r>
      <w:bookmarkEnd w:id="135"/>
      <w:bookmarkEnd w:id="136"/>
      <w:bookmarkEnd w:id="137"/>
    </w:p>
    <w:p w14:paraId="2675171F" w14:textId="44BED722" w:rsidR="00D62E92" w:rsidRDefault="00D62E92" w:rsidP="00E0118B">
      <w:pPr>
        <w:pStyle w:val="Heading2Text"/>
        <w:rPr>
          <w:rFonts w:ascii="Calibri Light" w:hAnsi="Calibri Light" w:cs="Arial"/>
        </w:rPr>
      </w:pPr>
      <w:r>
        <w:rPr>
          <w:rFonts w:ascii="Calibri Light" w:hAnsi="Calibri Light" w:cs="Arial"/>
        </w:rPr>
        <w:t xml:space="preserve">To create a BPEM case in Hybris C4C, </w:t>
      </w:r>
      <w:del w:id="138" w:author="Tuan Yap" w:date="2019-06-20T13:03:00Z">
        <w:r w:rsidDel="009B7A72">
          <w:rPr>
            <w:rFonts w:ascii="Calibri Light" w:hAnsi="Calibri Light" w:cs="Arial"/>
          </w:rPr>
          <w:delText>a ticket must be created first</w:delText>
        </w:r>
      </w:del>
      <w:ins w:id="139" w:author="Tuan Yap" w:date="2019-06-20T13:03:00Z">
        <w:r w:rsidR="009B7A72">
          <w:rPr>
            <w:rFonts w:ascii="Calibri Light" w:hAnsi="Calibri Light" w:cs="Arial"/>
          </w:rPr>
          <w:t>it can be created via Ticket. BPEM can be created via C4C FOP as well</w:t>
        </w:r>
      </w:ins>
      <w:r>
        <w:rPr>
          <w:rFonts w:ascii="Calibri Light" w:hAnsi="Calibri Light" w:cs="Arial"/>
        </w:rPr>
        <w:t xml:space="preserve">. </w:t>
      </w:r>
    </w:p>
    <w:p w14:paraId="7504BDB3" w14:textId="648E6FE0" w:rsidR="00E0118B" w:rsidRPr="006B24F0" w:rsidRDefault="00E0118B" w:rsidP="00E0118B">
      <w:pPr>
        <w:pStyle w:val="Heading2Text"/>
        <w:rPr>
          <w:rFonts w:ascii="Calibri Light" w:hAnsi="Calibri Light" w:cs="Arial"/>
        </w:rPr>
      </w:pPr>
      <w:r w:rsidRPr="006B24F0">
        <w:rPr>
          <w:rFonts w:ascii="Calibri Light" w:hAnsi="Calibri Light" w:cs="Arial"/>
        </w:rPr>
        <w:t>A request to create</w:t>
      </w:r>
      <w:r w:rsidR="007E042A">
        <w:rPr>
          <w:rFonts w:ascii="Calibri Light" w:hAnsi="Calibri Light" w:cs="Arial"/>
        </w:rPr>
        <w:t xml:space="preserve"> a</w:t>
      </w:r>
      <w:r w:rsidRPr="006B24F0">
        <w:rPr>
          <w:rFonts w:ascii="Calibri Light" w:hAnsi="Calibri Light" w:cs="Arial"/>
        </w:rPr>
        <w:t xml:space="preserve"> </w:t>
      </w:r>
      <w:r w:rsidR="00AC1BFE">
        <w:rPr>
          <w:rFonts w:ascii="Calibri Light" w:hAnsi="Calibri Light" w:cs="Arial"/>
        </w:rPr>
        <w:t>Complaint</w:t>
      </w:r>
      <w:r w:rsidRPr="006B24F0">
        <w:rPr>
          <w:rFonts w:ascii="Calibri Light" w:hAnsi="Calibri Light" w:cs="Arial"/>
        </w:rPr>
        <w:t xml:space="preserve"> </w:t>
      </w:r>
      <w:r w:rsidR="007E042A">
        <w:rPr>
          <w:rFonts w:ascii="Calibri Light" w:hAnsi="Calibri Light" w:cs="Arial"/>
        </w:rPr>
        <w:t xml:space="preserve">should require </w:t>
      </w:r>
      <w:r w:rsidRPr="006B24F0">
        <w:rPr>
          <w:rFonts w:ascii="Calibri Light" w:hAnsi="Calibri Light" w:cs="Arial"/>
        </w:rPr>
        <w:t xml:space="preserve">the </w:t>
      </w:r>
      <w:r w:rsidR="007E042A" w:rsidRPr="006B24F0">
        <w:rPr>
          <w:rFonts w:ascii="Calibri Light" w:hAnsi="Calibri Light" w:cs="Arial"/>
        </w:rPr>
        <w:t>following</w:t>
      </w:r>
      <w:r w:rsidR="007E042A">
        <w:rPr>
          <w:rFonts w:ascii="Calibri Light" w:hAnsi="Calibri Light" w:cs="Arial"/>
        </w:rPr>
        <w:t xml:space="preserve"> information</w:t>
      </w:r>
      <w:r w:rsidRPr="006B24F0">
        <w:rPr>
          <w:rFonts w:ascii="Calibri Light" w:hAnsi="Calibri Light" w:cs="Arial"/>
        </w:rPr>
        <w:t>:</w:t>
      </w:r>
    </w:p>
    <w:p w14:paraId="51EE7A22" w14:textId="582A83CE" w:rsidR="00B3361D" w:rsidRDefault="00C24955" w:rsidP="00AE07EE">
      <w:pPr>
        <w:pStyle w:val="Heading2TextBulleted"/>
        <w:numPr>
          <w:ilvl w:val="0"/>
          <w:numId w:val="12"/>
        </w:numPr>
        <w:rPr>
          <w:rFonts w:ascii="Calibri Light" w:hAnsi="Calibri Light" w:cs="Arial"/>
        </w:rPr>
      </w:pPr>
      <w:r>
        <w:rPr>
          <w:rFonts w:ascii="Calibri Light" w:hAnsi="Calibri Light" w:cs="Arial"/>
        </w:rPr>
        <w:t>BP number is required when creating a complaint BPEM case</w:t>
      </w:r>
      <w:ins w:id="140" w:author="Tuan Yap" w:date="2019-06-20T13:04:00Z">
        <w:r w:rsidR="009B7A72">
          <w:rPr>
            <w:rFonts w:ascii="Calibri Light" w:hAnsi="Calibri Light" w:cs="Arial"/>
          </w:rPr>
          <w:t xml:space="preserve"> for BPEM Case created from Ticket</w:t>
        </w:r>
      </w:ins>
      <w:r>
        <w:rPr>
          <w:rFonts w:ascii="Calibri Light" w:hAnsi="Calibri Light" w:cs="Arial"/>
        </w:rPr>
        <w:t xml:space="preserve">. Other SAP objects </w:t>
      </w:r>
      <w:ins w:id="141" w:author="Tuan Yap" w:date="2019-06-20T13:05:00Z">
        <w:r w:rsidR="009B7A72">
          <w:rPr>
            <w:rFonts w:ascii="Calibri Light" w:hAnsi="Calibri Light" w:cs="Arial"/>
          </w:rPr>
          <w:t xml:space="preserve">such as Contract Account, Contract, Premise etc can be used as </w:t>
        </w:r>
      </w:ins>
      <w:del w:id="142" w:author="Tuan Yap" w:date="2019-06-20T13:05:00Z">
        <w:r w:rsidDel="009B7A72">
          <w:rPr>
            <w:rFonts w:ascii="Calibri Light" w:hAnsi="Calibri Light" w:cs="Arial"/>
          </w:rPr>
          <w:delText>are considered secondary</w:delText>
        </w:r>
      </w:del>
      <w:ins w:id="143" w:author="Tuan Yap" w:date="2019-06-20T13:05:00Z">
        <w:r w:rsidR="009B7A72">
          <w:rPr>
            <w:rFonts w:ascii="Calibri Light" w:hAnsi="Calibri Light" w:cs="Arial"/>
          </w:rPr>
          <w:t>SAP object to create BPEM Case via FOP</w:t>
        </w:r>
      </w:ins>
      <w:r>
        <w:rPr>
          <w:rFonts w:ascii="Calibri Light" w:hAnsi="Calibri Light" w:cs="Arial"/>
        </w:rPr>
        <w:t>.</w:t>
      </w:r>
    </w:p>
    <w:p w14:paraId="44D038CD" w14:textId="77777777" w:rsidR="00C24955" w:rsidRDefault="00C24955" w:rsidP="00AE07EE">
      <w:pPr>
        <w:pStyle w:val="Heading2TextBulleted"/>
        <w:numPr>
          <w:ilvl w:val="0"/>
          <w:numId w:val="12"/>
        </w:numPr>
        <w:rPr>
          <w:rFonts w:ascii="Calibri Light" w:hAnsi="Calibri Light" w:cs="Arial"/>
        </w:rPr>
      </w:pPr>
      <w:r>
        <w:rPr>
          <w:rFonts w:ascii="Calibri Light" w:hAnsi="Calibri Light" w:cs="Arial"/>
        </w:rPr>
        <w:t>BP number is required when creating an Activity.</w:t>
      </w:r>
    </w:p>
    <w:p w14:paraId="031FF122" w14:textId="77777777" w:rsidR="00C24955" w:rsidRDefault="00C24955" w:rsidP="00AE07EE">
      <w:pPr>
        <w:pStyle w:val="Heading2TextBulleted"/>
        <w:numPr>
          <w:ilvl w:val="0"/>
          <w:numId w:val="12"/>
        </w:numPr>
        <w:rPr>
          <w:rFonts w:ascii="Calibri Light" w:hAnsi="Calibri Light" w:cs="Arial"/>
        </w:rPr>
      </w:pPr>
      <w:r>
        <w:rPr>
          <w:rFonts w:ascii="Calibri Light" w:hAnsi="Calibri Light" w:cs="Arial"/>
        </w:rPr>
        <w:t xml:space="preserve">Premise information is required when creating a </w:t>
      </w:r>
      <w:r w:rsidR="00A7268C">
        <w:rPr>
          <w:rFonts w:ascii="Calibri Light" w:hAnsi="Calibri Light" w:cs="Arial"/>
        </w:rPr>
        <w:t>Service</w:t>
      </w:r>
      <w:r>
        <w:rPr>
          <w:rFonts w:ascii="Calibri Light" w:hAnsi="Calibri Light" w:cs="Arial"/>
        </w:rPr>
        <w:t xml:space="preserve"> Order.</w:t>
      </w:r>
    </w:p>
    <w:p w14:paraId="7B7264F6" w14:textId="77777777" w:rsidR="00C24955" w:rsidRPr="006B24F0" w:rsidRDefault="00C24955" w:rsidP="00FD156E">
      <w:pPr>
        <w:pStyle w:val="Heading2TextBulleted"/>
        <w:numPr>
          <w:ilvl w:val="0"/>
          <w:numId w:val="0"/>
        </w:numPr>
        <w:rPr>
          <w:rFonts w:ascii="Calibri Light" w:hAnsi="Calibri Light" w:cs="Arial"/>
        </w:rPr>
      </w:pPr>
    </w:p>
    <w:p w14:paraId="6E9839BD" w14:textId="77777777" w:rsidR="002D47EF" w:rsidRDefault="002E3279" w:rsidP="001C2CA5">
      <w:pPr>
        <w:pStyle w:val="Heading2"/>
      </w:pPr>
      <w:bookmarkStart w:id="144" w:name="_Toc512193948"/>
      <w:bookmarkStart w:id="145" w:name="_Toc406588307"/>
      <w:bookmarkStart w:id="146" w:name="_Toc491613813"/>
      <w:r>
        <w:lastRenderedPageBreak/>
        <w:t xml:space="preserve">General </w:t>
      </w:r>
      <w:r w:rsidR="002D47EF">
        <w:t>Assumptions</w:t>
      </w:r>
      <w:bookmarkEnd w:id="144"/>
    </w:p>
    <w:p w14:paraId="420A430A" w14:textId="573E4B6F" w:rsidR="006B2B3B" w:rsidRDefault="00C766F2" w:rsidP="00AE07EE">
      <w:pPr>
        <w:pStyle w:val="Heading2TextBulleted"/>
        <w:numPr>
          <w:ilvl w:val="0"/>
          <w:numId w:val="12"/>
        </w:numPr>
        <w:rPr>
          <w:rFonts w:ascii="Calibri Light" w:hAnsi="Calibri Light" w:cs="Arial"/>
        </w:rPr>
      </w:pPr>
      <w:r>
        <w:rPr>
          <w:rFonts w:ascii="Calibri Light" w:hAnsi="Calibri Light" w:cs="Arial"/>
        </w:rPr>
        <w:t>M</w:t>
      </w:r>
      <w:r w:rsidR="00AC67E8">
        <w:rPr>
          <w:rFonts w:ascii="Calibri Light" w:hAnsi="Calibri Light" w:cs="Arial"/>
        </w:rPr>
        <w:t xml:space="preserve">edallia will </w:t>
      </w:r>
      <w:r>
        <w:rPr>
          <w:rFonts w:ascii="Calibri Light" w:hAnsi="Calibri Light" w:cs="Arial"/>
        </w:rPr>
        <w:t>continue to be used to send survey</w:t>
      </w:r>
      <w:r w:rsidR="00A8376F">
        <w:rPr>
          <w:rFonts w:ascii="Calibri Light" w:hAnsi="Calibri Light" w:cs="Arial"/>
        </w:rPr>
        <w:t>s</w:t>
      </w:r>
    </w:p>
    <w:p w14:paraId="1ED4301A" w14:textId="0B46D4D0" w:rsidR="006B2B3B" w:rsidRPr="006B2B3B" w:rsidRDefault="007D5885" w:rsidP="00737B3E">
      <w:pPr>
        <w:pStyle w:val="Heading2TextBulleted"/>
        <w:numPr>
          <w:ilvl w:val="0"/>
          <w:numId w:val="12"/>
        </w:numPr>
        <w:rPr>
          <w:rFonts w:ascii="Calibri Light" w:hAnsi="Calibri Light" w:cs="Arial"/>
        </w:rPr>
      </w:pPr>
      <w:r w:rsidRPr="006B2B3B">
        <w:rPr>
          <w:rFonts w:ascii="Calibri Light" w:hAnsi="Calibri Light" w:cs="Arial"/>
        </w:rPr>
        <w:t>Medallia will continue to consolidate and host survey response</w:t>
      </w:r>
      <w:r w:rsidR="00C766F2" w:rsidRPr="006B2B3B">
        <w:rPr>
          <w:rFonts w:ascii="Calibri Light" w:hAnsi="Calibri Light" w:cs="Arial"/>
        </w:rPr>
        <w:t xml:space="preserve"> </w:t>
      </w:r>
      <w:r w:rsidR="006B2B3B" w:rsidRPr="006B2B3B">
        <w:rPr>
          <w:rFonts w:ascii="Calibri Light" w:hAnsi="Calibri Light" w:cs="Arial"/>
        </w:rPr>
        <w:t xml:space="preserve">such as After Call Survey and Voice or Customer. Mediallia will also continue to be used to </w:t>
      </w:r>
      <w:r w:rsidR="00181448" w:rsidRPr="006B2B3B">
        <w:rPr>
          <w:rFonts w:ascii="Calibri Light" w:hAnsi="Calibri Light" w:cs="Arial"/>
        </w:rPr>
        <w:t>generate statistical report on</w:t>
      </w:r>
      <w:r w:rsidR="00C766F2" w:rsidRPr="006B2B3B">
        <w:rPr>
          <w:rFonts w:ascii="Calibri Light" w:hAnsi="Calibri Light" w:cs="Arial"/>
        </w:rPr>
        <w:t xml:space="preserve"> survey response.</w:t>
      </w:r>
    </w:p>
    <w:p w14:paraId="554AB0D5" w14:textId="77777777" w:rsidR="00F430CE" w:rsidRDefault="00F430CE" w:rsidP="00AE07EE">
      <w:pPr>
        <w:pStyle w:val="Heading2TextBulleted"/>
        <w:numPr>
          <w:ilvl w:val="0"/>
          <w:numId w:val="12"/>
        </w:numPr>
        <w:rPr>
          <w:rFonts w:ascii="Calibri Light" w:hAnsi="Calibri Light" w:cs="Arial"/>
        </w:rPr>
      </w:pPr>
      <w:r>
        <w:rPr>
          <w:rFonts w:ascii="Calibri Light" w:hAnsi="Calibri Light" w:cs="Arial"/>
        </w:rPr>
        <w:t xml:space="preserve">Data that </w:t>
      </w:r>
      <w:r w:rsidR="009A31EC">
        <w:rPr>
          <w:rFonts w:ascii="Calibri Light" w:hAnsi="Calibri Light" w:cs="Arial"/>
        </w:rPr>
        <w:t xml:space="preserve">is </w:t>
      </w:r>
      <w:r>
        <w:rPr>
          <w:rFonts w:ascii="Calibri Light" w:hAnsi="Calibri Light" w:cs="Arial"/>
        </w:rPr>
        <w:t>currently extracted from DB2 (IVR) and SCE.COM will continue to be sent to Medallia to send survey to customers</w:t>
      </w:r>
    </w:p>
    <w:p w14:paraId="2D6EAFC0" w14:textId="2216903D" w:rsidR="007E3272" w:rsidRPr="007D5885" w:rsidRDefault="007E3272" w:rsidP="00AE07EE">
      <w:pPr>
        <w:pStyle w:val="Heading2TextBulleted"/>
        <w:numPr>
          <w:ilvl w:val="0"/>
          <w:numId w:val="12"/>
        </w:numPr>
        <w:rPr>
          <w:rFonts w:ascii="Calibri Light" w:hAnsi="Calibri Light" w:cs="Arial"/>
        </w:rPr>
      </w:pPr>
      <w:r>
        <w:rPr>
          <w:rFonts w:ascii="Calibri Light" w:hAnsi="Calibri Light" w:cs="Arial"/>
        </w:rPr>
        <w:t xml:space="preserve">SCE will continue to use SharePoint to capture request for employee recognition program such as Customer Hero, </w:t>
      </w:r>
      <w:r>
        <w:rPr>
          <w:rFonts w:ascii="Calibri Light" w:hAnsi="Calibri Light" w:cs="Arial"/>
          <w:szCs w:val="20"/>
        </w:rPr>
        <w:t>Exception Neighbor and Star Behavior. The program in recogni</w:t>
      </w:r>
      <w:r w:rsidR="00B41311">
        <w:rPr>
          <w:rFonts w:ascii="Calibri Light" w:hAnsi="Calibri Light" w:cs="Arial"/>
          <w:szCs w:val="20"/>
        </w:rPr>
        <w:t>z</w:t>
      </w:r>
      <w:r>
        <w:rPr>
          <w:rFonts w:ascii="Calibri Light" w:hAnsi="Calibri Light" w:cs="Arial"/>
          <w:szCs w:val="20"/>
        </w:rPr>
        <w:t>ing an employee remains unchanged.</w:t>
      </w:r>
    </w:p>
    <w:p w14:paraId="18DC2308" w14:textId="0DB86817" w:rsidR="007D5885" w:rsidRDefault="006B2B3B" w:rsidP="00AE07EE">
      <w:pPr>
        <w:pStyle w:val="Heading2TextBulleted"/>
        <w:numPr>
          <w:ilvl w:val="0"/>
          <w:numId w:val="12"/>
        </w:numPr>
        <w:rPr>
          <w:rFonts w:ascii="Calibri Light" w:hAnsi="Calibri Light" w:cs="Arial"/>
        </w:rPr>
      </w:pPr>
      <w:r>
        <w:rPr>
          <w:rFonts w:ascii="Calibri Light" w:hAnsi="Calibri Light" w:cs="Arial"/>
        </w:rPr>
        <w:t>Claim</w:t>
      </w:r>
      <w:r w:rsidR="00A8376F">
        <w:rPr>
          <w:rFonts w:ascii="Calibri Light" w:hAnsi="Calibri Light" w:cs="Arial"/>
        </w:rPr>
        <w:t>s</w:t>
      </w:r>
      <w:r>
        <w:rPr>
          <w:rFonts w:ascii="Calibri Light" w:hAnsi="Calibri Light" w:cs="Arial"/>
        </w:rPr>
        <w:t xml:space="preserve"> will be handled outside of SAP</w:t>
      </w:r>
    </w:p>
    <w:p w14:paraId="77352CBD" w14:textId="5B4793F1" w:rsidR="005F4E20" w:rsidRDefault="005F4E20" w:rsidP="00AE07EE">
      <w:pPr>
        <w:pStyle w:val="Heading2TextBulleted"/>
        <w:numPr>
          <w:ilvl w:val="0"/>
          <w:numId w:val="12"/>
        </w:numPr>
        <w:rPr>
          <w:rFonts w:ascii="Calibri Light" w:hAnsi="Calibri Light" w:cs="Arial"/>
        </w:rPr>
      </w:pPr>
      <w:r>
        <w:rPr>
          <w:rFonts w:ascii="Calibri Light" w:hAnsi="Calibri Light" w:cs="Arial"/>
        </w:rPr>
        <w:t>Consumer Affairs and CS Info Governance will be the primary user of the Complaint Tickets.  Other departments like CCC and BCD will use the work flow tickets to manage their work.</w:t>
      </w:r>
    </w:p>
    <w:p w14:paraId="27AF2D58" w14:textId="53F029F3" w:rsidR="00497C4B" w:rsidRDefault="00497C4B" w:rsidP="00AE07EE">
      <w:pPr>
        <w:pStyle w:val="Heading2TextBulleted"/>
        <w:numPr>
          <w:ilvl w:val="0"/>
          <w:numId w:val="12"/>
        </w:numPr>
        <w:rPr>
          <w:rFonts w:ascii="Calibri Light" w:hAnsi="Calibri Light" w:cs="Arial"/>
        </w:rPr>
      </w:pPr>
      <w:r>
        <w:rPr>
          <w:rFonts w:ascii="Calibri Light" w:hAnsi="Calibri Light" w:cs="Arial"/>
        </w:rPr>
        <w:t xml:space="preserve">Consumer Affairs team and Customer Choice Services will have access to BDEx to work on BPEM cases that assigned to them </w:t>
      </w:r>
    </w:p>
    <w:p w14:paraId="4F8B911E" w14:textId="79A76B13" w:rsidR="00265EC7" w:rsidRDefault="00265EC7" w:rsidP="00AE07EE">
      <w:pPr>
        <w:pStyle w:val="Heading2TextBulleted"/>
        <w:numPr>
          <w:ilvl w:val="0"/>
          <w:numId w:val="12"/>
        </w:numPr>
        <w:rPr>
          <w:rFonts w:ascii="Calibri Light" w:hAnsi="Calibri Light" w:cs="Arial"/>
        </w:rPr>
      </w:pPr>
      <w:r>
        <w:rPr>
          <w:rFonts w:ascii="Calibri Light" w:hAnsi="Calibri Light" w:cs="Arial"/>
        </w:rPr>
        <w:t>BCD Voice of Customer survey data will remain a manual report from BW and sent to CP&amp;S for survey reasons</w:t>
      </w:r>
    </w:p>
    <w:p w14:paraId="78F36F96" w14:textId="77777777" w:rsidR="00052378" w:rsidRPr="00C409F5" w:rsidRDefault="00052378" w:rsidP="00052378">
      <w:pPr>
        <w:pStyle w:val="Heading2TextBulleted"/>
        <w:numPr>
          <w:ilvl w:val="0"/>
          <w:numId w:val="0"/>
        </w:numPr>
        <w:ind w:left="2520" w:hanging="360"/>
        <w:rPr>
          <w:rFonts w:ascii="Calibri Light" w:hAnsi="Calibri Light" w:cs="Arial"/>
        </w:rPr>
      </w:pPr>
    </w:p>
    <w:p w14:paraId="0A592076" w14:textId="77777777" w:rsidR="00725269" w:rsidRDefault="00E823A4" w:rsidP="001C2CA5">
      <w:pPr>
        <w:pStyle w:val="Heading2"/>
      </w:pPr>
      <w:bookmarkStart w:id="147" w:name="_Toc512193949"/>
      <w:r>
        <w:t>Business Process Hierarchy</w:t>
      </w:r>
      <w:bookmarkEnd w:id="147"/>
    </w:p>
    <w:p w14:paraId="183EFBD4" w14:textId="77777777" w:rsidR="00E823A4" w:rsidRPr="006B24F0" w:rsidRDefault="00E823A4" w:rsidP="00E823A4">
      <w:pPr>
        <w:pStyle w:val="Heading2Text"/>
        <w:rPr>
          <w:rFonts w:ascii="Calibri Light" w:hAnsi="Calibri Light" w:cs="Arial"/>
        </w:rPr>
      </w:pPr>
      <w:r w:rsidRPr="006B24F0">
        <w:rPr>
          <w:rFonts w:ascii="Calibri Light" w:hAnsi="Calibri Light" w:cs="Arial"/>
        </w:rPr>
        <w:t>This B</w:t>
      </w:r>
      <w:r>
        <w:rPr>
          <w:rFonts w:ascii="Calibri Light" w:hAnsi="Calibri Light" w:cs="Arial"/>
        </w:rPr>
        <w:t>usiness Process Hierarchy provid</w:t>
      </w:r>
      <w:r w:rsidR="00A70D64">
        <w:rPr>
          <w:rFonts w:ascii="Calibri Light" w:hAnsi="Calibri Light" w:cs="Arial"/>
        </w:rPr>
        <w:t>es a listing of all scenarios/</w:t>
      </w:r>
      <w:r>
        <w:rPr>
          <w:rFonts w:ascii="Calibri Light" w:hAnsi="Calibri Light" w:cs="Arial"/>
        </w:rPr>
        <w:t xml:space="preserve">business processes, </w:t>
      </w:r>
      <w:r w:rsidR="00A70D64">
        <w:rPr>
          <w:rFonts w:ascii="Calibri Light" w:hAnsi="Calibri Light" w:cs="Arial"/>
        </w:rPr>
        <w:t xml:space="preserve">sub-processes, </w:t>
      </w:r>
      <w:r>
        <w:rPr>
          <w:rFonts w:ascii="Calibri Light" w:hAnsi="Calibri Light" w:cs="Arial"/>
        </w:rPr>
        <w:t xml:space="preserve">and </w:t>
      </w:r>
      <w:r w:rsidR="00A70D64">
        <w:rPr>
          <w:rFonts w:ascii="Calibri Light" w:hAnsi="Calibri Light" w:cs="Arial"/>
        </w:rPr>
        <w:t>SAP Transaction codes</w:t>
      </w:r>
      <w:r>
        <w:rPr>
          <w:rFonts w:ascii="Calibri Light" w:hAnsi="Calibri Light" w:cs="Arial"/>
        </w:rPr>
        <w:t xml:space="preserve"> identified to support this process.</w:t>
      </w:r>
    </w:p>
    <w:tbl>
      <w:tblPr>
        <w:tblW w:w="9612"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147"/>
        <w:gridCol w:w="3780"/>
        <w:gridCol w:w="2471"/>
        <w:gridCol w:w="2214"/>
      </w:tblGrid>
      <w:tr w:rsidR="00E823A4" w:rsidRPr="006B24F0" w14:paraId="6A79039C" w14:textId="77777777" w:rsidTr="00E823A4">
        <w:trPr>
          <w:cantSplit/>
          <w:trHeight w:val="432"/>
          <w:tblHeader/>
        </w:trPr>
        <w:tc>
          <w:tcPr>
            <w:tcW w:w="1147" w:type="dxa"/>
            <w:tcBorders>
              <w:top w:val="threeDEmboss" w:sz="6" w:space="0" w:color="auto"/>
              <w:bottom w:val="threeDEmboss" w:sz="6" w:space="0" w:color="auto"/>
            </w:tcBorders>
            <w:shd w:val="clear" w:color="auto" w:fill="F9FBAF"/>
            <w:vAlign w:val="center"/>
          </w:tcPr>
          <w:p w14:paraId="434FA6E4" w14:textId="77777777" w:rsidR="00E823A4" w:rsidRPr="006B24F0" w:rsidRDefault="00E823A4" w:rsidP="00E529EC">
            <w:pPr>
              <w:pStyle w:val="TableHeader-Center"/>
              <w:rPr>
                <w:rFonts w:ascii="Calibri Light" w:hAnsi="Calibri Light" w:cs="Arial"/>
              </w:rPr>
            </w:pPr>
            <w:r>
              <w:rPr>
                <w:rFonts w:ascii="Calibri Light" w:hAnsi="Calibri Light" w:cs="Arial"/>
              </w:rPr>
              <w:t>Level 1</w:t>
            </w:r>
          </w:p>
        </w:tc>
        <w:tc>
          <w:tcPr>
            <w:tcW w:w="3780" w:type="dxa"/>
            <w:tcBorders>
              <w:top w:val="threeDEmboss" w:sz="6" w:space="0" w:color="auto"/>
              <w:bottom w:val="threeDEmboss" w:sz="6" w:space="0" w:color="auto"/>
            </w:tcBorders>
            <w:shd w:val="clear" w:color="auto" w:fill="F9FBAF"/>
            <w:vAlign w:val="center"/>
          </w:tcPr>
          <w:p w14:paraId="61C25F7A" w14:textId="77777777" w:rsidR="00E823A4" w:rsidRPr="006B24F0" w:rsidRDefault="00E823A4" w:rsidP="00E529EC">
            <w:pPr>
              <w:pStyle w:val="TableHeader-Left"/>
              <w:rPr>
                <w:rFonts w:ascii="Calibri Light" w:hAnsi="Calibri Light" w:cs="Arial"/>
              </w:rPr>
            </w:pPr>
            <w:r>
              <w:rPr>
                <w:rFonts w:ascii="Calibri Light" w:hAnsi="Calibri Light" w:cs="Arial"/>
              </w:rPr>
              <w:t>Level 2</w:t>
            </w:r>
          </w:p>
        </w:tc>
        <w:tc>
          <w:tcPr>
            <w:tcW w:w="2471" w:type="dxa"/>
            <w:tcBorders>
              <w:top w:val="threeDEmboss" w:sz="6" w:space="0" w:color="auto"/>
              <w:bottom w:val="threeDEmboss" w:sz="6" w:space="0" w:color="auto"/>
            </w:tcBorders>
            <w:shd w:val="clear" w:color="auto" w:fill="F9FBAF"/>
            <w:vAlign w:val="center"/>
          </w:tcPr>
          <w:p w14:paraId="78D5C5AD" w14:textId="77777777" w:rsidR="00E823A4" w:rsidRPr="006B24F0" w:rsidRDefault="00E823A4" w:rsidP="00E529EC">
            <w:pPr>
              <w:pStyle w:val="TableHeader-Left"/>
              <w:rPr>
                <w:rFonts w:ascii="Calibri Light" w:hAnsi="Calibri Light" w:cs="Arial"/>
              </w:rPr>
            </w:pPr>
            <w:r>
              <w:rPr>
                <w:rFonts w:ascii="Calibri Light" w:hAnsi="Calibri Light" w:cs="Arial"/>
              </w:rPr>
              <w:t>Level 3</w:t>
            </w:r>
          </w:p>
        </w:tc>
        <w:tc>
          <w:tcPr>
            <w:tcW w:w="2214" w:type="dxa"/>
            <w:tcBorders>
              <w:top w:val="threeDEmboss" w:sz="6" w:space="0" w:color="auto"/>
              <w:bottom w:val="threeDEmboss" w:sz="6" w:space="0" w:color="auto"/>
            </w:tcBorders>
            <w:shd w:val="clear" w:color="auto" w:fill="F9FBAF"/>
            <w:vAlign w:val="center"/>
          </w:tcPr>
          <w:p w14:paraId="3C0D6F71" w14:textId="77777777" w:rsidR="00E823A4" w:rsidRPr="006B24F0" w:rsidRDefault="00E823A4" w:rsidP="00E529EC">
            <w:pPr>
              <w:pStyle w:val="TableHeader-Left"/>
              <w:rPr>
                <w:rFonts w:ascii="Calibri Light" w:hAnsi="Calibri Light" w:cs="Arial"/>
              </w:rPr>
            </w:pPr>
            <w:r>
              <w:rPr>
                <w:rFonts w:ascii="Calibri Light" w:hAnsi="Calibri Light" w:cs="Arial"/>
              </w:rPr>
              <w:t>Level 4</w:t>
            </w:r>
          </w:p>
        </w:tc>
      </w:tr>
      <w:tr w:rsidR="00E823A4" w:rsidRPr="006B24F0" w14:paraId="17818966" w14:textId="77777777" w:rsidTr="00E823A4">
        <w:trPr>
          <w:cantSplit/>
          <w:trHeight w:val="432"/>
        </w:trPr>
        <w:tc>
          <w:tcPr>
            <w:tcW w:w="1147" w:type="dxa"/>
            <w:tcBorders>
              <w:top w:val="threeDEmboss" w:sz="6" w:space="0" w:color="auto"/>
            </w:tcBorders>
            <w:vAlign w:val="center"/>
          </w:tcPr>
          <w:p w14:paraId="3F8C7567" w14:textId="77777777" w:rsidR="00E823A4" w:rsidRPr="006B24F0" w:rsidRDefault="00A276CB" w:rsidP="00E529EC">
            <w:pPr>
              <w:pStyle w:val="TableField-Center"/>
              <w:rPr>
                <w:rFonts w:ascii="Calibri Light" w:hAnsi="Calibri Light" w:cs="Arial"/>
              </w:rPr>
            </w:pPr>
            <w:r>
              <w:rPr>
                <w:rFonts w:ascii="Calibri Light" w:hAnsi="Calibri Light" w:cs="Arial"/>
              </w:rPr>
              <w:t>FO</w:t>
            </w:r>
          </w:p>
        </w:tc>
        <w:tc>
          <w:tcPr>
            <w:tcW w:w="3780" w:type="dxa"/>
            <w:tcBorders>
              <w:top w:val="threeDEmboss" w:sz="6" w:space="0" w:color="auto"/>
            </w:tcBorders>
            <w:vAlign w:val="center"/>
          </w:tcPr>
          <w:p w14:paraId="0A80C251" w14:textId="58F51508" w:rsidR="00E823A4" w:rsidRPr="006B24F0" w:rsidRDefault="00A276CB" w:rsidP="00EC501D">
            <w:pPr>
              <w:pStyle w:val="TableField-Left"/>
              <w:rPr>
                <w:rFonts w:ascii="Calibri Light" w:hAnsi="Calibri Light" w:cs="Arial"/>
              </w:rPr>
            </w:pPr>
            <w:r>
              <w:rPr>
                <w:rFonts w:ascii="Calibri Light" w:hAnsi="Calibri Light" w:cs="Arial"/>
              </w:rPr>
              <w:t>Complaint</w:t>
            </w:r>
          </w:p>
        </w:tc>
        <w:tc>
          <w:tcPr>
            <w:tcW w:w="2471" w:type="dxa"/>
            <w:tcBorders>
              <w:top w:val="threeDEmboss" w:sz="6" w:space="0" w:color="auto"/>
            </w:tcBorders>
            <w:vAlign w:val="center"/>
          </w:tcPr>
          <w:p w14:paraId="08AB655C" w14:textId="4BF38507" w:rsidR="00A276CB" w:rsidRPr="006B24F0" w:rsidRDefault="00A276CB" w:rsidP="00A276CB">
            <w:pPr>
              <w:pStyle w:val="TableField-Left"/>
              <w:rPr>
                <w:rFonts w:ascii="Calibri Light" w:hAnsi="Calibri Light" w:cs="Arial"/>
              </w:rPr>
            </w:pPr>
            <w:r>
              <w:rPr>
                <w:rFonts w:ascii="Calibri Light" w:hAnsi="Calibri Light" w:cs="Arial"/>
              </w:rPr>
              <w:t xml:space="preserve">Create </w:t>
            </w:r>
            <w:r w:rsidR="00C20DDD">
              <w:rPr>
                <w:rFonts w:ascii="Calibri Light" w:hAnsi="Calibri Light" w:cs="Arial"/>
              </w:rPr>
              <w:t>Ticket/</w:t>
            </w:r>
            <w:r>
              <w:rPr>
                <w:rFonts w:ascii="Calibri Light" w:hAnsi="Calibri Light" w:cs="Arial"/>
              </w:rPr>
              <w:t>BPEM case</w:t>
            </w:r>
          </w:p>
        </w:tc>
        <w:tc>
          <w:tcPr>
            <w:tcW w:w="2214" w:type="dxa"/>
            <w:tcBorders>
              <w:top w:val="threeDEmboss" w:sz="6" w:space="0" w:color="auto"/>
            </w:tcBorders>
            <w:vAlign w:val="center"/>
          </w:tcPr>
          <w:p w14:paraId="325C3C49" w14:textId="77777777" w:rsidR="00E823A4" w:rsidRPr="006B24F0" w:rsidRDefault="00ED17FD" w:rsidP="00A276CB">
            <w:pPr>
              <w:pStyle w:val="TableField-Left"/>
              <w:rPr>
                <w:rFonts w:ascii="Calibri Light" w:hAnsi="Calibri Light" w:cs="Arial"/>
              </w:rPr>
            </w:pPr>
            <w:r>
              <w:rPr>
                <w:rFonts w:ascii="Calibri Light" w:hAnsi="Calibri Light" w:cs="Arial"/>
              </w:rPr>
              <w:t xml:space="preserve">Hybris </w:t>
            </w:r>
            <w:r w:rsidR="00A276CB">
              <w:rPr>
                <w:rFonts w:ascii="Calibri Light" w:hAnsi="Calibri Light" w:cs="Arial"/>
              </w:rPr>
              <w:t>C4C</w:t>
            </w:r>
          </w:p>
        </w:tc>
      </w:tr>
      <w:tr w:rsidR="00C20DDD" w:rsidRPr="006B24F0" w14:paraId="35BD185F" w14:textId="77777777" w:rsidTr="00681C3B">
        <w:trPr>
          <w:cantSplit/>
          <w:trHeight w:val="432"/>
        </w:trPr>
        <w:tc>
          <w:tcPr>
            <w:tcW w:w="1147" w:type="dxa"/>
            <w:vAlign w:val="center"/>
          </w:tcPr>
          <w:p w14:paraId="121DA604" w14:textId="442CA687" w:rsidR="00C20DDD" w:rsidRDefault="00C20DDD" w:rsidP="004C07BD">
            <w:pPr>
              <w:pStyle w:val="TableField-Center"/>
              <w:rPr>
                <w:rFonts w:ascii="Calibri Light" w:hAnsi="Calibri Light" w:cs="Arial"/>
              </w:rPr>
            </w:pPr>
            <w:r>
              <w:rPr>
                <w:rFonts w:ascii="Calibri Light" w:hAnsi="Calibri Light" w:cs="Arial"/>
              </w:rPr>
              <w:t>FO</w:t>
            </w:r>
          </w:p>
        </w:tc>
        <w:tc>
          <w:tcPr>
            <w:tcW w:w="3780" w:type="dxa"/>
            <w:vAlign w:val="center"/>
          </w:tcPr>
          <w:p w14:paraId="1676A905" w14:textId="7FFD5278" w:rsidR="00C20DDD" w:rsidRDefault="00C20DDD" w:rsidP="00EC501D">
            <w:pPr>
              <w:pStyle w:val="TableField-Left"/>
              <w:rPr>
                <w:rFonts w:ascii="Calibri Light" w:hAnsi="Calibri Light" w:cs="Arial"/>
              </w:rPr>
            </w:pPr>
            <w:r>
              <w:rPr>
                <w:rFonts w:ascii="Calibri Light" w:hAnsi="Calibri Light" w:cs="Arial"/>
              </w:rPr>
              <w:t>Complaint</w:t>
            </w:r>
          </w:p>
        </w:tc>
        <w:tc>
          <w:tcPr>
            <w:tcW w:w="2471" w:type="dxa"/>
            <w:vAlign w:val="center"/>
          </w:tcPr>
          <w:p w14:paraId="613ED5D1" w14:textId="3451C619" w:rsidR="00C20DDD" w:rsidRDefault="00C20DDD" w:rsidP="004C07BD">
            <w:pPr>
              <w:pStyle w:val="TableField-Left"/>
              <w:rPr>
                <w:rFonts w:ascii="Calibri Light" w:hAnsi="Calibri Light" w:cs="Arial"/>
              </w:rPr>
            </w:pPr>
            <w:r>
              <w:rPr>
                <w:rFonts w:ascii="Calibri Light" w:hAnsi="Calibri Light" w:cs="Arial"/>
              </w:rPr>
              <w:t>Change Ticket</w:t>
            </w:r>
          </w:p>
        </w:tc>
        <w:tc>
          <w:tcPr>
            <w:tcW w:w="2214" w:type="dxa"/>
          </w:tcPr>
          <w:p w14:paraId="429DAB30" w14:textId="40297457" w:rsidR="00C20DDD" w:rsidRDefault="00C20DDD" w:rsidP="004C07BD">
            <w:pPr>
              <w:pStyle w:val="TableField-Left"/>
              <w:rPr>
                <w:rFonts w:ascii="Calibri Light" w:hAnsi="Calibri Light" w:cs="Arial"/>
              </w:rPr>
            </w:pPr>
            <w:r>
              <w:rPr>
                <w:rFonts w:ascii="Calibri Light" w:hAnsi="Calibri Light" w:cs="Arial"/>
              </w:rPr>
              <w:t>Hybris C4C</w:t>
            </w:r>
          </w:p>
        </w:tc>
      </w:tr>
      <w:tr w:rsidR="00C20DDD" w:rsidRPr="006B24F0" w14:paraId="28532CBE" w14:textId="77777777" w:rsidTr="00681C3B">
        <w:trPr>
          <w:cantSplit/>
          <w:trHeight w:val="432"/>
        </w:trPr>
        <w:tc>
          <w:tcPr>
            <w:tcW w:w="1147" w:type="dxa"/>
            <w:vAlign w:val="center"/>
          </w:tcPr>
          <w:p w14:paraId="0BDCFBB0" w14:textId="1160FD7B" w:rsidR="00C20DDD" w:rsidRDefault="00C20DDD" w:rsidP="004C07BD">
            <w:pPr>
              <w:pStyle w:val="TableField-Center"/>
              <w:rPr>
                <w:rFonts w:ascii="Calibri Light" w:hAnsi="Calibri Light" w:cs="Arial"/>
              </w:rPr>
            </w:pPr>
            <w:r>
              <w:rPr>
                <w:rFonts w:ascii="Calibri Light" w:hAnsi="Calibri Light" w:cs="Arial"/>
              </w:rPr>
              <w:t>FO</w:t>
            </w:r>
          </w:p>
        </w:tc>
        <w:tc>
          <w:tcPr>
            <w:tcW w:w="3780" w:type="dxa"/>
            <w:vAlign w:val="center"/>
          </w:tcPr>
          <w:p w14:paraId="37B0444A" w14:textId="50E92349" w:rsidR="00C20DDD" w:rsidRDefault="00C20DDD" w:rsidP="00EC501D">
            <w:pPr>
              <w:pStyle w:val="TableField-Left"/>
              <w:rPr>
                <w:rFonts w:ascii="Calibri Light" w:hAnsi="Calibri Light" w:cs="Arial"/>
              </w:rPr>
            </w:pPr>
            <w:r>
              <w:rPr>
                <w:rFonts w:ascii="Calibri Light" w:hAnsi="Calibri Light" w:cs="Arial"/>
              </w:rPr>
              <w:t>Complaint</w:t>
            </w:r>
          </w:p>
        </w:tc>
        <w:tc>
          <w:tcPr>
            <w:tcW w:w="2471" w:type="dxa"/>
            <w:vAlign w:val="center"/>
          </w:tcPr>
          <w:p w14:paraId="00388AF3" w14:textId="1AFB8BED" w:rsidR="00C20DDD" w:rsidRDefault="00C20DDD" w:rsidP="004C07BD">
            <w:pPr>
              <w:pStyle w:val="TableField-Left"/>
              <w:rPr>
                <w:rFonts w:ascii="Calibri Light" w:hAnsi="Calibri Light" w:cs="Arial"/>
              </w:rPr>
            </w:pPr>
            <w:r>
              <w:rPr>
                <w:rFonts w:ascii="Calibri Light" w:hAnsi="Calibri Light" w:cs="Arial"/>
              </w:rPr>
              <w:t>Display Ticket</w:t>
            </w:r>
          </w:p>
        </w:tc>
        <w:tc>
          <w:tcPr>
            <w:tcW w:w="2214" w:type="dxa"/>
          </w:tcPr>
          <w:p w14:paraId="14374B5F" w14:textId="3F33C5DC" w:rsidR="00C20DDD" w:rsidRDefault="00C20DDD" w:rsidP="004C07BD">
            <w:pPr>
              <w:pStyle w:val="TableField-Left"/>
              <w:rPr>
                <w:rFonts w:ascii="Calibri Light" w:hAnsi="Calibri Light" w:cs="Arial"/>
              </w:rPr>
            </w:pPr>
            <w:r>
              <w:rPr>
                <w:rFonts w:ascii="Calibri Light" w:hAnsi="Calibri Light" w:cs="Arial"/>
              </w:rPr>
              <w:t>Hybris C4C</w:t>
            </w:r>
          </w:p>
        </w:tc>
      </w:tr>
      <w:tr w:rsidR="00A01D5D" w:rsidRPr="006B24F0" w14:paraId="4F6AE782" w14:textId="77777777" w:rsidTr="00681C3B">
        <w:trPr>
          <w:cantSplit/>
          <w:trHeight w:val="432"/>
          <w:ins w:id="148" w:author="Tuan Yap" w:date="2019-06-20T13:10:00Z"/>
        </w:trPr>
        <w:tc>
          <w:tcPr>
            <w:tcW w:w="1147" w:type="dxa"/>
            <w:vAlign w:val="center"/>
          </w:tcPr>
          <w:p w14:paraId="3A69C4AD" w14:textId="53403E0B" w:rsidR="00A01D5D" w:rsidRDefault="00A01D5D" w:rsidP="004C07BD">
            <w:pPr>
              <w:pStyle w:val="TableField-Center"/>
              <w:rPr>
                <w:ins w:id="149" w:author="Tuan Yap" w:date="2019-06-20T13:10:00Z"/>
                <w:rFonts w:ascii="Calibri Light" w:hAnsi="Calibri Light" w:cs="Arial"/>
              </w:rPr>
            </w:pPr>
            <w:ins w:id="150" w:author="Tuan Yap" w:date="2019-06-20T13:10:00Z">
              <w:r>
                <w:rPr>
                  <w:rFonts w:ascii="Calibri Light" w:hAnsi="Calibri Light" w:cs="Arial"/>
                </w:rPr>
                <w:t>FO</w:t>
              </w:r>
            </w:ins>
          </w:p>
        </w:tc>
        <w:tc>
          <w:tcPr>
            <w:tcW w:w="3780" w:type="dxa"/>
            <w:vAlign w:val="center"/>
          </w:tcPr>
          <w:p w14:paraId="06AAF72B" w14:textId="62990156" w:rsidR="00A01D5D" w:rsidRDefault="00A01D5D" w:rsidP="00EC501D">
            <w:pPr>
              <w:pStyle w:val="TableField-Left"/>
              <w:rPr>
                <w:ins w:id="151" w:author="Tuan Yap" w:date="2019-06-20T13:10:00Z"/>
                <w:rFonts w:ascii="Calibri Light" w:hAnsi="Calibri Light" w:cs="Arial"/>
              </w:rPr>
            </w:pPr>
            <w:ins w:id="152" w:author="Tuan Yap" w:date="2019-06-20T13:10:00Z">
              <w:r>
                <w:rPr>
                  <w:rFonts w:ascii="Calibri Light" w:hAnsi="Calibri Light" w:cs="Arial"/>
                </w:rPr>
                <w:t>Complaint</w:t>
              </w:r>
            </w:ins>
          </w:p>
        </w:tc>
        <w:tc>
          <w:tcPr>
            <w:tcW w:w="2471" w:type="dxa"/>
            <w:vAlign w:val="center"/>
          </w:tcPr>
          <w:p w14:paraId="67D8E9B0" w14:textId="22D53C2D" w:rsidR="00A01D5D" w:rsidRDefault="00A01D5D" w:rsidP="004C07BD">
            <w:pPr>
              <w:pStyle w:val="TableField-Left"/>
              <w:rPr>
                <w:ins w:id="153" w:author="Tuan Yap" w:date="2019-06-20T13:10:00Z"/>
                <w:rFonts w:ascii="Calibri Light" w:hAnsi="Calibri Light" w:cs="Arial"/>
              </w:rPr>
            </w:pPr>
            <w:ins w:id="154" w:author="Tuan Yap" w:date="2019-06-20T13:10:00Z">
              <w:r>
                <w:rPr>
                  <w:rFonts w:ascii="Calibri Light" w:hAnsi="Calibri Light" w:cs="Arial"/>
                </w:rPr>
                <w:t>Create BPEM case</w:t>
              </w:r>
            </w:ins>
          </w:p>
        </w:tc>
        <w:tc>
          <w:tcPr>
            <w:tcW w:w="2214" w:type="dxa"/>
          </w:tcPr>
          <w:p w14:paraId="0789E034" w14:textId="69724E75" w:rsidR="00A01D5D" w:rsidRDefault="00A01D5D" w:rsidP="004C07BD">
            <w:pPr>
              <w:pStyle w:val="TableField-Left"/>
              <w:rPr>
                <w:ins w:id="155" w:author="Tuan Yap" w:date="2019-06-20T13:10:00Z"/>
                <w:rFonts w:ascii="Calibri Light" w:hAnsi="Calibri Light" w:cs="Arial"/>
              </w:rPr>
            </w:pPr>
            <w:ins w:id="156" w:author="Tuan Yap" w:date="2019-06-20T13:10:00Z">
              <w:r>
                <w:rPr>
                  <w:rFonts w:ascii="Calibri Light" w:hAnsi="Calibri Light" w:cs="Arial"/>
                </w:rPr>
                <w:t>C4C FOP</w:t>
              </w:r>
            </w:ins>
          </w:p>
        </w:tc>
      </w:tr>
      <w:tr w:rsidR="004C07BD" w:rsidRPr="006B24F0" w14:paraId="6C2F613B" w14:textId="77777777" w:rsidTr="00681C3B">
        <w:trPr>
          <w:cantSplit/>
          <w:trHeight w:val="432"/>
        </w:trPr>
        <w:tc>
          <w:tcPr>
            <w:tcW w:w="1147" w:type="dxa"/>
            <w:vAlign w:val="center"/>
          </w:tcPr>
          <w:p w14:paraId="5F80CF77" w14:textId="77777777" w:rsidR="004C07BD" w:rsidRPr="006B24F0" w:rsidRDefault="004C07BD" w:rsidP="004C07BD">
            <w:pPr>
              <w:pStyle w:val="TableField-Center"/>
              <w:rPr>
                <w:rFonts w:ascii="Calibri Light" w:hAnsi="Calibri Light" w:cs="Arial"/>
              </w:rPr>
            </w:pPr>
            <w:r>
              <w:rPr>
                <w:rFonts w:ascii="Calibri Light" w:hAnsi="Calibri Light" w:cs="Arial"/>
              </w:rPr>
              <w:t>FO</w:t>
            </w:r>
          </w:p>
        </w:tc>
        <w:tc>
          <w:tcPr>
            <w:tcW w:w="3780" w:type="dxa"/>
            <w:vAlign w:val="center"/>
          </w:tcPr>
          <w:p w14:paraId="6BA3F805" w14:textId="7CD15DD3" w:rsidR="004C07BD" w:rsidRPr="006B24F0" w:rsidRDefault="004C07BD" w:rsidP="00EC501D">
            <w:pPr>
              <w:pStyle w:val="TableField-Left"/>
              <w:rPr>
                <w:rFonts w:ascii="Calibri Light" w:hAnsi="Calibri Light" w:cs="Arial"/>
              </w:rPr>
            </w:pPr>
            <w:r>
              <w:rPr>
                <w:rFonts w:ascii="Calibri Light" w:hAnsi="Calibri Light" w:cs="Arial"/>
              </w:rPr>
              <w:t>Complaint</w:t>
            </w:r>
          </w:p>
        </w:tc>
        <w:tc>
          <w:tcPr>
            <w:tcW w:w="2471" w:type="dxa"/>
            <w:vAlign w:val="center"/>
          </w:tcPr>
          <w:p w14:paraId="0C6ED852" w14:textId="77777777" w:rsidR="004C07BD" w:rsidRPr="006B24F0" w:rsidRDefault="004C07BD" w:rsidP="004C07BD">
            <w:pPr>
              <w:pStyle w:val="TableField-Left"/>
              <w:rPr>
                <w:rFonts w:ascii="Calibri Light" w:hAnsi="Calibri Light" w:cs="Arial"/>
              </w:rPr>
            </w:pPr>
            <w:r>
              <w:rPr>
                <w:rFonts w:ascii="Calibri Light" w:hAnsi="Calibri Light" w:cs="Arial"/>
              </w:rPr>
              <w:t>Change BPEM case</w:t>
            </w:r>
          </w:p>
        </w:tc>
        <w:tc>
          <w:tcPr>
            <w:tcW w:w="2214" w:type="dxa"/>
          </w:tcPr>
          <w:p w14:paraId="136D890D" w14:textId="77777777" w:rsidR="004C07BD" w:rsidRPr="006B24F0" w:rsidRDefault="00E74C97" w:rsidP="004C07BD">
            <w:pPr>
              <w:pStyle w:val="TableField-Left"/>
              <w:rPr>
                <w:rFonts w:ascii="Calibri Light" w:hAnsi="Calibri Light" w:cs="Arial"/>
              </w:rPr>
            </w:pPr>
            <w:r>
              <w:rPr>
                <w:rFonts w:ascii="Calibri Light" w:hAnsi="Calibri Light" w:cs="Arial"/>
              </w:rPr>
              <w:t>EMMAC2</w:t>
            </w:r>
          </w:p>
        </w:tc>
      </w:tr>
      <w:tr w:rsidR="004C07BD" w:rsidRPr="006B24F0" w14:paraId="7C1A7EA0" w14:textId="77777777" w:rsidTr="00681C3B">
        <w:trPr>
          <w:cantSplit/>
          <w:trHeight w:val="432"/>
        </w:trPr>
        <w:tc>
          <w:tcPr>
            <w:tcW w:w="1147" w:type="dxa"/>
            <w:vAlign w:val="center"/>
          </w:tcPr>
          <w:p w14:paraId="70B20666" w14:textId="77777777" w:rsidR="004C07BD" w:rsidRPr="006B24F0" w:rsidRDefault="004C07BD" w:rsidP="004C07BD">
            <w:pPr>
              <w:pStyle w:val="TableField-Center"/>
              <w:rPr>
                <w:rFonts w:ascii="Calibri Light" w:hAnsi="Calibri Light" w:cs="Arial"/>
              </w:rPr>
            </w:pPr>
            <w:r>
              <w:rPr>
                <w:rFonts w:ascii="Calibri Light" w:hAnsi="Calibri Light" w:cs="Arial"/>
              </w:rPr>
              <w:t>FO</w:t>
            </w:r>
          </w:p>
        </w:tc>
        <w:tc>
          <w:tcPr>
            <w:tcW w:w="3780" w:type="dxa"/>
            <w:vAlign w:val="center"/>
          </w:tcPr>
          <w:p w14:paraId="78AC5B88" w14:textId="1051FDC1" w:rsidR="004C07BD" w:rsidRPr="006B24F0" w:rsidRDefault="004C07BD" w:rsidP="00EC501D">
            <w:pPr>
              <w:pStyle w:val="TableField-Left"/>
              <w:rPr>
                <w:rFonts w:ascii="Calibri Light" w:hAnsi="Calibri Light" w:cs="Arial"/>
              </w:rPr>
            </w:pPr>
            <w:r>
              <w:rPr>
                <w:rFonts w:ascii="Calibri Light" w:hAnsi="Calibri Light" w:cs="Arial"/>
              </w:rPr>
              <w:t>Complaint</w:t>
            </w:r>
          </w:p>
        </w:tc>
        <w:tc>
          <w:tcPr>
            <w:tcW w:w="2471" w:type="dxa"/>
            <w:vAlign w:val="center"/>
          </w:tcPr>
          <w:p w14:paraId="07406094" w14:textId="77777777" w:rsidR="004C07BD" w:rsidRPr="006B24F0" w:rsidRDefault="004C07BD" w:rsidP="004C07BD">
            <w:pPr>
              <w:pStyle w:val="TableField-Left"/>
              <w:rPr>
                <w:rFonts w:ascii="Calibri Light" w:hAnsi="Calibri Light" w:cs="Arial"/>
              </w:rPr>
            </w:pPr>
            <w:r>
              <w:rPr>
                <w:rFonts w:ascii="Calibri Light" w:hAnsi="Calibri Light" w:cs="Arial"/>
              </w:rPr>
              <w:t>Display BPEM case</w:t>
            </w:r>
          </w:p>
        </w:tc>
        <w:tc>
          <w:tcPr>
            <w:tcW w:w="2214" w:type="dxa"/>
          </w:tcPr>
          <w:p w14:paraId="4BC5BE18" w14:textId="77777777" w:rsidR="004C07BD" w:rsidRPr="006B24F0" w:rsidRDefault="00E74C97" w:rsidP="004C07BD">
            <w:pPr>
              <w:pStyle w:val="TableField-Left"/>
              <w:rPr>
                <w:rFonts w:ascii="Calibri Light" w:hAnsi="Calibri Light" w:cs="Arial"/>
              </w:rPr>
            </w:pPr>
            <w:r>
              <w:rPr>
                <w:rFonts w:ascii="Calibri Light" w:hAnsi="Calibri Light" w:cs="Arial"/>
              </w:rPr>
              <w:t>EMMAC2</w:t>
            </w:r>
          </w:p>
        </w:tc>
      </w:tr>
      <w:tr w:rsidR="004C07BD" w:rsidRPr="006B24F0" w14:paraId="5E45D0C1" w14:textId="77777777" w:rsidTr="00681C3B">
        <w:trPr>
          <w:cantSplit/>
          <w:trHeight w:val="432"/>
        </w:trPr>
        <w:tc>
          <w:tcPr>
            <w:tcW w:w="1147" w:type="dxa"/>
            <w:vAlign w:val="center"/>
          </w:tcPr>
          <w:p w14:paraId="1F78AD26" w14:textId="77777777" w:rsidR="004C07BD" w:rsidRDefault="004C07BD" w:rsidP="004C07BD">
            <w:pPr>
              <w:pStyle w:val="TableField-Center"/>
              <w:rPr>
                <w:rFonts w:ascii="Calibri Light" w:hAnsi="Calibri Light" w:cs="Arial"/>
              </w:rPr>
            </w:pPr>
            <w:r>
              <w:rPr>
                <w:rFonts w:ascii="Calibri Light" w:hAnsi="Calibri Light" w:cs="Arial"/>
              </w:rPr>
              <w:t>FO</w:t>
            </w:r>
          </w:p>
        </w:tc>
        <w:tc>
          <w:tcPr>
            <w:tcW w:w="3780" w:type="dxa"/>
            <w:vAlign w:val="center"/>
          </w:tcPr>
          <w:p w14:paraId="7397495E" w14:textId="56A848AE" w:rsidR="004C07BD" w:rsidRDefault="00EC501D" w:rsidP="00EC501D">
            <w:pPr>
              <w:pStyle w:val="TableField-Left"/>
              <w:rPr>
                <w:rFonts w:ascii="Calibri Light" w:hAnsi="Calibri Light" w:cs="Arial"/>
              </w:rPr>
            </w:pPr>
            <w:r>
              <w:rPr>
                <w:rFonts w:ascii="Calibri Light" w:hAnsi="Calibri Light" w:cs="Arial"/>
              </w:rPr>
              <w:t>Complaint</w:t>
            </w:r>
          </w:p>
        </w:tc>
        <w:tc>
          <w:tcPr>
            <w:tcW w:w="2471" w:type="dxa"/>
            <w:vAlign w:val="center"/>
          </w:tcPr>
          <w:p w14:paraId="0DE68EB1" w14:textId="77777777" w:rsidR="004C07BD" w:rsidRDefault="004C07BD" w:rsidP="00D05AFE">
            <w:pPr>
              <w:pStyle w:val="TableField-Left"/>
              <w:rPr>
                <w:rFonts w:ascii="Calibri Light" w:hAnsi="Calibri Light" w:cs="Arial"/>
              </w:rPr>
            </w:pPr>
            <w:r>
              <w:rPr>
                <w:rFonts w:ascii="Calibri Light" w:hAnsi="Calibri Light" w:cs="Arial"/>
              </w:rPr>
              <w:t>Create Activity</w:t>
            </w:r>
          </w:p>
        </w:tc>
        <w:tc>
          <w:tcPr>
            <w:tcW w:w="2214" w:type="dxa"/>
          </w:tcPr>
          <w:p w14:paraId="60FCD35F" w14:textId="77777777" w:rsidR="004C07BD" w:rsidRDefault="004C07BD" w:rsidP="004C07BD">
            <w:pPr>
              <w:pStyle w:val="TableField-Left"/>
              <w:rPr>
                <w:rFonts w:ascii="Calibri Light" w:hAnsi="Calibri Light" w:cs="Arial"/>
              </w:rPr>
            </w:pPr>
            <w:r w:rsidRPr="003B4D26">
              <w:rPr>
                <w:rFonts w:ascii="Calibri Light" w:hAnsi="Calibri Light" w:cs="Arial"/>
              </w:rPr>
              <w:t>Hybris C4C</w:t>
            </w:r>
          </w:p>
        </w:tc>
      </w:tr>
      <w:tr w:rsidR="004C07BD" w:rsidRPr="006B24F0" w14:paraId="279EE9F7" w14:textId="77777777" w:rsidTr="00681C3B">
        <w:trPr>
          <w:cantSplit/>
          <w:trHeight w:val="432"/>
        </w:trPr>
        <w:tc>
          <w:tcPr>
            <w:tcW w:w="1147" w:type="dxa"/>
            <w:vAlign w:val="center"/>
          </w:tcPr>
          <w:p w14:paraId="376675DF" w14:textId="77777777" w:rsidR="004C07BD" w:rsidRDefault="004C07BD" w:rsidP="004C07BD">
            <w:pPr>
              <w:pStyle w:val="TableField-Center"/>
              <w:rPr>
                <w:rFonts w:ascii="Calibri Light" w:hAnsi="Calibri Light" w:cs="Arial"/>
              </w:rPr>
            </w:pPr>
            <w:r>
              <w:rPr>
                <w:rFonts w:ascii="Calibri Light" w:hAnsi="Calibri Light" w:cs="Arial"/>
              </w:rPr>
              <w:t>FO</w:t>
            </w:r>
          </w:p>
        </w:tc>
        <w:tc>
          <w:tcPr>
            <w:tcW w:w="3780" w:type="dxa"/>
            <w:vAlign w:val="center"/>
          </w:tcPr>
          <w:p w14:paraId="70C4CC38" w14:textId="643C8334" w:rsidR="004C07BD" w:rsidRDefault="004C07BD" w:rsidP="00EC501D">
            <w:pPr>
              <w:pStyle w:val="TableField-Left"/>
              <w:rPr>
                <w:rFonts w:ascii="Calibri Light" w:hAnsi="Calibri Light" w:cs="Arial"/>
              </w:rPr>
            </w:pPr>
            <w:r>
              <w:rPr>
                <w:rFonts w:ascii="Calibri Light" w:hAnsi="Calibri Light" w:cs="Arial"/>
              </w:rPr>
              <w:t>Complaint</w:t>
            </w:r>
          </w:p>
        </w:tc>
        <w:tc>
          <w:tcPr>
            <w:tcW w:w="2471" w:type="dxa"/>
            <w:vAlign w:val="center"/>
          </w:tcPr>
          <w:p w14:paraId="48DB62E0" w14:textId="77777777" w:rsidR="004C07BD" w:rsidRDefault="004C07BD" w:rsidP="00D05AFE">
            <w:pPr>
              <w:pStyle w:val="TableField-Left"/>
              <w:rPr>
                <w:rFonts w:ascii="Calibri Light" w:hAnsi="Calibri Light" w:cs="Arial"/>
              </w:rPr>
            </w:pPr>
            <w:r>
              <w:rPr>
                <w:rFonts w:ascii="Calibri Light" w:hAnsi="Calibri Light" w:cs="Arial"/>
              </w:rPr>
              <w:t>Change Activity</w:t>
            </w:r>
          </w:p>
        </w:tc>
        <w:tc>
          <w:tcPr>
            <w:tcW w:w="2214" w:type="dxa"/>
          </w:tcPr>
          <w:p w14:paraId="236CFFD2" w14:textId="77777777" w:rsidR="004C07BD" w:rsidRDefault="004C07BD" w:rsidP="004C07BD">
            <w:pPr>
              <w:pStyle w:val="TableField-Left"/>
              <w:rPr>
                <w:rFonts w:ascii="Calibri Light" w:hAnsi="Calibri Light" w:cs="Arial"/>
              </w:rPr>
            </w:pPr>
            <w:r w:rsidRPr="003B4D26">
              <w:rPr>
                <w:rFonts w:ascii="Calibri Light" w:hAnsi="Calibri Light" w:cs="Arial"/>
              </w:rPr>
              <w:t>Hybris C4C</w:t>
            </w:r>
          </w:p>
        </w:tc>
      </w:tr>
      <w:tr w:rsidR="004C07BD" w:rsidRPr="006B24F0" w14:paraId="21722FA6" w14:textId="77777777" w:rsidTr="00681C3B">
        <w:trPr>
          <w:cantSplit/>
          <w:trHeight w:val="432"/>
        </w:trPr>
        <w:tc>
          <w:tcPr>
            <w:tcW w:w="1147" w:type="dxa"/>
            <w:vAlign w:val="center"/>
          </w:tcPr>
          <w:p w14:paraId="168277EF" w14:textId="77777777" w:rsidR="004C07BD" w:rsidRDefault="004C07BD" w:rsidP="004C07BD">
            <w:pPr>
              <w:pStyle w:val="TableField-Center"/>
              <w:rPr>
                <w:rFonts w:ascii="Calibri Light" w:hAnsi="Calibri Light" w:cs="Arial"/>
              </w:rPr>
            </w:pPr>
            <w:r>
              <w:rPr>
                <w:rFonts w:ascii="Calibri Light" w:hAnsi="Calibri Light" w:cs="Arial"/>
              </w:rPr>
              <w:t>FO</w:t>
            </w:r>
          </w:p>
        </w:tc>
        <w:tc>
          <w:tcPr>
            <w:tcW w:w="3780" w:type="dxa"/>
            <w:vAlign w:val="center"/>
          </w:tcPr>
          <w:p w14:paraId="263FBF14" w14:textId="44E15B48" w:rsidR="004C07BD" w:rsidRDefault="004C07BD" w:rsidP="00EC501D">
            <w:pPr>
              <w:pStyle w:val="TableField-Left"/>
              <w:rPr>
                <w:rFonts w:ascii="Calibri Light" w:hAnsi="Calibri Light" w:cs="Arial"/>
              </w:rPr>
            </w:pPr>
            <w:r>
              <w:rPr>
                <w:rFonts w:ascii="Calibri Light" w:hAnsi="Calibri Light" w:cs="Arial"/>
              </w:rPr>
              <w:t>Complaint</w:t>
            </w:r>
          </w:p>
        </w:tc>
        <w:tc>
          <w:tcPr>
            <w:tcW w:w="2471" w:type="dxa"/>
            <w:vAlign w:val="center"/>
          </w:tcPr>
          <w:p w14:paraId="76921F08" w14:textId="77777777" w:rsidR="004C07BD" w:rsidRDefault="004C07BD" w:rsidP="00D05AFE">
            <w:pPr>
              <w:pStyle w:val="TableField-Left"/>
              <w:rPr>
                <w:rFonts w:ascii="Calibri Light" w:hAnsi="Calibri Light" w:cs="Arial"/>
              </w:rPr>
            </w:pPr>
            <w:r>
              <w:rPr>
                <w:rFonts w:ascii="Calibri Light" w:hAnsi="Calibri Light" w:cs="Arial"/>
              </w:rPr>
              <w:t>Display Activity</w:t>
            </w:r>
          </w:p>
        </w:tc>
        <w:tc>
          <w:tcPr>
            <w:tcW w:w="2214" w:type="dxa"/>
          </w:tcPr>
          <w:p w14:paraId="5EBD5BA8" w14:textId="77777777" w:rsidR="004C07BD" w:rsidRDefault="004C07BD" w:rsidP="004C07BD">
            <w:pPr>
              <w:pStyle w:val="TableField-Left"/>
              <w:rPr>
                <w:rFonts w:ascii="Calibri Light" w:hAnsi="Calibri Light" w:cs="Arial"/>
              </w:rPr>
            </w:pPr>
            <w:r w:rsidRPr="003B4D26">
              <w:rPr>
                <w:rFonts w:ascii="Calibri Light" w:hAnsi="Calibri Light" w:cs="Arial"/>
              </w:rPr>
              <w:t>Hybris C4C</w:t>
            </w:r>
          </w:p>
        </w:tc>
      </w:tr>
      <w:tr w:rsidR="00A276CB" w:rsidRPr="006B24F0" w14:paraId="6205E045" w14:textId="77777777" w:rsidTr="00E823A4">
        <w:trPr>
          <w:cantSplit/>
          <w:trHeight w:val="432"/>
        </w:trPr>
        <w:tc>
          <w:tcPr>
            <w:tcW w:w="1147" w:type="dxa"/>
            <w:vAlign w:val="center"/>
          </w:tcPr>
          <w:p w14:paraId="349AB132" w14:textId="77777777" w:rsidR="00A276CB" w:rsidRDefault="00A276CB" w:rsidP="00A276CB">
            <w:pPr>
              <w:pStyle w:val="TableField-Center"/>
              <w:rPr>
                <w:rFonts w:ascii="Calibri Light" w:hAnsi="Calibri Light" w:cs="Arial"/>
              </w:rPr>
            </w:pPr>
            <w:r>
              <w:rPr>
                <w:rFonts w:ascii="Calibri Light" w:hAnsi="Calibri Light" w:cs="Arial"/>
              </w:rPr>
              <w:t>BO</w:t>
            </w:r>
          </w:p>
        </w:tc>
        <w:tc>
          <w:tcPr>
            <w:tcW w:w="3780" w:type="dxa"/>
            <w:vAlign w:val="center"/>
          </w:tcPr>
          <w:p w14:paraId="2D8CA65A" w14:textId="76B6AB86" w:rsidR="00A276CB" w:rsidRDefault="00A276CB" w:rsidP="00EC501D">
            <w:pPr>
              <w:pStyle w:val="TableField-Left"/>
              <w:rPr>
                <w:rFonts w:ascii="Calibri Light" w:hAnsi="Calibri Light" w:cs="Arial"/>
              </w:rPr>
            </w:pPr>
            <w:r>
              <w:rPr>
                <w:rFonts w:ascii="Calibri Light" w:hAnsi="Calibri Light" w:cs="Arial"/>
              </w:rPr>
              <w:t>Complaint</w:t>
            </w:r>
          </w:p>
        </w:tc>
        <w:tc>
          <w:tcPr>
            <w:tcW w:w="2471" w:type="dxa"/>
            <w:vAlign w:val="center"/>
          </w:tcPr>
          <w:p w14:paraId="07D6A6B6" w14:textId="77777777" w:rsidR="00A276CB" w:rsidRDefault="00A276CB" w:rsidP="00A276CB">
            <w:pPr>
              <w:pStyle w:val="TableField-Left"/>
              <w:rPr>
                <w:rFonts w:ascii="Calibri Light" w:hAnsi="Calibri Light" w:cs="Arial"/>
              </w:rPr>
            </w:pPr>
            <w:r>
              <w:rPr>
                <w:rFonts w:ascii="Calibri Light" w:hAnsi="Calibri Light" w:cs="Arial"/>
              </w:rPr>
              <w:t>Manage work queue in</w:t>
            </w:r>
            <w:r w:rsidR="004C07BD">
              <w:rPr>
                <w:rFonts w:ascii="Calibri Light" w:hAnsi="Calibri Light" w:cs="Arial"/>
              </w:rPr>
              <w:t xml:space="preserve"> </w:t>
            </w:r>
            <w:proofErr w:type="spellStart"/>
            <w:r w:rsidR="004C07BD">
              <w:rPr>
                <w:rFonts w:ascii="Calibri Light" w:hAnsi="Calibri Light" w:cs="Arial"/>
              </w:rPr>
              <w:t>BDEx</w:t>
            </w:r>
            <w:proofErr w:type="spellEnd"/>
            <w:r>
              <w:rPr>
                <w:rFonts w:ascii="Calibri Light" w:hAnsi="Calibri Light" w:cs="Arial"/>
              </w:rPr>
              <w:t xml:space="preserve"> </w:t>
            </w:r>
            <w:r w:rsidRPr="00A276CB">
              <w:rPr>
                <w:rFonts w:ascii="Calibri Light" w:hAnsi="Calibri Light" w:cs="Arial"/>
              </w:rPr>
              <w:t>Dynamic Work Center</w:t>
            </w:r>
          </w:p>
        </w:tc>
        <w:tc>
          <w:tcPr>
            <w:tcW w:w="2214" w:type="dxa"/>
            <w:vAlign w:val="center"/>
          </w:tcPr>
          <w:p w14:paraId="50C649B1" w14:textId="77777777" w:rsidR="00A276CB" w:rsidRDefault="00A276CB" w:rsidP="00A276CB">
            <w:pPr>
              <w:pStyle w:val="TableField-Left"/>
              <w:rPr>
                <w:rFonts w:ascii="Calibri Light" w:hAnsi="Calibri Light" w:cs="Arial"/>
              </w:rPr>
            </w:pPr>
            <w:r>
              <w:rPr>
                <w:rFonts w:ascii="Calibri Light" w:hAnsi="Calibri Light" w:cs="Arial"/>
              </w:rPr>
              <w:t>/</w:t>
            </w:r>
            <w:r w:rsidRPr="00A276CB">
              <w:rPr>
                <w:rFonts w:ascii="Calibri Light" w:hAnsi="Calibri Light" w:cs="Arial"/>
              </w:rPr>
              <w:t>BTI/BWC</w:t>
            </w:r>
          </w:p>
        </w:tc>
      </w:tr>
      <w:tr w:rsidR="00A276CB" w:rsidRPr="006B24F0" w14:paraId="71988A69" w14:textId="77777777" w:rsidTr="00E823A4">
        <w:trPr>
          <w:cantSplit/>
          <w:trHeight w:val="432"/>
        </w:trPr>
        <w:tc>
          <w:tcPr>
            <w:tcW w:w="1147" w:type="dxa"/>
            <w:vAlign w:val="center"/>
          </w:tcPr>
          <w:p w14:paraId="16799029" w14:textId="77777777" w:rsidR="00A276CB" w:rsidRDefault="00A276CB" w:rsidP="00A276CB">
            <w:pPr>
              <w:pStyle w:val="TableField-Center"/>
              <w:rPr>
                <w:rFonts w:ascii="Calibri Light" w:hAnsi="Calibri Light" w:cs="Arial"/>
              </w:rPr>
            </w:pPr>
            <w:r>
              <w:rPr>
                <w:rFonts w:ascii="Calibri Light" w:hAnsi="Calibri Light" w:cs="Arial"/>
              </w:rPr>
              <w:t xml:space="preserve">BO </w:t>
            </w:r>
          </w:p>
        </w:tc>
        <w:tc>
          <w:tcPr>
            <w:tcW w:w="3780" w:type="dxa"/>
            <w:vAlign w:val="center"/>
          </w:tcPr>
          <w:p w14:paraId="509C273F" w14:textId="645D3400" w:rsidR="00A276CB" w:rsidRDefault="00EC501D" w:rsidP="00EC501D">
            <w:pPr>
              <w:pStyle w:val="TableField-Left"/>
              <w:rPr>
                <w:rFonts w:ascii="Calibri Light" w:hAnsi="Calibri Light" w:cs="Arial"/>
              </w:rPr>
            </w:pPr>
            <w:r>
              <w:rPr>
                <w:rFonts w:ascii="Calibri Light" w:hAnsi="Calibri Light" w:cs="Arial"/>
              </w:rPr>
              <w:t>Complaint</w:t>
            </w:r>
          </w:p>
        </w:tc>
        <w:tc>
          <w:tcPr>
            <w:tcW w:w="2471" w:type="dxa"/>
            <w:vAlign w:val="center"/>
          </w:tcPr>
          <w:p w14:paraId="119A7820" w14:textId="77777777" w:rsidR="00A276CB" w:rsidRDefault="00A276CB" w:rsidP="00A276CB">
            <w:pPr>
              <w:pStyle w:val="TableField-Left"/>
              <w:rPr>
                <w:rFonts w:ascii="Calibri Light" w:hAnsi="Calibri Light" w:cs="Arial"/>
              </w:rPr>
            </w:pPr>
            <w:r>
              <w:rPr>
                <w:rFonts w:ascii="Calibri Light" w:hAnsi="Calibri Light" w:cs="Arial"/>
              </w:rPr>
              <w:t>360 view of BP activities and case</w:t>
            </w:r>
            <w:r w:rsidR="002D6E9A">
              <w:rPr>
                <w:rFonts w:ascii="Calibri Light" w:hAnsi="Calibri Light" w:cs="Arial"/>
              </w:rPr>
              <w:t>s</w:t>
            </w:r>
            <w:r>
              <w:rPr>
                <w:rFonts w:ascii="Calibri Light" w:hAnsi="Calibri Light" w:cs="Arial"/>
              </w:rPr>
              <w:t xml:space="preserve"> in </w:t>
            </w:r>
            <w:r w:rsidRPr="00A276CB">
              <w:rPr>
                <w:rFonts w:ascii="Calibri Light" w:hAnsi="Calibri Light" w:cs="Arial"/>
              </w:rPr>
              <w:t>Customer Centric Hub</w:t>
            </w:r>
          </w:p>
        </w:tc>
        <w:tc>
          <w:tcPr>
            <w:tcW w:w="2214" w:type="dxa"/>
            <w:vAlign w:val="center"/>
          </w:tcPr>
          <w:p w14:paraId="6DFF2E1A" w14:textId="77777777" w:rsidR="00A276CB" w:rsidRDefault="00A276CB" w:rsidP="00A276CB">
            <w:pPr>
              <w:pStyle w:val="TableField-Left"/>
              <w:rPr>
                <w:rFonts w:ascii="Calibri Light" w:hAnsi="Calibri Light" w:cs="Arial"/>
              </w:rPr>
            </w:pPr>
            <w:r w:rsidRPr="00A276CB">
              <w:rPr>
                <w:rFonts w:ascii="Calibri Light" w:hAnsi="Calibri Light" w:cs="Arial"/>
              </w:rPr>
              <w:t>/BTI/BDEX</w:t>
            </w:r>
          </w:p>
        </w:tc>
      </w:tr>
    </w:tbl>
    <w:p w14:paraId="0402DECD" w14:textId="77777777" w:rsidR="00725269" w:rsidRPr="00725269" w:rsidRDefault="00725269" w:rsidP="00725269"/>
    <w:p w14:paraId="7D2A0D4D" w14:textId="77777777" w:rsidR="00E0118B" w:rsidRPr="006B24F0" w:rsidRDefault="00E0118B" w:rsidP="001C2CA5">
      <w:pPr>
        <w:pStyle w:val="Heading2"/>
      </w:pPr>
      <w:bookmarkStart w:id="157" w:name="_Toc512193950"/>
      <w:r w:rsidRPr="006B24F0">
        <w:lastRenderedPageBreak/>
        <w:t>Process Flows</w:t>
      </w:r>
      <w:bookmarkEnd w:id="145"/>
      <w:bookmarkEnd w:id="146"/>
      <w:bookmarkEnd w:id="157"/>
      <w:r w:rsidRPr="006B24F0">
        <w:t xml:space="preserve"> </w:t>
      </w:r>
    </w:p>
    <w:p w14:paraId="514D30F7" w14:textId="6F224BFA" w:rsidR="00E0118B" w:rsidRPr="006B24F0" w:rsidRDefault="00E0118B" w:rsidP="00E0118B">
      <w:pPr>
        <w:pStyle w:val="Heading2Text"/>
        <w:rPr>
          <w:rFonts w:ascii="Calibri Light" w:hAnsi="Calibri Light" w:cs="Arial"/>
        </w:rPr>
      </w:pPr>
      <w:r w:rsidRPr="006B24F0">
        <w:rPr>
          <w:rFonts w:ascii="Calibri Light" w:hAnsi="Calibri Light" w:cs="Arial"/>
        </w:rPr>
        <w:t xml:space="preserve">This BPD will cover </w:t>
      </w:r>
      <w:r w:rsidR="005426D7">
        <w:rPr>
          <w:rFonts w:ascii="Calibri Light" w:hAnsi="Calibri Light" w:cs="Arial"/>
        </w:rPr>
        <w:t xml:space="preserve">Create </w:t>
      </w:r>
      <w:r w:rsidR="006B0D05">
        <w:rPr>
          <w:rFonts w:ascii="Calibri Light" w:hAnsi="Calibri Light" w:cs="Arial"/>
        </w:rPr>
        <w:t>Complaint</w:t>
      </w:r>
      <w:r w:rsidR="005426D7">
        <w:rPr>
          <w:rFonts w:ascii="Calibri Light" w:hAnsi="Calibri Light" w:cs="Arial"/>
        </w:rPr>
        <w:t xml:space="preserve"> and Manage Complaint</w:t>
      </w:r>
      <w:r w:rsidRPr="006B24F0">
        <w:rPr>
          <w:rFonts w:ascii="Calibri Light" w:hAnsi="Calibri Light" w:cs="Arial"/>
        </w:rPr>
        <w:t>.  Each subsection where the process is detailed will have a process flow diagram for that process and a table detailing the steps that are taken within that process</w:t>
      </w:r>
      <w:r w:rsidR="000F1011" w:rsidRPr="006B24F0">
        <w:rPr>
          <w:rFonts w:ascii="Calibri Light" w:hAnsi="Calibri Light" w:cs="Arial"/>
        </w:rPr>
        <w:t xml:space="preserve"> including processes handled outside of SAP.</w:t>
      </w:r>
    </w:p>
    <w:p w14:paraId="3A00E6E5" w14:textId="6CCFF724" w:rsidR="001E11B9" w:rsidRDefault="001E11B9" w:rsidP="00507292">
      <w:bookmarkStart w:id="158" w:name="_Toc406588309"/>
      <w:bookmarkStart w:id="159" w:name="_Toc491613817"/>
    </w:p>
    <w:p w14:paraId="4FA69F54" w14:textId="77777777" w:rsidR="00507292" w:rsidRPr="00507292" w:rsidRDefault="00507292" w:rsidP="00507292"/>
    <w:p w14:paraId="463B45F0" w14:textId="77777777" w:rsidR="00486FEE" w:rsidRPr="006B24F0" w:rsidRDefault="00347854" w:rsidP="00AE07EE">
      <w:pPr>
        <w:pStyle w:val="Heading3"/>
        <w:keepNext/>
        <w:numPr>
          <w:ilvl w:val="2"/>
          <w:numId w:val="5"/>
        </w:numPr>
        <w:tabs>
          <w:tab w:val="left" w:pos="1440"/>
        </w:tabs>
        <w:spacing w:before="120" w:after="120"/>
        <w:rPr>
          <w:rFonts w:ascii="Calibri Light" w:hAnsi="Calibri Light"/>
        </w:rPr>
      </w:pPr>
      <w:bookmarkStart w:id="160" w:name="_Toc512193951"/>
      <w:r>
        <w:rPr>
          <w:rFonts w:ascii="Calibri Light" w:hAnsi="Calibri Light"/>
        </w:rPr>
        <w:t xml:space="preserve">Create </w:t>
      </w:r>
      <w:r w:rsidR="00BA1743">
        <w:rPr>
          <w:rFonts w:ascii="Calibri Light" w:hAnsi="Calibri Light"/>
        </w:rPr>
        <w:t>Complaint</w:t>
      </w:r>
      <w:bookmarkEnd w:id="160"/>
    </w:p>
    <w:p w14:paraId="6AF6DBA8" w14:textId="77777777" w:rsidR="00486FEE" w:rsidRPr="006B24F0" w:rsidRDefault="00BA1743" w:rsidP="00486FEE">
      <w:pPr>
        <w:pStyle w:val="Heading3Text"/>
        <w:rPr>
          <w:rFonts w:ascii="Calibri Light" w:hAnsi="Calibri Light"/>
        </w:rPr>
      </w:pPr>
      <w:r>
        <w:rPr>
          <w:rFonts w:ascii="Calibri Light" w:hAnsi="Calibri Light"/>
        </w:rPr>
        <w:t xml:space="preserve">This process flow describes the </w:t>
      </w:r>
      <w:r w:rsidR="00347854">
        <w:rPr>
          <w:rFonts w:ascii="Calibri Light" w:hAnsi="Calibri Light"/>
        </w:rPr>
        <w:t>process to create</w:t>
      </w:r>
      <w:r>
        <w:rPr>
          <w:rFonts w:ascii="Calibri Light" w:hAnsi="Calibri Light"/>
        </w:rPr>
        <w:t xml:space="preserve"> a complaint.</w:t>
      </w:r>
    </w:p>
    <w:p w14:paraId="1B55A336" w14:textId="77777777" w:rsidR="00486FEE" w:rsidRPr="006B24F0" w:rsidRDefault="00486FEE" w:rsidP="00486FEE">
      <w:pPr>
        <w:pStyle w:val="Heading4"/>
        <w:rPr>
          <w:rFonts w:ascii="Calibri Light" w:hAnsi="Calibri Light" w:cs="Arial"/>
        </w:rPr>
      </w:pPr>
      <w:r w:rsidRPr="006B24F0">
        <w:rPr>
          <w:rFonts w:ascii="Calibri Light" w:hAnsi="Calibri Light" w:cs="Arial"/>
        </w:rPr>
        <w:t xml:space="preserve">Process Flow Diagram </w:t>
      </w:r>
    </w:p>
    <w:p w14:paraId="3F6306BD" w14:textId="77777777" w:rsidR="00486FEE" w:rsidRPr="006B24F0" w:rsidRDefault="00486FEE" w:rsidP="00486FEE">
      <w:pPr>
        <w:rPr>
          <w:rFonts w:ascii="Calibri Light" w:hAnsi="Calibri Light"/>
        </w:rPr>
      </w:pPr>
    </w:p>
    <w:p w14:paraId="55065C5F" w14:textId="72E2A39F" w:rsidR="00486FEE" w:rsidRPr="006B24F0" w:rsidRDefault="00B36296" w:rsidP="00486FEE">
      <w:pPr>
        <w:rPr>
          <w:rFonts w:ascii="Calibri Light" w:hAnsi="Calibri Light" w:cs="Arial"/>
        </w:rPr>
      </w:pPr>
      <w:r>
        <w:rPr>
          <w:noProof/>
        </w:rPr>
        <w:object w:dxaOrig="15201" w:dyaOrig="11560" w14:anchorId="23B9BE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7.5pt;height:356pt;mso-width-percent:0;mso-height-percent:0;mso-width-percent:0;mso-height-percent:0" o:ole="">
            <v:imagedata r:id="rId40" o:title=""/>
          </v:shape>
          <o:OLEObject Type="Embed" ProgID="Visio.Drawing.15" ShapeID="_x0000_i1025" DrawAspect="Content" ObjectID="_1622571011" r:id="rId41"/>
        </w:object>
      </w:r>
    </w:p>
    <w:p w14:paraId="70128EF0" w14:textId="77777777" w:rsidR="00486FEE" w:rsidRPr="006B24F0" w:rsidRDefault="00486FEE" w:rsidP="00486FEE">
      <w:pPr>
        <w:pStyle w:val="Heading4"/>
        <w:rPr>
          <w:rFonts w:ascii="Calibri Light" w:hAnsi="Calibri Light" w:cs="Arial"/>
        </w:rPr>
      </w:pPr>
      <w:r w:rsidRPr="006B24F0">
        <w:rPr>
          <w:rFonts w:ascii="Calibri Light" w:hAnsi="Calibri Light" w:cs="Arial"/>
        </w:rPr>
        <w:t>Process Flow Steps</w:t>
      </w:r>
    </w:p>
    <w:p w14:paraId="130272A5" w14:textId="77777777" w:rsidR="00486FEE" w:rsidRPr="006B24F0" w:rsidRDefault="00486FEE" w:rsidP="00486FEE">
      <w:pPr>
        <w:rPr>
          <w:rFonts w:ascii="Calibri Light" w:hAnsi="Calibri Light"/>
        </w:rPr>
      </w:pPr>
    </w:p>
    <w:tbl>
      <w:tblPr>
        <w:tblW w:w="969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26"/>
        <w:gridCol w:w="3543"/>
        <w:gridCol w:w="1884"/>
        <w:gridCol w:w="1535"/>
        <w:gridCol w:w="1909"/>
      </w:tblGrid>
      <w:tr w:rsidR="00096131" w:rsidRPr="006B24F0" w14:paraId="6B2CABB8" w14:textId="18201FF3" w:rsidTr="00096131">
        <w:trPr>
          <w:cantSplit/>
          <w:trHeight w:val="432"/>
          <w:tblHeader/>
        </w:trPr>
        <w:tc>
          <w:tcPr>
            <w:tcW w:w="826" w:type="dxa"/>
            <w:tcBorders>
              <w:top w:val="threeDEmboss" w:sz="6" w:space="0" w:color="auto"/>
              <w:bottom w:val="threeDEmboss" w:sz="6" w:space="0" w:color="auto"/>
            </w:tcBorders>
            <w:shd w:val="clear" w:color="auto" w:fill="F9FBAF"/>
            <w:vAlign w:val="center"/>
          </w:tcPr>
          <w:p w14:paraId="5FF4D551" w14:textId="77777777" w:rsidR="00096131" w:rsidRPr="006B24F0" w:rsidRDefault="00096131" w:rsidP="00347854">
            <w:pPr>
              <w:pStyle w:val="TableHeader-Center"/>
              <w:rPr>
                <w:rFonts w:ascii="Calibri Light" w:hAnsi="Calibri Light" w:cs="Arial"/>
              </w:rPr>
            </w:pPr>
            <w:r w:rsidRPr="006B24F0">
              <w:rPr>
                <w:rFonts w:ascii="Calibri Light" w:hAnsi="Calibri Light" w:cs="Arial"/>
              </w:rPr>
              <w:lastRenderedPageBreak/>
              <w:t>Step</w:t>
            </w:r>
          </w:p>
        </w:tc>
        <w:tc>
          <w:tcPr>
            <w:tcW w:w="3543" w:type="dxa"/>
            <w:tcBorders>
              <w:top w:val="threeDEmboss" w:sz="6" w:space="0" w:color="auto"/>
              <w:bottom w:val="threeDEmboss" w:sz="6" w:space="0" w:color="auto"/>
            </w:tcBorders>
            <w:shd w:val="clear" w:color="auto" w:fill="F9FBAF"/>
            <w:vAlign w:val="center"/>
          </w:tcPr>
          <w:p w14:paraId="4EA8792A" w14:textId="77777777" w:rsidR="00096131" w:rsidRPr="006B24F0" w:rsidRDefault="00096131" w:rsidP="00347854">
            <w:pPr>
              <w:pStyle w:val="TableHeader-Left"/>
              <w:rPr>
                <w:rFonts w:ascii="Calibri Light" w:hAnsi="Calibri Light" w:cs="Arial"/>
              </w:rPr>
            </w:pPr>
            <w:r w:rsidRPr="006B24F0">
              <w:rPr>
                <w:rFonts w:ascii="Calibri Light" w:hAnsi="Calibri Light" w:cs="Arial"/>
              </w:rPr>
              <w:t>Description of Step</w:t>
            </w:r>
          </w:p>
        </w:tc>
        <w:tc>
          <w:tcPr>
            <w:tcW w:w="1884" w:type="dxa"/>
            <w:tcBorders>
              <w:top w:val="threeDEmboss" w:sz="6" w:space="0" w:color="auto"/>
              <w:bottom w:val="threeDEmboss" w:sz="6" w:space="0" w:color="auto"/>
            </w:tcBorders>
            <w:shd w:val="clear" w:color="auto" w:fill="F9FBAF"/>
            <w:vAlign w:val="center"/>
          </w:tcPr>
          <w:p w14:paraId="303D19F3" w14:textId="77777777" w:rsidR="00096131" w:rsidRPr="006B24F0" w:rsidRDefault="00096131" w:rsidP="00347854">
            <w:pPr>
              <w:pStyle w:val="TableHeader-Left"/>
              <w:rPr>
                <w:rFonts w:ascii="Calibri Light" w:hAnsi="Calibri Light" w:cs="Arial"/>
              </w:rPr>
            </w:pPr>
            <w:r>
              <w:rPr>
                <w:rFonts w:ascii="Calibri Light" w:hAnsi="Calibri Light" w:cs="Arial"/>
              </w:rPr>
              <w:t>Hybris C4C</w:t>
            </w:r>
            <w:r w:rsidRPr="006B24F0">
              <w:rPr>
                <w:rFonts w:ascii="Calibri Light" w:hAnsi="Calibri Light" w:cs="Arial"/>
              </w:rPr>
              <w:t xml:space="preserve"> / T-Code</w:t>
            </w:r>
          </w:p>
        </w:tc>
        <w:tc>
          <w:tcPr>
            <w:tcW w:w="1535" w:type="dxa"/>
            <w:tcBorders>
              <w:top w:val="threeDEmboss" w:sz="6" w:space="0" w:color="auto"/>
              <w:bottom w:val="threeDEmboss" w:sz="6" w:space="0" w:color="auto"/>
            </w:tcBorders>
            <w:shd w:val="clear" w:color="auto" w:fill="F9FBAF"/>
            <w:vAlign w:val="center"/>
          </w:tcPr>
          <w:p w14:paraId="33194303" w14:textId="77777777" w:rsidR="00096131" w:rsidRPr="006B24F0" w:rsidRDefault="00096131" w:rsidP="00347854">
            <w:pPr>
              <w:pStyle w:val="TableHeader-Left"/>
              <w:rPr>
                <w:rFonts w:ascii="Calibri Light" w:hAnsi="Calibri Light" w:cs="Arial"/>
              </w:rPr>
            </w:pPr>
            <w:r w:rsidRPr="006B24F0">
              <w:rPr>
                <w:rFonts w:ascii="Calibri Light" w:hAnsi="Calibri Light" w:cs="Arial"/>
              </w:rPr>
              <w:t>Role(s)</w:t>
            </w:r>
          </w:p>
        </w:tc>
        <w:tc>
          <w:tcPr>
            <w:tcW w:w="1909" w:type="dxa"/>
            <w:tcBorders>
              <w:top w:val="threeDEmboss" w:sz="6" w:space="0" w:color="auto"/>
              <w:bottom w:val="threeDEmboss" w:sz="6" w:space="0" w:color="auto"/>
            </w:tcBorders>
            <w:shd w:val="clear" w:color="auto" w:fill="F9FBAF"/>
          </w:tcPr>
          <w:p w14:paraId="29DD1FCD" w14:textId="77777777" w:rsidR="00096131" w:rsidRPr="00096131" w:rsidRDefault="00096131" w:rsidP="00096131">
            <w:pPr>
              <w:pStyle w:val="TableHeader-Left"/>
              <w:rPr>
                <w:rFonts w:ascii="Calibri Light" w:hAnsi="Calibri Light" w:cs="Arial"/>
                <w:szCs w:val="20"/>
              </w:rPr>
            </w:pPr>
            <w:r w:rsidRPr="00096131">
              <w:rPr>
                <w:rFonts w:ascii="Calibri Light" w:hAnsi="Calibri Light" w:cs="Arial"/>
                <w:szCs w:val="20"/>
              </w:rPr>
              <w:t>If step is relevant for a Control, add Requirement</w:t>
            </w:r>
          </w:p>
          <w:p w14:paraId="237658D0" w14:textId="2319BF6F" w:rsidR="00096131" w:rsidRPr="006B24F0" w:rsidRDefault="00096131" w:rsidP="00096131">
            <w:pPr>
              <w:pStyle w:val="TableHeader-Left"/>
              <w:rPr>
                <w:rFonts w:ascii="Calibri Light" w:hAnsi="Calibri Light" w:cs="Arial"/>
              </w:rPr>
            </w:pPr>
            <w:r w:rsidRPr="00096131">
              <w:rPr>
                <w:rFonts w:ascii="Calibri Light" w:hAnsi="Calibri Light" w:cs="Arial"/>
                <w:szCs w:val="20"/>
              </w:rPr>
              <w:t>ID</w:t>
            </w:r>
          </w:p>
        </w:tc>
      </w:tr>
      <w:tr w:rsidR="00096131" w:rsidRPr="006B24F0" w14:paraId="0F5AD7C0" w14:textId="708DB1E0" w:rsidTr="00096131">
        <w:trPr>
          <w:cantSplit/>
          <w:trHeight w:val="432"/>
        </w:trPr>
        <w:tc>
          <w:tcPr>
            <w:tcW w:w="826" w:type="dxa"/>
            <w:tcBorders>
              <w:top w:val="threeDEmboss" w:sz="6" w:space="0" w:color="auto"/>
            </w:tcBorders>
            <w:vAlign w:val="center"/>
          </w:tcPr>
          <w:p w14:paraId="2BC4A5AF" w14:textId="77777777" w:rsidR="00096131" w:rsidRPr="006B24F0" w:rsidRDefault="00096131" w:rsidP="00347854">
            <w:pPr>
              <w:pStyle w:val="TableField-Center"/>
              <w:rPr>
                <w:rFonts w:ascii="Calibri Light" w:hAnsi="Calibri Light" w:cs="Arial"/>
              </w:rPr>
            </w:pPr>
            <w:r>
              <w:rPr>
                <w:rFonts w:ascii="Calibri Light" w:hAnsi="Calibri Light" w:cs="Arial"/>
              </w:rPr>
              <w:t>10</w:t>
            </w:r>
          </w:p>
        </w:tc>
        <w:tc>
          <w:tcPr>
            <w:tcW w:w="3543" w:type="dxa"/>
            <w:tcBorders>
              <w:top w:val="threeDEmboss" w:sz="6" w:space="0" w:color="auto"/>
            </w:tcBorders>
            <w:vAlign w:val="center"/>
          </w:tcPr>
          <w:p w14:paraId="3214FD85" w14:textId="77777777" w:rsidR="00096131" w:rsidRPr="00BA4067" w:rsidRDefault="00096131" w:rsidP="00347854">
            <w:pPr>
              <w:pStyle w:val="TableField-Left"/>
              <w:rPr>
                <w:rFonts w:ascii="Calibri Light" w:hAnsi="Calibri Light" w:cs="Arial"/>
                <w:b/>
              </w:rPr>
            </w:pPr>
            <w:r w:rsidRPr="00BA4067">
              <w:rPr>
                <w:rFonts w:ascii="Calibri Light" w:hAnsi="Calibri Light" w:cs="Arial"/>
                <w:b/>
              </w:rPr>
              <w:t>Customer complaint via phone</w:t>
            </w:r>
          </w:p>
          <w:p w14:paraId="6A4EB413" w14:textId="77777777" w:rsidR="00096131" w:rsidRDefault="00096131" w:rsidP="00347854">
            <w:pPr>
              <w:pStyle w:val="TableField-Left"/>
              <w:rPr>
                <w:rFonts w:ascii="Calibri Light" w:hAnsi="Calibri Light" w:cs="Arial"/>
              </w:rPr>
            </w:pPr>
            <w:r>
              <w:rPr>
                <w:rFonts w:ascii="Calibri Light" w:hAnsi="Calibri Light" w:cs="Arial"/>
              </w:rPr>
              <w:t>Customer file a complaint to SCE via phone.</w:t>
            </w:r>
          </w:p>
          <w:p w14:paraId="685F3828" w14:textId="77777777" w:rsidR="00096131" w:rsidRPr="006B24F0" w:rsidRDefault="00096131" w:rsidP="00347854">
            <w:pPr>
              <w:pStyle w:val="TableField-Left"/>
              <w:rPr>
                <w:rFonts w:ascii="Calibri Light" w:hAnsi="Calibri Light" w:cs="Arial"/>
              </w:rPr>
            </w:pPr>
          </w:p>
        </w:tc>
        <w:tc>
          <w:tcPr>
            <w:tcW w:w="1884" w:type="dxa"/>
            <w:tcBorders>
              <w:top w:val="threeDEmboss" w:sz="6" w:space="0" w:color="auto"/>
            </w:tcBorders>
            <w:vAlign w:val="center"/>
          </w:tcPr>
          <w:p w14:paraId="27FA4F05" w14:textId="77777777" w:rsidR="00096131" w:rsidRPr="006B24F0" w:rsidRDefault="00096131" w:rsidP="000531C6">
            <w:pPr>
              <w:pStyle w:val="TableField-Left"/>
              <w:jc w:val="center"/>
              <w:rPr>
                <w:rFonts w:ascii="Calibri Light" w:hAnsi="Calibri Light" w:cs="Arial"/>
              </w:rPr>
            </w:pPr>
            <w:r>
              <w:rPr>
                <w:rFonts w:ascii="Calibri Light" w:hAnsi="Calibri Light" w:cs="Arial"/>
              </w:rPr>
              <w:t>N/A</w:t>
            </w:r>
          </w:p>
        </w:tc>
        <w:tc>
          <w:tcPr>
            <w:tcW w:w="1535" w:type="dxa"/>
            <w:tcBorders>
              <w:top w:val="threeDEmboss" w:sz="6" w:space="0" w:color="auto"/>
            </w:tcBorders>
            <w:vAlign w:val="center"/>
          </w:tcPr>
          <w:p w14:paraId="48B6294A" w14:textId="77777777" w:rsidR="00096131" w:rsidRPr="006B24F0" w:rsidRDefault="00096131" w:rsidP="000531C6">
            <w:pPr>
              <w:pStyle w:val="TableField-Left"/>
              <w:jc w:val="center"/>
              <w:rPr>
                <w:rFonts w:ascii="Calibri Light" w:hAnsi="Calibri Light" w:cs="Arial"/>
              </w:rPr>
            </w:pPr>
            <w:r>
              <w:rPr>
                <w:rFonts w:ascii="Calibri Light" w:hAnsi="Calibri Light" w:cs="Arial"/>
              </w:rPr>
              <w:t>N/A</w:t>
            </w:r>
          </w:p>
        </w:tc>
        <w:tc>
          <w:tcPr>
            <w:tcW w:w="1909" w:type="dxa"/>
            <w:tcBorders>
              <w:top w:val="threeDEmboss" w:sz="6" w:space="0" w:color="auto"/>
            </w:tcBorders>
          </w:tcPr>
          <w:p w14:paraId="06EDC628" w14:textId="77777777" w:rsidR="00096131" w:rsidRDefault="00096131" w:rsidP="000531C6">
            <w:pPr>
              <w:pStyle w:val="TableField-Left"/>
              <w:jc w:val="center"/>
              <w:rPr>
                <w:rFonts w:ascii="Calibri Light" w:hAnsi="Calibri Light" w:cs="Arial"/>
              </w:rPr>
            </w:pPr>
          </w:p>
        </w:tc>
      </w:tr>
      <w:tr w:rsidR="00096131" w:rsidRPr="006B24F0" w14:paraId="0C7F0982" w14:textId="6DCA7C47" w:rsidTr="00096131">
        <w:trPr>
          <w:cantSplit/>
          <w:trHeight w:val="432"/>
        </w:trPr>
        <w:tc>
          <w:tcPr>
            <w:tcW w:w="826" w:type="dxa"/>
            <w:vAlign w:val="center"/>
          </w:tcPr>
          <w:p w14:paraId="2B138864" w14:textId="77777777" w:rsidR="00096131" w:rsidRPr="006B24F0" w:rsidRDefault="00096131" w:rsidP="00347854">
            <w:pPr>
              <w:pStyle w:val="TableField-Center"/>
              <w:rPr>
                <w:rFonts w:ascii="Calibri Light" w:hAnsi="Calibri Light" w:cs="Arial"/>
              </w:rPr>
            </w:pPr>
            <w:r>
              <w:rPr>
                <w:rFonts w:ascii="Calibri Light" w:hAnsi="Calibri Light" w:cs="Arial"/>
              </w:rPr>
              <w:t>20</w:t>
            </w:r>
          </w:p>
        </w:tc>
        <w:tc>
          <w:tcPr>
            <w:tcW w:w="3543" w:type="dxa"/>
            <w:vAlign w:val="center"/>
          </w:tcPr>
          <w:p w14:paraId="27641B2D" w14:textId="77777777" w:rsidR="00096131" w:rsidRPr="006267CC" w:rsidRDefault="00096131" w:rsidP="00347854">
            <w:pPr>
              <w:pStyle w:val="TableField-Left"/>
              <w:rPr>
                <w:rFonts w:ascii="Calibri Light" w:hAnsi="Calibri Light" w:cs="Arial"/>
                <w:b/>
              </w:rPr>
            </w:pPr>
            <w:r w:rsidRPr="006267CC">
              <w:rPr>
                <w:rFonts w:ascii="Calibri Light" w:hAnsi="Calibri Light" w:cs="Arial"/>
                <w:b/>
              </w:rPr>
              <w:t>Customer complaint via SCE.COM, Web chat, Social Media</w:t>
            </w:r>
          </w:p>
          <w:p w14:paraId="467365B0" w14:textId="77777777" w:rsidR="00096131" w:rsidRDefault="00096131" w:rsidP="00347854">
            <w:pPr>
              <w:pStyle w:val="TableField-Left"/>
              <w:rPr>
                <w:rFonts w:ascii="Calibri Light" w:hAnsi="Calibri Light" w:cs="Arial"/>
              </w:rPr>
            </w:pPr>
            <w:r>
              <w:rPr>
                <w:rFonts w:ascii="Calibri Light" w:hAnsi="Calibri Light" w:cs="Arial"/>
              </w:rPr>
              <w:t>Customer file a complaint to SCE via SCE.COM, Web chat and Social Media (Twitter, Facebook and LinkedIn)</w:t>
            </w:r>
          </w:p>
          <w:p w14:paraId="5410F0B2" w14:textId="77777777" w:rsidR="00096131" w:rsidRPr="006B24F0" w:rsidRDefault="00096131" w:rsidP="00347854">
            <w:pPr>
              <w:pStyle w:val="TableField-Left"/>
              <w:rPr>
                <w:rFonts w:ascii="Calibri Light" w:hAnsi="Calibri Light" w:cs="Arial"/>
              </w:rPr>
            </w:pPr>
          </w:p>
        </w:tc>
        <w:tc>
          <w:tcPr>
            <w:tcW w:w="1884" w:type="dxa"/>
            <w:vAlign w:val="center"/>
          </w:tcPr>
          <w:p w14:paraId="28EEBBC0" w14:textId="77777777" w:rsidR="00096131" w:rsidRPr="006B24F0" w:rsidRDefault="00096131" w:rsidP="000531C6">
            <w:pPr>
              <w:pStyle w:val="TableField-Left"/>
              <w:jc w:val="center"/>
              <w:rPr>
                <w:rFonts w:ascii="Calibri Light" w:hAnsi="Calibri Light" w:cs="Arial"/>
              </w:rPr>
            </w:pPr>
            <w:r>
              <w:rPr>
                <w:rFonts w:ascii="Calibri Light" w:hAnsi="Calibri Light" w:cs="Arial"/>
              </w:rPr>
              <w:t>SCE.COM</w:t>
            </w:r>
          </w:p>
        </w:tc>
        <w:tc>
          <w:tcPr>
            <w:tcW w:w="1535" w:type="dxa"/>
            <w:vAlign w:val="center"/>
          </w:tcPr>
          <w:p w14:paraId="69A57B7B" w14:textId="77777777" w:rsidR="00096131" w:rsidRPr="006B24F0" w:rsidRDefault="00096131" w:rsidP="000531C6">
            <w:pPr>
              <w:pStyle w:val="TableField-Left"/>
              <w:jc w:val="center"/>
              <w:rPr>
                <w:rFonts w:ascii="Calibri Light" w:hAnsi="Calibri Light" w:cs="Arial"/>
              </w:rPr>
            </w:pPr>
            <w:r>
              <w:rPr>
                <w:rFonts w:ascii="Calibri Light" w:hAnsi="Calibri Light" w:cs="Arial"/>
              </w:rPr>
              <w:t>N/A</w:t>
            </w:r>
          </w:p>
        </w:tc>
        <w:tc>
          <w:tcPr>
            <w:tcW w:w="1909" w:type="dxa"/>
          </w:tcPr>
          <w:p w14:paraId="0C0E9F71" w14:textId="77777777" w:rsidR="00096131" w:rsidRDefault="00096131" w:rsidP="000531C6">
            <w:pPr>
              <w:pStyle w:val="TableField-Left"/>
              <w:jc w:val="center"/>
              <w:rPr>
                <w:rFonts w:ascii="Calibri Light" w:hAnsi="Calibri Light" w:cs="Arial"/>
              </w:rPr>
            </w:pPr>
          </w:p>
        </w:tc>
      </w:tr>
      <w:tr w:rsidR="00096131" w:rsidRPr="006B24F0" w14:paraId="60AF9A21" w14:textId="12CE7A8E" w:rsidTr="00096131">
        <w:trPr>
          <w:cantSplit/>
          <w:trHeight w:val="432"/>
        </w:trPr>
        <w:tc>
          <w:tcPr>
            <w:tcW w:w="826" w:type="dxa"/>
            <w:vAlign w:val="center"/>
          </w:tcPr>
          <w:p w14:paraId="009C8251" w14:textId="77777777" w:rsidR="00096131" w:rsidRPr="006B24F0" w:rsidRDefault="00096131" w:rsidP="00347854">
            <w:pPr>
              <w:pStyle w:val="TableField-Center"/>
              <w:rPr>
                <w:rFonts w:ascii="Calibri Light" w:hAnsi="Calibri Light" w:cs="Arial"/>
              </w:rPr>
            </w:pPr>
            <w:r>
              <w:rPr>
                <w:rFonts w:ascii="Calibri Light" w:hAnsi="Calibri Light" w:cs="Arial"/>
              </w:rPr>
              <w:t>30</w:t>
            </w:r>
          </w:p>
        </w:tc>
        <w:tc>
          <w:tcPr>
            <w:tcW w:w="3543" w:type="dxa"/>
            <w:vAlign w:val="center"/>
          </w:tcPr>
          <w:p w14:paraId="0F4018D9" w14:textId="77777777" w:rsidR="00096131" w:rsidRPr="006267CC" w:rsidRDefault="00096131" w:rsidP="00347854">
            <w:pPr>
              <w:pStyle w:val="TableField-Left"/>
              <w:rPr>
                <w:rFonts w:ascii="Calibri Light" w:hAnsi="Calibri Light" w:cs="Arial"/>
                <w:b/>
              </w:rPr>
            </w:pPr>
            <w:r w:rsidRPr="006267CC">
              <w:rPr>
                <w:rFonts w:ascii="Calibri Light" w:hAnsi="Calibri Light" w:cs="Arial"/>
                <w:b/>
              </w:rPr>
              <w:t>Customer complaint via email &amp; US mail</w:t>
            </w:r>
          </w:p>
          <w:p w14:paraId="2905F1E2" w14:textId="77777777" w:rsidR="00096131" w:rsidRDefault="00096131" w:rsidP="00347854">
            <w:pPr>
              <w:pStyle w:val="TableField-Left"/>
              <w:rPr>
                <w:rFonts w:ascii="Calibri Light" w:hAnsi="Calibri Light" w:cs="Arial"/>
              </w:rPr>
            </w:pPr>
            <w:r>
              <w:rPr>
                <w:rFonts w:ascii="Calibri Light" w:hAnsi="Calibri Light" w:cs="Arial"/>
              </w:rPr>
              <w:t>Customer file for a complaint to SCE via email and US mail.</w:t>
            </w:r>
          </w:p>
          <w:p w14:paraId="641D4128" w14:textId="77777777" w:rsidR="00096131" w:rsidRPr="006B24F0" w:rsidRDefault="00096131" w:rsidP="00347854">
            <w:pPr>
              <w:pStyle w:val="TableField-Left"/>
              <w:rPr>
                <w:rFonts w:ascii="Calibri Light" w:hAnsi="Calibri Light" w:cs="Arial"/>
              </w:rPr>
            </w:pPr>
          </w:p>
        </w:tc>
        <w:tc>
          <w:tcPr>
            <w:tcW w:w="1884" w:type="dxa"/>
            <w:vAlign w:val="center"/>
          </w:tcPr>
          <w:p w14:paraId="515979C1" w14:textId="77777777" w:rsidR="00096131" w:rsidRPr="006B24F0" w:rsidRDefault="00096131" w:rsidP="000531C6">
            <w:pPr>
              <w:pStyle w:val="TableField-Left"/>
              <w:jc w:val="center"/>
              <w:rPr>
                <w:rFonts w:ascii="Calibri Light" w:hAnsi="Calibri Light" w:cs="Arial"/>
              </w:rPr>
            </w:pPr>
            <w:r>
              <w:rPr>
                <w:rFonts w:ascii="Calibri Light" w:hAnsi="Calibri Light" w:cs="Arial"/>
              </w:rPr>
              <w:t>N/A</w:t>
            </w:r>
          </w:p>
        </w:tc>
        <w:tc>
          <w:tcPr>
            <w:tcW w:w="1535" w:type="dxa"/>
            <w:vAlign w:val="center"/>
          </w:tcPr>
          <w:p w14:paraId="70A0B794" w14:textId="77777777" w:rsidR="00096131" w:rsidRPr="006B24F0" w:rsidRDefault="00096131" w:rsidP="000531C6">
            <w:pPr>
              <w:pStyle w:val="TableField-Left"/>
              <w:jc w:val="center"/>
              <w:rPr>
                <w:rFonts w:ascii="Calibri Light" w:hAnsi="Calibri Light" w:cs="Arial"/>
              </w:rPr>
            </w:pPr>
            <w:r>
              <w:rPr>
                <w:rFonts w:ascii="Calibri Light" w:hAnsi="Calibri Light" w:cs="Arial"/>
              </w:rPr>
              <w:t>N/A</w:t>
            </w:r>
          </w:p>
        </w:tc>
        <w:tc>
          <w:tcPr>
            <w:tcW w:w="1909" w:type="dxa"/>
          </w:tcPr>
          <w:p w14:paraId="16404ABE" w14:textId="77777777" w:rsidR="00096131" w:rsidRDefault="00096131" w:rsidP="000531C6">
            <w:pPr>
              <w:pStyle w:val="TableField-Left"/>
              <w:jc w:val="center"/>
              <w:rPr>
                <w:rFonts w:ascii="Calibri Light" w:hAnsi="Calibri Light" w:cs="Arial"/>
              </w:rPr>
            </w:pPr>
          </w:p>
        </w:tc>
      </w:tr>
      <w:tr w:rsidR="00096131" w:rsidRPr="006B24F0" w14:paraId="1AC9A33D" w14:textId="5F9586A0" w:rsidTr="00096131">
        <w:trPr>
          <w:cantSplit/>
          <w:trHeight w:val="432"/>
        </w:trPr>
        <w:tc>
          <w:tcPr>
            <w:tcW w:w="826" w:type="dxa"/>
            <w:vAlign w:val="center"/>
          </w:tcPr>
          <w:p w14:paraId="4BB8DD72" w14:textId="77777777" w:rsidR="00096131" w:rsidRDefault="00096131" w:rsidP="00347854">
            <w:pPr>
              <w:pStyle w:val="TableField-Center"/>
              <w:rPr>
                <w:rFonts w:ascii="Calibri Light" w:hAnsi="Calibri Light" w:cs="Arial"/>
              </w:rPr>
            </w:pPr>
            <w:r>
              <w:rPr>
                <w:rFonts w:ascii="Calibri Light" w:hAnsi="Calibri Light" w:cs="Arial"/>
              </w:rPr>
              <w:t>40</w:t>
            </w:r>
          </w:p>
        </w:tc>
        <w:tc>
          <w:tcPr>
            <w:tcW w:w="3543" w:type="dxa"/>
            <w:vAlign w:val="center"/>
          </w:tcPr>
          <w:p w14:paraId="0E14491E" w14:textId="17C23EEB" w:rsidR="00096131" w:rsidRPr="006267CC" w:rsidRDefault="00096131" w:rsidP="00347854">
            <w:pPr>
              <w:pStyle w:val="TableField-Left"/>
              <w:rPr>
                <w:rFonts w:ascii="Calibri Light" w:hAnsi="Calibri Light" w:cs="Arial"/>
                <w:b/>
              </w:rPr>
            </w:pPr>
            <w:r w:rsidRPr="006267CC">
              <w:rPr>
                <w:rFonts w:ascii="Calibri Light" w:hAnsi="Calibri Light" w:cs="Arial"/>
                <w:b/>
              </w:rPr>
              <w:t>CPUC complaint</w:t>
            </w:r>
          </w:p>
          <w:p w14:paraId="3B45AA30" w14:textId="77777777" w:rsidR="00096131" w:rsidRDefault="00096131" w:rsidP="00347854">
            <w:pPr>
              <w:pStyle w:val="TableField-Left"/>
              <w:rPr>
                <w:rFonts w:ascii="Calibri Light" w:hAnsi="Calibri Light" w:cs="Arial"/>
              </w:rPr>
            </w:pPr>
            <w:r>
              <w:rPr>
                <w:rFonts w:ascii="Calibri Light" w:hAnsi="Calibri Light" w:cs="Arial"/>
              </w:rPr>
              <w:t>CPUC file a complaint to SCE via Regulatory Information Management System.</w:t>
            </w:r>
          </w:p>
          <w:p w14:paraId="7A9EC64E" w14:textId="70724F67" w:rsidR="00096131" w:rsidRDefault="00096131" w:rsidP="006E2B6A">
            <w:pPr>
              <w:pStyle w:val="TableField-Left"/>
              <w:rPr>
                <w:rFonts w:ascii="Calibri Light" w:hAnsi="Calibri Light" w:cs="Arial"/>
              </w:rPr>
            </w:pPr>
            <w:r>
              <w:rPr>
                <w:rFonts w:ascii="Calibri Light" w:hAnsi="Calibri Light" w:cs="Arial"/>
              </w:rPr>
              <w:t>Government file a complaint to SCE via LPA/BCD AEM.</w:t>
            </w:r>
          </w:p>
          <w:p w14:paraId="382A9A7E" w14:textId="77777777" w:rsidR="00096131" w:rsidRDefault="00096131" w:rsidP="00347854">
            <w:pPr>
              <w:pStyle w:val="TableField-Left"/>
              <w:rPr>
                <w:rFonts w:ascii="Calibri Light" w:hAnsi="Calibri Light" w:cs="Arial"/>
              </w:rPr>
            </w:pPr>
          </w:p>
        </w:tc>
        <w:tc>
          <w:tcPr>
            <w:tcW w:w="1884" w:type="dxa"/>
            <w:vAlign w:val="center"/>
          </w:tcPr>
          <w:p w14:paraId="5575ACDD" w14:textId="77777777" w:rsidR="00096131" w:rsidRDefault="00096131" w:rsidP="000531C6">
            <w:pPr>
              <w:pStyle w:val="TableField-Left"/>
              <w:jc w:val="center"/>
              <w:rPr>
                <w:rFonts w:ascii="Calibri Light" w:hAnsi="Calibri Light" w:cs="Arial"/>
              </w:rPr>
            </w:pPr>
            <w:r>
              <w:rPr>
                <w:rFonts w:ascii="Calibri Light" w:hAnsi="Calibri Light" w:cs="Arial"/>
              </w:rPr>
              <w:t>N/A</w:t>
            </w:r>
          </w:p>
        </w:tc>
        <w:tc>
          <w:tcPr>
            <w:tcW w:w="1535" w:type="dxa"/>
            <w:vAlign w:val="center"/>
          </w:tcPr>
          <w:p w14:paraId="1E757301" w14:textId="77777777" w:rsidR="00096131" w:rsidRDefault="00096131" w:rsidP="000531C6">
            <w:pPr>
              <w:pStyle w:val="TableField-Left"/>
              <w:jc w:val="center"/>
              <w:rPr>
                <w:rFonts w:ascii="Calibri Light" w:hAnsi="Calibri Light" w:cs="Arial"/>
              </w:rPr>
            </w:pPr>
            <w:r>
              <w:rPr>
                <w:rFonts w:ascii="Calibri Light" w:hAnsi="Calibri Light" w:cs="Arial"/>
              </w:rPr>
              <w:t>N/A</w:t>
            </w:r>
          </w:p>
        </w:tc>
        <w:tc>
          <w:tcPr>
            <w:tcW w:w="1909" w:type="dxa"/>
          </w:tcPr>
          <w:p w14:paraId="065A9453" w14:textId="77777777" w:rsidR="00096131" w:rsidRDefault="00096131" w:rsidP="000531C6">
            <w:pPr>
              <w:pStyle w:val="TableField-Left"/>
              <w:jc w:val="center"/>
              <w:rPr>
                <w:rFonts w:ascii="Calibri Light" w:hAnsi="Calibri Light" w:cs="Arial"/>
              </w:rPr>
            </w:pPr>
          </w:p>
        </w:tc>
      </w:tr>
      <w:tr w:rsidR="00096131" w:rsidRPr="006B24F0" w14:paraId="6FD8BF78" w14:textId="06187F1B" w:rsidTr="00096131">
        <w:trPr>
          <w:cantSplit/>
          <w:trHeight w:val="432"/>
        </w:trPr>
        <w:tc>
          <w:tcPr>
            <w:tcW w:w="826" w:type="dxa"/>
            <w:vAlign w:val="center"/>
          </w:tcPr>
          <w:p w14:paraId="448825A4" w14:textId="77777777" w:rsidR="00096131" w:rsidRDefault="00096131" w:rsidP="00347854">
            <w:pPr>
              <w:pStyle w:val="TableField-Center"/>
              <w:rPr>
                <w:rFonts w:ascii="Calibri Light" w:hAnsi="Calibri Light" w:cs="Arial"/>
              </w:rPr>
            </w:pPr>
            <w:r>
              <w:rPr>
                <w:rFonts w:ascii="Calibri Light" w:hAnsi="Calibri Light" w:cs="Arial"/>
              </w:rPr>
              <w:t>50</w:t>
            </w:r>
          </w:p>
        </w:tc>
        <w:tc>
          <w:tcPr>
            <w:tcW w:w="3543" w:type="dxa"/>
            <w:vAlign w:val="center"/>
          </w:tcPr>
          <w:p w14:paraId="6D06D93B" w14:textId="3B01CF86" w:rsidR="008C4848" w:rsidRDefault="008C4848" w:rsidP="00347854">
            <w:pPr>
              <w:pStyle w:val="TableField-Left"/>
              <w:rPr>
                <w:rFonts w:ascii="Calibri Light" w:hAnsi="Calibri Light" w:cs="Arial"/>
                <w:b/>
              </w:rPr>
            </w:pPr>
            <w:r>
              <w:rPr>
                <w:rFonts w:ascii="Calibri Light" w:hAnsi="Calibri Light" w:cs="Arial"/>
                <w:b/>
              </w:rPr>
              <w:t>Correspondence Inquiry</w:t>
            </w:r>
          </w:p>
          <w:p w14:paraId="70845E49" w14:textId="6E13CEA0" w:rsidR="00096131" w:rsidRDefault="008C4848" w:rsidP="00347854">
            <w:pPr>
              <w:pStyle w:val="TableField-Left"/>
              <w:rPr>
                <w:rFonts w:ascii="Calibri Light" w:hAnsi="Calibri Light" w:cs="Arial"/>
              </w:rPr>
            </w:pPr>
            <w:r>
              <w:rPr>
                <w:rFonts w:ascii="Calibri Light" w:hAnsi="Calibri Light" w:cs="Arial"/>
              </w:rPr>
              <w:t>Customer complaint/inquire about the correspondence.</w:t>
            </w:r>
          </w:p>
          <w:p w14:paraId="21220B09" w14:textId="77777777" w:rsidR="00096131" w:rsidRPr="006267CC" w:rsidRDefault="00096131" w:rsidP="00347854">
            <w:pPr>
              <w:pStyle w:val="TableField-Left"/>
              <w:rPr>
                <w:rFonts w:ascii="Calibri Light" w:hAnsi="Calibri Light" w:cs="Arial"/>
              </w:rPr>
            </w:pPr>
          </w:p>
        </w:tc>
        <w:tc>
          <w:tcPr>
            <w:tcW w:w="1884" w:type="dxa"/>
            <w:vAlign w:val="center"/>
          </w:tcPr>
          <w:p w14:paraId="320E1D21" w14:textId="77777777" w:rsidR="00096131" w:rsidRDefault="00096131" w:rsidP="000531C6">
            <w:pPr>
              <w:pStyle w:val="TableField-Left"/>
              <w:jc w:val="center"/>
              <w:rPr>
                <w:rFonts w:ascii="Calibri Light" w:hAnsi="Calibri Light" w:cs="Arial"/>
              </w:rPr>
            </w:pPr>
            <w:r>
              <w:rPr>
                <w:rFonts w:ascii="Calibri Light" w:hAnsi="Calibri Light" w:cs="Arial"/>
              </w:rPr>
              <w:t>N/A</w:t>
            </w:r>
          </w:p>
        </w:tc>
        <w:tc>
          <w:tcPr>
            <w:tcW w:w="1535" w:type="dxa"/>
            <w:vAlign w:val="center"/>
          </w:tcPr>
          <w:p w14:paraId="6280520E" w14:textId="77777777" w:rsidR="00096131" w:rsidRDefault="00096131" w:rsidP="000531C6">
            <w:pPr>
              <w:pStyle w:val="TableField-Left"/>
              <w:jc w:val="center"/>
              <w:rPr>
                <w:rFonts w:ascii="Calibri Light" w:hAnsi="Calibri Light" w:cs="Arial"/>
              </w:rPr>
            </w:pPr>
            <w:r>
              <w:rPr>
                <w:rFonts w:ascii="Calibri Light" w:hAnsi="Calibri Light" w:cs="Arial"/>
              </w:rPr>
              <w:t>N/A</w:t>
            </w:r>
          </w:p>
        </w:tc>
        <w:tc>
          <w:tcPr>
            <w:tcW w:w="1909" w:type="dxa"/>
          </w:tcPr>
          <w:p w14:paraId="74D0E7D3" w14:textId="77777777" w:rsidR="00096131" w:rsidRDefault="00096131" w:rsidP="000531C6">
            <w:pPr>
              <w:pStyle w:val="TableField-Left"/>
              <w:jc w:val="center"/>
              <w:rPr>
                <w:rFonts w:ascii="Calibri Light" w:hAnsi="Calibri Light" w:cs="Arial"/>
              </w:rPr>
            </w:pPr>
          </w:p>
        </w:tc>
      </w:tr>
      <w:tr w:rsidR="00096131" w:rsidRPr="006B24F0" w14:paraId="4C99C73B" w14:textId="3144DE08" w:rsidTr="00096131">
        <w:trPr>
          <w:cantSplit/>
          <w:trHeight w:val="432"/>
        </w:trPr>
        <w:tc>
          <w:tcPr>
            <w:tcW w:w="826" w:type="dxa"/>
            <w:vAlign w:val="center"/>
          </w:tcPr>
          <w:p w14:paraId="69365D5F" w14:textId="77777777" w:rsidR="00096131" w:rsidRDefault="00096131" w:rsidP="00347854">
            <w:pPr>
              <w:pStyle w:val="TableField-Center"/>
              <w:rPr>
                <w:rFonts w:ascii="Calibri Light" w:hAnsi="Calibri Light" w:cs="Arial"/>
              </w:rPr>
            </w:pPr>
            <w:r>
              <w:rPr>
                <w:rFonts w:ascii="Calibri Light" w:hAnsi="Calibri Light" w:cs="Arial"/>
              </w:rPr>
              <w:t>60</w:t>
            </w:r>
          </w:p>
        </w:tc>
        <w:tc>
          <w:tcPr>
            <w:tcW w:w="3543" w:type="dxa"/>
            <w:vAlign w:val="center"/>
          </w:tcPr>
          <w:p w14:paraId="65A8EC3D" w14:textId="1A4D2CAB" w:rsidR="00096131" w:rsidRDefault="003F3CC2" w:rsidP="00347854">
            <w:pPr>
              <w:pStyle w:val="TableField-Left"/>
              <w:rPr>
                <w:rFonts w:ascii="Calibri Light" w:hAnsi="Calibri Light" w:cs="Arial"/>
                <w:b/>
              </w:rPr>
            </w:pPr>
            <w:r>
              <w:rPr>
                <w:rFonts w:ascii="Calibri Light" w:hAnsi="Calibri Light" w:cs="Arial"/>
                <w:b/>
              </w:rPr>
              <w:t xml:space="preserve">Local Public Affairs </w:t>
            </w:r>
            <w:r w:rsidR="00280EE9">
              <w:rPr>
                <w:rFonts w:ascii="Calibri Light" w:hAnsi="Calibri Light" w:cs="Arial"/>
                <w:b/>
              </w:rPr>
              <w:t xml:space="preserve">&amp; CCA/DA </w:t>
            </w:r>
            <w:r w:rsidR="00096131">
              <w:rPr>
                <w:rFonts w:ascii="Calibri Light" w:hAnsi="Calibri Light" w:cs="Arial"/>
                <w:b/>
              </w:rPr>
              <w:t>complaint</w:t>
            </w:r>
          </w:p>
          <w:p w14:paraId="1C7BBB20" w14:textId="1DB767A7" w:rsidR="00096131" w:rsidRDefault="003F3CC2" w:rsidP="00347854">
            <w:pPr>
              <w:pStyle w:val="TableField-Left"/>
              <w:rPr>
                <w:rFonts w:ascii="Calibri Light" w:hAnsi="Calibri Light" w:cs="Arial"/>
              </w:rPr>
            </w:pPr>
            <w:r>
              <w:rPr>
                <w:rFonts w:ascii="Calibri Light" w:hAnsi="Calibri Light" w:cs="Arial"/>
              </w:rPr>
              <w:t xml:space="preserve">Local Public Affairs </w:t>
            </w:r>
            <w:r w:rsidR="00096131">
              <w:rPr>
                <w:rFonts w:ascii="Calibri Light" w:hAnsi="Calibri Light" w:cs="Arial"/>
              </w:rPr>
              <w:t>file a complaint to SCE via LPA/BCD AEM</w:t>
            </w:r>
            <w:r w:rsidR="00280EE9">
              <w:rPr>
                <w:rFonts w:ascii="Calibri Light" w:hAnsi="Calibri Light" w:cs="Arial"/>
              </w:rPr>
              <w:t xml:space="preserve"> or complaint about CCA/DA</w:t>
            </w:r>
            <w:r w:rsidR="00096131">
              <w:rPr>
                <w:rFonts w:ascii="Calibri Light" w:hAnsi="Calibri Light" w:cs="Arial"/>
              </w:rPr>
              <w:t>.</w:t>
            </w:r>
          </w:p>
          <w:p w14:paraId="51C681BB" w14:textId="77777777" w:rsidR="00096131" w:rsidRPr="006267CC" w:rsidRDefault="00096131" w:rsidP="00347854">
            <w:pPr>
              <w:pStyle w:val="TableField-Left"/>
              <w:rPr>
                <w:rFonts w:ascii="Calibri Light" w:hAnsi="Calibri Light" w:cs="Arial"/>
              </w:rPr>
            </w:pPr>
          </w:p>
        </w:tc>
        <w:tc>
          <w:tcPr>
            <w:tcW w:w="1884" w:type="dxa"/>
            <w:vAlign w:val="center"/>
          </w:tcPr>
          <w:p w14:paraId="476BCB3C" w14:textId="77777777" w:rsidR="00096131" w:rsidRDefault="00096131" w:rsidP="000531C6">
            <w:pPr>
              <w:pStyle w:val="TableField-Left"/>
              <w:jc w:val="center"/>
              <w:rPr>
                <w:rFonts w:ascii="Calibri Light" w:hAnsi="Calibri Light" w:cs="Arial"/>
              </w:rPr>
            </w:pPr>
            <w:r>
              <w:rPr>
                <w:rFonts w:ascii="Calibri Light" w:hAnsi="Calibri Light" w:cs="Arial"/>
              </w:rPr>
              <w:t>N/A</w:t>
            </w:r>
          </w:p>
        </w:tc>
        <w:tc>
          <w:tcPr>
            <w:tcW w:w="1535" w:type="dxa"/>
            <w:vAlign w:val="center"/>
          </w:tcPr>
          <w:p w14:paraId="0D6090A5" w14:textId="77777777" w:rsidR="00096131" w:rsidRDefault="00096131" w:rsidP="000531C6">
            <w:pPr>
              <w:pStyle w:val="TableField-Left"/>
              <w:jc w:val="center"/>
              <w:rPr>
                <w:rFonts w:ascii="Calibri Light" w:hAnsi="Calibri Light" w:cs="Arial"/>
              </w:rPr>
            </w:pPr>
            <w:r>
              <w:rPr>
                <w:rFonts w:ascii="Calibri Light" w:hAnsi="Calibri Light" w:cs="Arial"/>
              </w:rPr>
              <w:t>N/A</w:t>
            </w:r>
          </w:p>
        </w:tc>
        <w:tc>
          <w:tcPr>
            <w:tcW w:w="1909" w:type="dxa"/>
          </w:tcPr>
          <w:p w14:paraId="3A06AC9A" w14:textId="77777777" w:rsidR="00096131" w:rsidRDefault="00096131" w:rsidP="000531C6">
            <w:pPr>
              <w:pStyle w:val="TableField-Left"/>
              <w:jc w:val="center"/>
              <w:rPr>
                <w:rFonts w:ascii="Calibri Light" w:hAnsi="Calibri Light" w:cs="Arial"/>
              </w:rPr>
            </w:pPr>
          </w:p>
        </w:tc>
      </w:tr>
      <w:tr w:rsidR="00096131" w:rsidRPr="006B24F0" w14:paraId="1949C43C" w14:textId="6CEF40B4" w:rsidTr="00096131">
        <w:trPr>
          <w:cantSplit/>
          <w:trHeight w:val="432"/>
        </w:trPr>
        <w:tc>
          <w:tcPr>
            <w:tcW w:w="826" w:type="dxa"/>
            <w:vAlign w:val="center"/>
          </w:tcPr>
          <w:p w14:paraId="427D129A" w14:textId="77777777" w:rsidR="00096131" w:rsidRDefault="00096131" w:rsidP="00347854">
            <w:pPr>
              <w:pStyle w:val="TableField-Center"/>
              <w:rPr>
                <w:rFonts w:ascii="Calibri Light" w:hAnsi="Calibri Light" w:cs="Arial"/>
              </w:rPr>
            </w:pPr>
            <w:r>
              <w:rPr>
                <w:rFonts w:ascii="Calibri Light" w:hAnsi="Calibri Light" w:cs="Arial"/>
              </w:rPr>
              <w:t>70</w:t>
            </w:r>
          </w:p>
        </w:tc>
        <w:tc>
          <w:tcPr>
            <w:tcW w:w="3543" w:type="dxa"/>
            <w:vAlign w:val="center"/>
          </w:tcPr>
          <w:p w14:paraId="533F7490" w14:textId="77777777" w:rsidR="00096131" w:rsidRDefault="00096131" w:rsidP="00347854">
            <w:pPr>
              <w:pStyle w:val="TableField-Left"/>
              <w:rPr>
                <w:rFonts w:ascii="Calibri Light" w:hAnsi="Calibri Light" w:cs="Arial"/>
                <w:b/>
              </w:rPr>
            </w:pPr>
            <w:r>
              <w:rPr>
                <w:rFonts w:ascii="Calibri Light" w:hAnsi="Calibri Light" w:cs="Arial"/>
                <w:b/>
              </w:rPr>
              <w:t>Debris or Outage related?</w:t>
            </w:r>
          </w:p>
          <w:p w14:paraId="44679141" w14:textId="77777777" w:rsidR="00096131" w:rsidRDefault="00096131" w:rsidP="00347854">
            <w:pPr>
              <w:pStyle w:val="TableField-Left"/>
              <w:rPr>
                <w:rFonts w:ascii="Calibri Light" w:hAnsi="Calibri Light" w:cs="Arial"/>
              </w:rPr>
            </w:pPr>
            <w:r w:rsidRPr="00E5675A">
              <w:rPr>
                <w:rFonts w:ascii="Calibri Light" w:hAnsi="Calibri Light" w:cs="Arial"/>
              </w:rPr>
              <w:t xml:space="preserve">If complaint is </w:t>
            </w:r>
            <w:r>
              <w:rPr>
                <w:rFonts w:ascii="Calibri Light" w:hAnsi="Calibri Light" w:cs="Arial"/>
              </w:rPr>
              <w:t>debris or Outage related, go to step 120.</w:t>
            </w:r>
          </w:p>
          <w:p w14:paraId="543C3564" w14:textId="0ABCE2AE" w:rsidR="00096131" w:rsidRDefault="00096131" w:rsidP="00347854">
            <w:pPr>
              <w:pStyle w:val="TableField-Left"/>
              <w:rPr>
                <w:rFonts w:ascii="Calibri Light" w:hAnsi="Calibri Light" w:cs="Arial"/>
              </w:rPr>
            </w:pPr>
            <w:r>
              <w:rPr>
                <w:rFonts w:ascii="Calibri Light" w:hAnsi="Calibri Light" w:cs="Arial"/>
              </w:rPr>
              <w:t xml:space="preserve">Otherwise, go to step </w:t>
            </w:r>
            <w:r w:rsidR="00657F7E">
              <w:rPr>
                <w:rFonts w:ascii="Calibri Light" w:hAnsi="Calibri Light" w:cs="Arial"/>
              </w:rPr>
              <w:t>9</w:t>
            </w:r>
            <w:r>
              <w:rPr>
                <w:rFonts w:ascii="Calibri Light" w:hAnsi="Calibri Light" w:cs="Arial"/>
              </w:rPr>
              <w:t>0.</w:t>
            </w:r>
          </w:p>
          <w:p w14:paraId="24D921CF" w14:textId="77777777" w:rsidR="00096131" w:rsidRPr="00E5675A" w:rsidRDefault="00096131" w:rsidP="00347854">
            <w:pPr>
              <w:pStyle w:val="TableField-Left"/>
              <w:rPr>
                <w:rFonts w:ascii="Calibri Light" w:hAnsi="Calibri Light" w:cs="Arial"/>
              </w:rPr>
            </w:pPr>
          </w:p>
        </w:tc>
        <w:tc>
          <w:tcPr>
            <w:tcW w:w="1884" w:type="dxa"/>
            <w:vAlign w:val="center"/>
          </w:tcPr>
          <w:p w14:paraId="38F2CBEE" w14:textId="77777777" w:rsidR="00096131" w:rsidRDefault="00096131" w:rsidP="000531C6">
            <w:pPr>
              <w:pStyle w:val="TableField-Left"/>
              <w:jc w:val="center"/>
              <w:rPr>
                <w:rFonts w:ascii="Calibri Light" w:hAnsi="Calibri Light" w:cs="Arial"/>
              </w:rPr>
            </w:pPr>
            <w:r>
              <w:rPr>
                <w:rFonts w:ascii="Calibri Light" w:hAnsi="Calibri Light" w:cs="Arial"/>
              </w:rPr>
              <w:t>N/A</w:t>
            </w:r>
          </w:p>
        </w:tc>
        <w:tc>
          <w:tcPr>
            <w:tcW w:w="1535" w:type="dxa"/>
            <w:vAlign w:val="center"/>
          </w:tcPr>
          <w:p w14:paraId="5586391C" w14:textId="77777777" w:rsidR="00096131" w:rsidRDefault="00096131" w:rsidP="000531C6">
            <w:pPr>
              <w:pStyle w:val="TableField-Left"/>
              <w:jc w:val="center"/>
              <w:rPr>
                <w:rFonts w:ascii="Calibri Light" w:hAnsi="Calibri Light" w:cs="Arial"/>
              </w:rPr>
            </w:pPr>
            <w:r>
              <w:rPr>
                <w:rFonts w:ascii="Calibri Light" w:hAnsi="Calibri Light" w:cs="Arial"/>
              </w:rPr>
              <w:t>N/A</w:t>
            </w:r>
          </w:p>
        </w:tc>
        <w:tc>
          <w:tcPr>
            <w:tcW w:w="1909" w:type="dxa"/>
          </w:tcPr>
          <w:p w14:paraId="31921960" w14:textId="77777777" w:rsidR="00096131" w:rsidRDefault="00096131" w:rsidP="000531C6">
            <w:pPr>
              <w:pStyle w:val="TableField-Left"/>
              <w:jc w:val="center"/>
              <w:rPr>
                <w:rFonts w:ascii="Calibri Light" w:hAnsi="Calibri Light" w:cs="Arial"/>
              </w:rPr>
            </w:pPr>
          </w:p>
        </w:tc>
      </w:tr>
      <w:tr w:rsidR="00096131" w:rsidRPr="006B24F0" w14:paraId="0D33B283" w14:textId="6F12BDF1" w:rsidTr="00096131">
        <w:trPr>
          <w:cantSplit/>
          <w:trHeight w:val="432"/>
        </w:trPr>
        <w:tc>
          <w:tcPr>
            <w:tcW w:w="826" w:type="dxa"/>
            <w:vAlign w:val="center"/>
          </w:tcPr>
          <w:p w14:paraId="3DF9FC33" w14:textId="2B5ECA6A" w:rsidR="00096131" w:rsidRDefault="00096131" w:rsidP="00347854">
            <w:pPr>
              <w:pStyle w:val="TableField-Center"/>
              <w:rPr>
                <w:rFonts w:ascii="Calibri Light" w:hAnsi="Calibri Light" w:cs="Arial"/>
              </w:rPr>
            </w:pPr>
            <w:r>
              <w:rPr>
                <w:rFonts w:ascii="Calibri Light" w:hAnsi="Calibri Light" w:cs="Arial"/>
              </w:rPr>
              <w:t>80</w:t>
            </w:r>
          </w:p>
        </w:tc>
        <w:tc>
          <w:tcPr>
            <w:tcW w:w="3543" w:type="dxa"/>
            <w:vAlign w:val="center"/>
          </w:tcPr>
          <w:p w14:paraId="3A4D1887" w14:textId="574EB8D7" w:rsidR="00096131" w:rsidRPr="000531C6" w:rsidRDefault="00096131" w:rsidP="000531C6">
            <w:pPr>
              <w:pStyle w:val="TableField-Left"/>
              <w:rPr>
                <w:rFonts w:ascii="Calibri Light" w:hAnsi="Calibri Light" w:cs="Arial"/>
                <w:b/>
              </w:rPr>
            </w:pPr>
            <w:r w:rsidRPr="000531C6">
              <w:rPr>
                <w:rFonts w:ascii="Calibri Light" w:hAnsi="Calibri Light" w:cs="Arial"/>
                <w:b/>
              </w:rPr>
              <w:t>Bill Scam</w:t>
            </w:r>
            <w:r w:rsidR="00657F7E">
              <w:rPr>
                <w:rFonts w:ascii="Calibri Light" w:hAnsi="Calibri Light" w:cs="Arial"/>
                <w:b/>
              </w:rPr>
              <w:t>/Fraud</w:t>
            </w:r>
            <w:r w:rsidRPr="000531C6">
              <w:rPr>
                <w:rFonts w:ascii="Calibri Light" w:hAnsi="Calibri Light" w:cs="Arial"/>
                <w:b/>
              </w:rPr>
              <w:t xml:space="preserve">, Solar/3rd Party, Fraud, </w:t>
            </w:r>
            <w:r w:rsidR="00657F7E">
              <w:rPr>
                <w:rFonts w:ascii="Calibri Light" w:hAnsi="Calibri Light" w:cs="Arial"/>
                <w:b/>
              </w:rPr>
              <w:t>P</w:t>
            </w:r>
            <w:r w:rsidRPr="000531C6">
              <w:rPr>
                <w:rFonts w:ascii="Calibri Light" w:hAnsi="Calibri Light" w:cs="Arial"/>
                <w:b/>
              </w:rPr>
              <w:t>rivacy related?</w:t>
            </w:r>
          </w:p>
          <w:p w14:paraId="3AB2D161" w14:textId="0B50E70F" w:rsidR="00096131" w:rsidRPr="000531C6" w:rsidRDefault="00096131" w:rsidP="000531C6">
            <w:pPr>
              <w:pStyle w:val="TableField-Left"/>
              <w:rPr>
                <w:rFonts w:ascii="Calibri Light" w:hAnsi="Calibri Light" w:cs="Arial"/>
              </w:rPr>
            </w:pPr>
            <w:r w:rsidRPr="000531C6">
              <w:rPr>
                <w:rFonts w:ascii="Calibri Light" w:hAnsi="Calibri Light" w:cs="Arial"/>
              </w:rPr>
              <w:t>If complaint is Bill Scam, Solar/3rd Party, Fraud, Privacy related, go to step 1</w:t>
            </w:r>
            <w:r w:rsidR="00657F7E">
              <w:rPr>
                <w:rFonts w:ascii="Calibri Light" w:hAnsi="Calibri Light" w:cs="Arial"/>
              </w:rPr>
              <w:t>5</w:t>
            </w:r>
            <w:r w:rsidRPr="000531C6">
              <w:rPr>
                <w:rFonts w:ascii="Calibri Light" w:hAnsi="Calibri Light" w:cs="Arial"/>
              </w:rPr>
              <w:t>0.</w:t>
            </w:r>
          </w:p>
          <w:p w14:paraId="79174403" w14:textId="15743DB1" w:rsidR="00096131" w:rsidRPr="000531C6" w:rsidRDefault="00096131" w:rsidP="000531C6">
            <w:pPr>
              <w:pStyle w:val="TableField-Left"/>
              <w:rPr>
                <w:rFonts w:ascii="Calibri Light" w:hAnsi="Calibri Light" w:cs="Arial"/>
              </w:rPr>
            </w:pPr>
            <w:r>
              <w:rPr>
                <w:rFonts w:ascii="Calibri Light" w:hAnsi="Calibri Light" w:cs="Arial"/>
              </w:rPr>
              <w:t>Otherwise,</w:t>
            </w:r>
            <w:r w:rsidRPr="000531C6">
              <w:rPr>
                <w:rFonts w:ascii="Calibri Light" w:hAnsi="Calibri Light" w:cs="Arial"/>
              </w:rPr>
              <w:t xml:space="preserve"> go to step 90.</w:t>
            </w:r>
          </w:p>
          <w:p w14:paraId="0C9915C3" w14:textId="276F6A92" w:rsidR="00096131" w:rsidRDefault="00096131" w:rsidP="000531C6">
            <w:pPr>
              <w:pStyle w:val="TableField-Left"/>
              <w:rPr>
                <w:rFonts w:ascii="Calibri Light" w:hAnsi="Calibri Light" w:cs="Arial"/>
                <w:b/>
              </w:rPr>
            </w:pPr>
          </w:p>
        </w:tc>
        <w:tc>
          <w:tcPr>
            <w:tcW w:w="1884" w:type="dxa"/>
            <w:vAlign w:val="center"/>
          </w:tcPr>
          <w:p w14:paraId="67E49841" w14:textId="6A4A0ABF" w:rsidR="00096131" w:rsidRDefault="00096131" w:rsidP="000531C6">
            <w:pPr>
              <w:pStyle w:val="TableField-Left"/>
              <w:jc w:val="center"/>
              <w:rPr>
                <w:rFonts w:ascii="Calibri Light" w:hAnsi="Calibri Light" w:cs="Arial"/>
              </w:rPr>
            </w:pPr>
            <w:r>
              <w:rPr>
                <w:rFonts w:ascii="Calibri Light" w:hAnsi="Calibri Light" w:cs="Arial"/>
              </w:rPr>
              <w:t>N/A</w:t>
            </w:r>
          </w:p>
        </w:tc>
        <w:tc>
          <w:tcPr>
            <w:tcW w:w="1535" w:type="dxa"/>
            <w:vAlign w:val="center"/>
          </w:tcPr>
          <w:p w14:paraId="47B1DB37" w14:textId="38BC6269" w:rsidR="00096131" w:rsidRDefault="00096131" w:rsidP="000531C6">
            <w:pPr>
              <w:pStyle w:val="TableField-Left"/>
              <w:jc w:val="center"/>
              <w:rPr>
                <w:rFonts w:ascii="Calibri Light" w:hAnsi="Calibri Light" w:cs="Arial"/>
              </w:rPr>
            </w:pPr>
            <w:r>
              <w:rPr>
                <w:rFonts w:ascii="Calibri Light" w:hAnsi="Calibri Light" w:cs="Arial"/>
              </w:rPr>
              <w:t>N/A</w:t>
            </w:r>
          </w:p>
        </w:tc>
        <w:tc>
          <w:tcPr>
            <w:tcW w:w="1909" w:type="dxa"/>
          </w:tcPr>
          <w:p w14:paraId="0E040B68" w14:textId="2E182366" w:rsidR="00096131" w:rsidRDefault="00096131" w:rsidP="000531C6">
            <w:pPr>
              <w:pStyle w:val="TableField-Left"/>
              <w:jc w:val="center"/>
              <w:rPr>
                <w:rFonts w:ascii="Calibri Light" w:hAnsi="Calibri Light" w:cs="Arial"/>
              </w:rPr>
            </w:pPr>
          </w:p>
        </w:tc>
      </w:tr>
      <w:tr w:rsidR="00096131" w:rsidRPr="006B24F0" w14:paraId="15E5E6F5" w14:textId="18C16A4D" w:rsidTr="00096131">
        <w:trPr>
          <w:cantSplit/>
          <w:trHeight w:val="432"/>
        </w:trPr>
        <w:tc>
          <w:tcPr>
            <w:tcW w:w="826" w:type="dxa"/>
            <w:vAlign w:val="center"/>
          </w:tcPr>
          <w:p w14:paraId="135403CA" w14:textId="77777777" w:rsidR="00096131" w:rsidRDefault="00096131" w:rsidP="00347854">
            <w:pPr>
              <w:pStyle w:val="TableField-Center"/>
              <w:rPr>
                <w:rFonts w:ascii="Calibri Light" w:hAnsi="Calibri Light" w:cs="Arial"/>
              </w:rPr>
            </w:pPr>
            <w:r>
              <w:rPr>
                <w:rFonts w:ascii="Calibri Light" w:hAnsi="Calibri Light" w:cs="Arial"/>
              </w:rPr>
              <w:t>90</w:t>
            </w:r>
          </w:p>
        </w:tc>
        <w:tc>
          <w:tcPr>
            <w:tcW w:w="3543" w:type="dxa"/>
            <w:vAlign w:val="center"/>
          </w:tcPr>
          <w:p w14:paraId="192218B4" w14:textId="77777777" w:rsidR="00096131" w:rsidRDefault="00096131" w:rsidP="000531C6">
            <w:pPr>
              <w:pStyle w:val="TableField-Left"/>
              <w:rPr>
                <w:rFonts w:ascii="Calibri Light" w:hAnsi="Calibri Light" w:cs="Arial"/>
                <w:b/>
              </w:rPr>
            </w:pPr>
            <w:proofErr w:type="spellStart"/>
            <w:proofErr w:type="gramStart"/>
            <w:r>
              <w:rPr>
                <w:rFonts w:ascii="Calibri Light" w:hAnsi="Calibri Light" w:cs="Arial"/>
                <w:b/>
              </w:rPr>
              <w:t>eBill</w:t>
            </w:r>
            <w:proofErr w:type="spellEnd"/>
            <w:proofErr w:type="gramEnd"/>
            <w:r>
              <w:rPr>
                <w:rFonts w:ascii="Calibri Light" w:hAnsi="Calibri Light" w:cs="Arial"/>
                <w:b/>
              </w:rPr>
              <w:t xml:space="preserve"> related?</w:t>
            </w:r>
          </w:p>
          <w:p w14:paraId="4C1A6D55" w14:textId="77777777" w:rsidR="00096131" w:rsidRDefault="00096131" w:rsidP="000531C6">
            <w:pPr>
              <w:pStyle w:val="TableField-Left"/>
              <w:rPr>
                <w:rFonts w:ascii="Calibri Light" w:hAnsi="Calibri Light" w:cs="Arial"/>
              </w:rPr>
            </w:pPr>
            <w:r>
              <w:rPr>
                <w:rFonts w:ascii="Calibri Light" w:hAnsi="Calibri Light" w:cs="Arial"/>
              </w:rPr>
              <w:t xml:space="preserve">If BP complaints about account is defaulted to </w:t>
            </w:r>
            <w:proofErr w:type="spellStart"/>
            <w:r>
              <w:rPr>
                <w:rFonts w:ascii="Calibri Light" w:hAnsi="Calibri Light" w:cs="Arial"/>
              </w:rPr>
              <w:t>eBill</w:t>
            </w:r>
            <w:proofErr w:type="spellEnd"/>
            <w:r>
              <w:rPr>
                <w:rFonts w:ascii="Calibri Light" w:hAnsi="Calibri Light" w:cs="Arial"/>
              </w:rPr>
              <w:t xml:space="preserve"> and wanting to receive paper bill, go to step 140. </w:t>
            </w:r>
          </w:p>
          <w:p w14:paraId="2CE13BB5" w14:textId="77777777" w:rsidR="00096131" w:rsidRDefault="00096131" w:rsidP="000531C6">
            <w:pPr>
              <w:pStyle w:val="TableField-Left"/>
              <w:rPr>
                <w:rFonts w:ascii="Calibri Light" w:hAnsi="Calibri Light" w:cs="Arial"/>
              </w:rPr>
            </w:pPr>
            <w:r>
              <w:rPr>
                <w:rFonts w:ascii="Calibri Light" w:hAnsi="Calibri Light" w:cs="Arial"/>
              </w:rPr>
              <w:t>Otherwise, go to step 100.</w:t>
            </w:r>
          </w:p>
          <w:p w14:paraId="57BC62D3" w14:textId="77777777" w:rsidR="00096131" w:rsidRPr="000531C6" w:rsidRDefault="00096131" w:rsidP="000531C6">
            <w:pPr>
              <w:pStyle w:val="TableField-Left"/>
              <w:rPr>
                <w:rFonts w:ascii="Calibri Light" w:hAnsi="Calibri Light" w:cs="Arial"/>
              </w:rPr>
            </w:pPr>
          </w:p>
        </w:tc>
        <w:tc>
          <w:tcPr>
            <w:tcW w:w="1884" w:type="dxa"/>
            <w:vAlign w:val="center"/>
          </w:tcPr>
          <w:p w14:paraId="71280AD9" w14:textId="77777777" w:rsidR="00096131" w:rsidRDefault="00096131" w:rsidP="000531C6">
            <w:pPr>
              <w:pStyle w:val="TableField-Left"/>
              <w:jc w:val="center"/>
              <w:rPr>
                <w:rFonts w:ascii="Calibri Light" w:hAnsi="Calibri Light" w:cs="Arial"/>
              </w:rPr>
            </w:pPr>
            <w:r>
              <w:rPr>
                <w:rFonts w:ascii="Calibri Light" w:hAnsi="Calibri Light" w:cs="Arial"/>
              </w:rPr>
              <w:t>N/A</w:t>
            </w:r>
          </w:p>
        </w:tc>
        <w:tc>
          <w:tcPr>
            <w:tcW w:w="1535" w:type="dxa"/>
            <w:vAlign w:val="center"/>
          </w:tcPr>
          <w:p w14:paraId="28350AA3" w14:textId="77777777" w:rsidR="00096131" w:rsidRDefault="00096131" w:rsidP="000531C6">
            <w:pPr>
              <w:pStyle w:val="TableField-Left"/>
              <w:jc w:val="center"/>
              <w:rPr>
                <w:rFonts w:ascii="Calibri Light" w:hAnsi="Calibri Light" w:cs="Arial"/>
              </w:rPr>
            </w:pPr>
            <w:r>
              <w:rPr>
                <w:rFonts w:ascii="Calibri Light" w:hAnsi="Calibri Light" w:cs="Arial"/>
              </w:rPr>
              <w:t>N/A</w:t>
            </w:r>
          </w:p>
        </w:tc>
        <w:tc>
          <w:tcPr>
            <w:tcW w:w="1909" w:type="dxa"/>
          </w:tcPr>
          <w:p w14:paraId="4F17C43E" w14:textId="77777777" w:rsidR="00096131" w:rsidRDefault="00096131" w:rsidP="000531C6">
            <w:pPr>
              <w:pStyle w:val="TableField-Left"/>
              <w:jc w:val="center"/>
              <w:rPr>
                <w:rFonts w:ascii="Calibri Light" w:hAnsi="Calibri Light" w:cs="Arial"/>
              </w:rPr>
            </w:pPr>
          </w:p>
        </w:tc>
      </w:tr>
      <w:tr w:rsidR="00096131" w:rsidRPr="006B24F0" w14:paraId="3DFB03E4" w14:textId="7212DDD2" w:rsidTr="00096131">
        <w:trPr>
          <w:cantSplit/>
          <w:trHeight w:val="432"/>
        </w:trPr>
        <w:tc>
          <w:tcPr>
            <w:tcW w:w="826" w:type="dxa"/>
            <w:vAlign w:val="center"/>
          </w:tcPr>
          <w:p w14:paraId="2FDA1361" w14:textId="77777777" w:rsidR="00096131" w:rsidRDefault="00096131" w:rsidP="00347854">
            <w:pPr>
              <w:pStyle w:val="TableField-Center"/>
              <w:rPr>
                <w:rFonts w:ascii="Calibri Light" w:hAnsi="Calibri Light" w:cs="Arial"/>
              </w:rPr>
            </w:pPr>
            <w:r>
              <w:rPr>
                <w:rFonts w:ascii="Calibri Light" w:hAnsi="Calibri Light" w:cs="Arial"/>
              </w:rPr>
              <w:lastRenderedPageBreak/>
              <w:t>100</w:t>
            </w:r>
          </w:p>
        </w:tc>
        <w:tc>
          <w:tcPr>
            <w:tcW w:w="3543" w:type="dxa"/>
            <w:vAlign w:val="center"/>
          </w:tcPr>
          <w:p w14:paraId="5C2649ED" w14:textId="569BC690" w:rsidR="00096131" w:rsidRPr="000531C6" w:rsidRDefault="00096131" w:rsidP="000531C6">
            <w:pPr>
              <w:pStyle w:val="TableField-Left"/>
              <w:rPr>
                <w:rFonts w:ascii="Calibri Light" w:hAnsi="Calibri Light" w:cs="Arial"/>
                <w:b/>
              </w:rPr>
            </w:pPr>
            <w:r w:rsidRPr="000531C6">
              <w:rPr>
                <w:rFonts w:ascii="Calibri Light" w:hAnsi="Calibri Light" w:cs="Arial"/>
                <w:b/>
              </w:rPr>
              <w:t xml:space="preserve">Executive complaint, </w:t>
            </w:r>
            <w:r>
              <w:rPr>
                <w:rFonts w:ascii="Calibri Light" w:hAnsi="Calibri Light" w:cs="Arial"/>
                <w:b/>
              </w:rPr>
              <w:t>CPUC</w:t>
            </w:r>
            <w:r w:rsidRPr="000531C6">
              <w:rPr>
                <w:rFonts w:ascii="Calibri Light" w:hAnsi="Calibri Light" w:cs="Arial"/>
                <w:b/>
              </w:rPr>
              <w:t xml:space="preserve">, </w:t>
            </w:r>
            <w:r w:rsidR="003F3CC2">
              <w:rPr>
                <w:rFonts w:ascii="Calibri Light" w:hAnsi="Calibri Light" w:cs="Arial"/>
                <w:b/>
              </w:rPr>
              <w:t>Local Public Affairs</w:t>
            </w:r>
            <w:r w:rsidR="003F3CC2" w:rsidRPr="000531C6">
              <w:rPr>
                <w:rFonts w:ascii="Calibri Light" w:hAnsi="Calibri Light" w:cs="Arial"/>
                <w:b/>
              </w:rPr>
              <w:t xml:space="preserve"> </w:t>
            </w:r>
            <w:r w:rsidRPr="000531C6">
              <w:rPr>
                <w:rFonts w:ascii="Calibri Light" w:hAnsi="Calibri Light" w:cs="Arial"/>
                <w:b/>
              </w:rPr>
              <w:t>related?</w:t>
            </w:r>
          </w:p>
          <w:p w14:paraId="43EEF332" w14:textId="311D564F" w:rsidR="00096131" w:rsidRPr="000531C6" w:rsidRDefault="00096131" w:rsidP="000531C6">
            <w:pPr>
              <w:pStyle w:val="TableField-Left"/>
              <w:rPr>
                <w:rFonts w:ascii="Calibri Light" w:hAnsi="Calibri Light" w:cs="Arial"/>
              </w:rPr>
            </w:pPr>
            <w:r w:rsidRPr="000531C6">
              <w:rPr>
                <w:rFonts w:ascii="Calibri Light" w:hAnsi="Calibri Light" w:cs="Arial"/>
              </w:rPr>
              <w:t xml:space="preserve">If complaint is Executive complaint, </w:t>
            </w:r>
            <w:r>
              <w:rPr>
                <w:rFonts w:ascii="Calibri Light" w:hAnsi="Calibri Light" w:cs="Arial"/>
              </w:rPr>
              <w:t xml:space="preserve">CPUC or </w:t>
            </w:r>
            <w:r w:rsidR="003F3CC2">
              <w:rPr>
                <w:rFonts w:ascii="Calibri Light" w:hAnsi="Calibri Light" w:cs="Arial"/>
              </w:rPr>
              <w:t xml:space="preserve">Local Public Affairs </w:t>
            </w:r>
            <w:r>
              <w:rPr>
                <w:rFonts w:ascii="Calibri Light" w:hAnsi="Calibri Light" w:cs="Arial"/>
              </w:rPr>
              <w:t>related</w:t>
            </w:r>
            <w:r w:rsidRPr="000531C6">
              <w:rPr>
                <w:rFonts w:ascii="Calibri Light" w:hAnsi="Calibri Light" w:cs="Arial"/>
              </w:rPr>
              <w:t>, go to step 160.</w:t>
            </w:r>
          </w:p>
          <w:p w14:paraId="40F4A6CC" w14:textId="77777777" w:rsidR="00096131" w:rsidRDefault="00096131" w:rsidP="000531C6">
            <w:pPr>
              <w:pStyle w:val="TableField-Left"/>
              <w:rPr>
                <w:rFonts w:ascii="Calibri Light" w:hAnsi="Calibri Light" w:cs="Arial"/>
              </w:rPr>
            </w:pPr>
            <w:r>
              <w:rPr>
                <w:rFonts w:ascii="Calibri Light" w:hAnsi="Calibri Light" w:cs="Arial"/>
              </w:rPr>
              <w:t>Otherwise,</w:t>
            </w:r>
            <w:r w:rsidRPr="000531C6">
              <w:rPr>
                <w:rFonts w:ascii="Calibri Light" w:hAnsi="Calibri Light" w:cs="Arial"/>
              </w:rPr>
              <w:t xml:space="preserve"> go to step 110.</w:t>
            </w:r>
          </w:p>
          <w:p w14:paraId="04AFAD97" w14:textId="77777777" w:rsidR="00096131" w:rsidRDefault="00096131" w:rsidP="000531C6">
            <w:pPr>
              <w:pStyle w:val="TableField-Left"/>
              <w:rPr>
                <w:rFonts w:ascii="Calibri Light" w:hAnsi="Calibri Light" w:cs="Arial"/>
                <w:b/>
              </w:rPr>
            </w:pPr>
          </w:p>
        </w:tc>
        <w:tc>
          <w:tcPr>
            <w:tcW w:w="1884" w:type="dxa"/>
            <w:vAlign w:val="center"/>
          </w:tcPr>
          <w:p w14:paraId="62A32649" w14:textId="77777777" w:rsidR="00096131" w:rsidRDefault="00096131" w:rsidP="000531C6">
            <w:pPr>
              <w:pStyle w:val="TableField-Left"/>
              <w:jc w:val="center"/>
              <w:rPr>
                <w:rFonts w:ascii="Calibri Light" w:hAnsi="Calibri Light" w:cs="Arial"/>
              </w:rPr>
            </w:pPr>
            <w:r>
              <w:rPr>
                <w:rFonts w:ascii="Calibri Light" w:hAnsi="Calibri Light" w:cs="Arial"/>
              </w:rPr>
              <w:t>N/A</w:t>
            </w:r>
          </w:p>
        </w:tc>
        <w:tc>
          <w:tcPr>
            <w:tcW w:w="1535" w:type="dxa"/>
            <w:vAlign w:val="center"/>
          </w:tcPr>
          <w:p w14:paraId="2800B3B6" w14:textId="77777777" w:rsidR="00096131" w:rsidRDefault="00096131" w:rsidP="000531C6">
            <w:pPr>
              <w:pStyle w:val="TableField-Left"/>
              <w:jc w:val="center"/>
              <w:rPr>
                <w:rFonts w:ascii="Calibri Light" w:hAnsi="Calibri Light" w:cs="Arial"/>
              </w:rPr>
            </w:pPr>
            <w:r>
              <w:rPr>
                <w:rFonts w:ascii="Calibri Light" w:hAnsi="Calibri Light" w:cs="Arial"/>
              </w:rPr>
              <w:t>N/A</w:t>
            </w:r>
          </w:p>
        </w:tc>
        <w:tc>
          <w:tcPr>
            <w:tcW w:w="1909" w:type="dxa"/>
          </w:tcPr>
          <w:p w14:paraId="58D4B833" w14:textId="77777777" w:rsidR="00096131" w:rsidRDefault="00096131" w:rsidP="000531C6">
            <w:pPr>
              <w:pStyle w:val="TableField-Left"/>
              <w:jc w:val="center"/>
              <w:rPr>
                <w:rFonts w:ascii="Calibri Light" w:hAnsi="Calibri Light" w:cs="Arial"/>
              </w:rPr>
            </w:pPr>
          </w:p>
        </w:tc>
      </w:tr>
      <w:tr w:rsidR="00096131" w:rsidRPr="006B24F0" w14:paraId="5AC2B6E7" w14:textId="01A903F6" w:rsidTr="00096131">
        <w:trPr>
          <w:cantSplit/>
          <w:trHeight w:val="432"/>
        </w:trPr>
        <w:tc>
          <w:tcPr>
            <w:tcW w:w="826" w:type="dxa"/>
            <w:vAlign w:val="center"/>
          </w:tcPr>
          <w:p w14:paraId="61D11333" w14:textId="77777777" w:rsidR="00096131" w:rsidRDefault="00096131" w:rsidP="00347854">
            <w:pPr>
              <w:pStyle w:val="TableField-Center"/>
              <w:rPr>
                <w:rFonts w:ascii="Calibri Light" w:hAnsi="Calibri Light" w:cs="Arial"/>
              </w:rPr>
            </w:pPr>
            <w:r>
              <w:rPr>
                <w:rFonts w:ascii="Calibri Light" w:hAnsi="Calibri Light" w:cs="Arial"/>
              </w:rPr>
              <w:t>110</w:t>
            </w:r>
          </w:p>
        </w:tc>
        <w:tc>
          <w:tcPr>
            <w:tcW w:w="3543" w:type="dxa"/>
            <w:vAlign w:val="center"/>
          </w:tcPr>
          <w:p w14:paraId="2CDA6F69" w14:textId="54AF3FAF" w:rsidR="00096131" w:rsidRPr="008C4848" w:rsidRDefault="008C4848" w:rsidP="000531C6">
            <w:pPr>
              <w:pStyle w:val="TableField-Left"/>
              <w:rPr>
                <w:rFonts w:ascii="Calibri Light" w:hAnsi="Calibri Light" w:cs="Arial"/>
                <w:b/>
              </w:rPr>
            </w:pPr>
            <w:r w:rsidRPr="008C4848">
              <w:rPr>
                <w:rFonts w:ascii="Calibri Light" w:hAnsi="Calibri Light" w:cs="Tahoma"/>
                <w:b/>
                <w:color w:val="000000"/>
                <w:lang w:eastAsia="de-CH"/>
              </w:rPr>
              <w:t>SCE.COM/Mobile, Correspondence Inquiry, Employee related?</w:t>
            </w:r>
          </w:p>
          <w:p w14:paraId="52F0C77D" w14:textId="301F4261" w:rsidR="00096131" w:rsidRPr="008A36C3" w:rsidRDefault="00096131" w:rsidP="000531C6">
            <w:pPr>
              <w:pStyle w:val="TableField-Left"/>
              <w:rPr>
                <w:rFonts w:ascii="Calibri Light" w:hAnsi="Calibri Light" w:cs="Arial"/>
              </w:rPr>
            </w:pPr>
            <w:r w:rsidRPr="008A36C3">
              <w:rPr>
                <w:rFonts w:ascii="Calibri Light" w:hAnsi="Calibri Light" w:cs="Arial"/>
              </w:rPr>
              <w:t xml:space="preserve">If </w:t>
            </w:r>
            <w:r w:rsidR="00807AEB">
              <w:rPr>
                <w:rFonts w:ascii="Calibri Light" w:hAnsi="Calibri Light" w:cs="Arial"/>
              </w:rPr>
              <w:t>complaint is related to SCE.COM/Mobile, Correspondence Inquiry and employee related</w:t>
            </w:r>
            <w:r w:rsidRPr="008A36C3">
              <w:rPr>
                <w:rFonts w:ascii="Calibri Light" w:hAnsi="Calibri Light" w:cs="Arial"/>
              </w:rPr>
              <w:t>, go to step 180.</w:t>
            </w:r>
          </w:p>
          <w:p w14:paraId="7A21F706" w14:textId="77777777" w:rsidR="00096131" w:rsidRDefault="00096131" w:rsidP="000531C6">
            <w:pPr>
              <w:pStyle w:val="TableField-Left"/>
              <w:rPr>
                <w:rFonts w:ascii="Calibri Light" w:hAnsi="Calibri Light" w:cs="Arial"/>
              </w:rPr>
            </w:pPr>
            <w:r>
              <w:rPr>
                <w:rFonts w:ascii="Calibri Light" w:hAnsi="Calibri Light" w:cs="Arial"/>
              </w:rPr>
              <w:t>Otherwise,</w:t>
            </w:r>
            <w:r w:rsidRPr="008A36C3">
              <w:rPr>
                <w:rFonts w:ascii="Calibri Light" w:hAnsi="Calibri Light" w:cs="Arial"/>
              </w:rPr>
              <w:t xml:space="preserve"> go to step 200.</w:t>
            </w:r>
          </w:p>
          <w:p w14:paraId="040EA19C" w14:textId="77777777" w:rsidR="00096131" w:rsidRPr="000531C6" w:rsidRDefault="00096131" w:rsidP="000531C6">
            <w:pPr>
              <w:pStyle w:val="TableField-Left"/>
              <w:rPr>
                <w:rFonts w:ascii="Calibri Light" w:hAnsi="Calibri Light" w:cs="Arial"/>
                <w:b/>
              </w:rPr>
            </w:pPr>
          </w:p>
        </w:tc>
        <w:tc>
          <w:tcPr>
            <w:tcW w:w="1884" w:type="dxa"/>
            <w:vAlign w:val="center"/>
          </w:tcPr>
          <w:p w14:paraId="405A9E09" w14:textId="77777777" w:rsidR="00096131" w:rsidRDefault="00096131" w:rsidP="000531C6">
            <w:pPr>
              <w:pStyle w:val="TableField-Left"/>
              <w:jc w:val="center"/>
              <w:rPr>
                <w:rFonts w:ascii="Calibri Light" w:hAnsi="Calibri Light" w:cs="Arial"/>
              </w:rPr>
            </w:pPr>
            <w:r>
              <w:rPr>
                <w:rFonts w:ascii="Calibri Light" w:hAnsi="Calibri Light" w:cs="Arial"/>
              </w:rPr>
              <w:t>N/A</w:t>
            </w:r>
          </w:p>
        </w:tc>
        <w:tc>
          <w:tcPr>
            <w:tcW w:w="1535" w:type="dxa"/>
            <w:vAlign w:val="center"/>
          </w:tcPr>
          <w:p w14:paraId="6F6D9A3B" w14:textId="77777777" w:rsidR="00096131" w:rsidRDefault="00096131" w:rsidP="000531C6">
            <w:pPr>
              <w:pStyle w:val="TableField-Left"/>
              <w:jc w:val="center"/>
              <w:rPr>
                <w:rFonts w:ascii="Calibri Light" w:hAnsi="Calibri Light" w:cs="Arial"/>
              </w:rPr>
            </w:pPr>
            <w:r>
              <w:rPr>
                <w:rFonts w:ascii="Calibri Light" w:hAnsi="Calibri Light" w:cs="Arial"/>
              </w:rPr>
              <w:t>N/A</w:t>
            </w:r>
          </w:p>
        </w:tc>
        <w:tc>
          <w:tcPr>
            <w:tcW w:w="1909" w:type="dxa"/>
          </w:tcPr>
          <w:p w14:paraId="4C09B6C1" w14:textId="77777777" w:rsidR="00096131" w:rsidRDefault="00096131" w:rsidP="000531C6">
            <w:pPr>
              <w:pStyle w:val="TableField-Left"/>
              <w:jc w:val="center"/>
              <w:rPr>
                <w:rFonts w:ascii="Calibri Light" w:hAnsi="Calibri Light" w:cs="Arial"/>
              </w:rPr>
            </w:pPr>
          </w:p>
        </w:tc>
      </w:tr>
      <w:tr w:rsidR="00096131" w:rsidRPr="006B24F0" w14:paraId="026CC608" w14:textId="66906761" w:rsidTr="00096131">
        <w:trPr>
          <w:cantSplit/>
          <w:trHeight w:val="432"/>
        </w:trPr>
        <w:tc>
          <w:tcPr>
            <w:tcW w:w="826" w:type="dxa"/>
            <w:vAlign w:val="center"/>
          </w:tcPr>
          <w:p w14:paraId="7AEFA44A" w14:textId="77777777" w:rsidR="00096131" w:rsidRDefault="00096131" w:rsidP="00347854">
            <w:pPr>
              <w:pStyle w:val="TableField-Center"/>
              <w:rPr>
                <w:rFonts w:ascii="Calibri Light" w:hAnsi="Calibri Light" w:cs="Arial"/>
              </w:rPr>
            </w:pPr>
            <w:r>
              <w:rPr>
                <w:rFonts w:ascii="Calibri Light" w:hAnsi="Calibri Light" w:cs="Arial"/>
              </w:rPr>
              <w:t>120</w:t>
            </w:r>
          </w:p>
        </w:tc>
        <w:tc>
          <w:tcPr>
            <w:tcW w:w="3543" w:type="dxa"/>
            <w:vAlign w:val="center"/>
          </w:tcPr>
          <w:p w14:paraId="567EAC0F" w14:textId="77777777" w:rsidR="00096131" w:rsidRDefault="00096131" w:rsidP="000531C6">
            <w:pPr>
              <w:pStyle w:val="TableField-Left"/>
              <w:rPr>
                <w:rFonts w:ascii="Calibri Light" w:hAnsi="Calibri Light" w:cs="Arial"/>
                <w:b/>
              </w:rPr>
            </w:pPr>
            <w:r>
              <w:rPr>
                <w:rFonts w:ascii="Calibri Light" w:hAnsi="Calibri Light" w:cs="Arial"/>
                <w:b/>
              </w:rPr>
              <w:t>Create Service Order</w:t>
            </w:r>
          </w:p>
          <w:p w14:paraId="549B9AFB" w14:textId="77777777" w:rsidR="00096131" w:rsidRDefault="00096131" w:rsidP="000531C6">
            <w:pPr>
              <w:pStyle w:val="TableField-Left"/>
              <w:rPr>
                <w:rFonts w:ascii="Calibri Light" w:hAnsi="Calibri Light" w:cs="Arial"/>
              </w:rPr>
            </w:pPr>
            <w:r>
              <w:rPr>
                <w:rFonts w:ascii="Calibri Light" w:hAnsi="Calibri Light" w:cs="Arial"/>
              </w:rPr>
              <w:t>User selects the specific Order Code to create a Service Order. Service Order will be routed to the Field Personnel to work on.</w:t>
            </w:r>
          </w:p>
          <w:p w14:paraId="70957FB9" w14:textId="77777777" w:rsidR="00096131" w:rsidRPr="00CB0B8A" w:rsidRDefault="00096131" w:rsidP="000531C6">
            <w:pPr>
              <w:pStyle w:val="TableField-Left"/>
              <w:rPr>
                <w:rFonts w:ascii="Calibri Light" w:hAnsi="Calibri Light" w:cs="Arial"/>
              </w:rPr>
            </w:pPr>
          </w:p>
        </w:tc>
        <w:tc>
          <w:tcPr>
            <w:tcW w:w="1884" w:type="dxa"/>
            <w:vAlign w:val="center"/>
          </w:tcPr>
          <w:p w14:paraId="3251D5AB" w14:textId="77777777" w:rsidR="00096131" w:rsidRDefault="00096131" w:rsidP="000531C6">
            <w:pPr>
              <w:pStyle w:val="TableField-Left"/>
              <w:jc w:val="center"/>
              <w:rPr>
                <w:rFonts w:ascii="Calibri Light" w:hAnsi="Calibri Light" w:cs="Arial"/>
              </w:rPr>
            </w:pPr>
            <w:r>
              <w:rPr>
                <w:rFonts w:ascii="Calibri Light" w:hAnsi="Calibri Light" w:cs="Arial"/>
              </w:rPr>
              <w:t>Hybris C4C</w:t>
            </w:r>
          </w:p>
        </w:tc>
        <w:tc>
          <w:tcPr>
            <w:tcW w:w="1535" w:type="dxa"/>
            <w:vAlign w:val="center"/>
          </w:tcPr>
          <w:p w14:paraId="087EC589" w14:textId="3C7B5EE6" w:rsidR="00096131" w:rsidRDefault="00DE6A80" w:rsidP="000531C6">
            <w:pPr>
              <w:pStyle w:val="TableField-Left"/>
              <w:jc w:val="center"/>
              <w:rPr>
                <w:rFonts w:ascii="Calibri Light" w:hAnsi="Calibri Light" w:cs="Arial"/>
              </w:rPr>
            </w:pPr>
            <w:r>
              <w:rPr>
                <w:rFonts w:ascii="Calibri Light" w:hAnsi="Calibri Light" w:cs="Arial"/>
              </w:rPr>
              <w:t>Creating Complaint User</w:t>
            </w:r>
          </w:p>
        </w:tc>
        <w:tc>
          <w:tcPr>
            <w:tcW w:w="1909" w:type="dxa"/>
          </w:tcPr>
          <w:p w14:paraId="4CDAF1BE" w14:textId="77777777" w:rsidR="00096131" w:rsidRDefault="00096131" w:rsidP="000531C6">
            <w:pPr>
              <w:pStyle w:val="TableField-Left"/>
              <w:jc w:val="center"/>
              <w:rPr>
                <w:rFonts w:ascii="Calibri Light" w:hAnsi="Calibri Light" w:cs="Arial"/>
              </w:rPr>
            </w:pPr>
          </w:p>
        </w:tc>
      </w:tr>
      <w:tr w:rsidR="00142ED4" w:rsidRPr="006B24F0" w14:paraId="27CCF863" w14:textId="77777777" w:rsidTr="00096131">
        <w:trPr>
          <w:cantSplit/>
          <w:trHeight w:val="432"/>
        </w:trPr>
        <w:tc>
          <w:tcPr>
            <w:tcW w:w="826" w:type="dxa"/>
            <w:vAlign w:val="center"/>
          </w:tcPr>
          <w:p w14:paraId="23FD1296" w14:textId="799F7B9A" w:rsidR="00142ED4" w:rsidRDefault="00142ED4" w:rsidP="00347854">
            <w:pPr>
              <w:pStyle w:val="TableField-Center"/>
              <w:rPr>
                <w:rFonts w:ascii="Calibri Light" w:hAnsi="Calibri Light" w:cs="Arial"/>
              </w:rPr>
            </w:pPr>
            <w:r>
              <w:rPr>
                <w:rFonts w:ascii="Calibri Light" w:hAnsi="Calibri Light" w:cs="Arial"/>
              </w:rPr>
              <w:t>130</w:t>
            </w:r>
          </w:p>
        </w:tc>
        <w:tc>
          <w:tcPr>
            <w:tcW w:w="3543" w:type="dxa"/>
            <w:vAlign w:val="center"/>
          </w:tcPr>
          <w:p w14:paraId="7655B270" w14:textId="6DC7B953" w:rsidR="00142ED4" w:rsidRDefault="00142ED4" w:rsidP="000531C6">
            <w:pPr>
              <w:pStyle w:val="TableField-Left"/>
              <w:rPr>
                <w:rFonts w:ascii="Calibri Light" w:hAnsi="Calibri Light" w:cs="Arial"/>
                <w:b/>
              </w:rPr>
            </w:pPr>
            <w:r>
              <w:rPr>
                <w:rFonts w:ascii="Calibri Light" w:hAnsi="Calibri Light" w:cs="Arial"/>
                <w:b/>
              </w:rPr>
              <w:t>Create Ticket and/or BPEM case</w:t>
            </w:r>
          </w:p>
          <w:p w14:paraId="5841962A" w14:textId="630D6BE1" w:rsidR="00142ED4" w:rsidRDefault="00142ED4" w:rsidP="000531C6">
            <w:pPr>
              <w:pStyle w:val="TableField-Left"/>
              <w:rPr>
                <w:rFonts w:ascii="Calibri Light" w:hAnsi="Calibri Light" w:cs="Arial"/>
              </w:rPr>
            </w:pPr>
            <w:r>
              <w:rPr>
                <w:rFonts w:ascii="Calibri Light" w:hAnsi="Calibri Light" w:cs="Arial"/>
              </w:rPr>
              <w:t>Create Ticket and or BPEM case for CSIG complaints.</w:t>
            </w:r>
          </w:p>
          <w:p w14:paraId="3EBED471" w14:textId="77777777" w:rsidR="00142ED4" w:rsidRPr="00142ED4" w:rsidRDefault="00142ED4" w:rsidP="000531C6">
            <w:pPr>
              <w:pStyle w:val="TableField-Left"/>
              <w:rPr>
                <w:rFonts w:ascii="Calibri Light" w:hAnsi="Calibri Light" w:cs="Arial"/>
              </w:rPr>
            </w:pPr>
          </w:p>
        </w:tc>
        <w:tc>
          <w:tcPr>
            <w:tcW w:w="1884" w:type="dxa"/>
            <w:vAlign w:val="center"/>
          </w:tcPr>
          <w:p w14:paraId="39E8C59F" w14:textId="14F08A95" w:rsidR="00142ED4" w:rsidRDefault="00142ED4" w:rsidP="000531C6">
            <w:pPr>
              <w:pStyle w:val="TableField-Left"/>
              <w:jc w:val="center"/>
              <w:rPr>
                <w:rFonts w:ascii="Calibri Light" w:hAnsi="Calibri Light" w:cs="Arial"/>
              </w:rPr>
            </w:pPr>
            <w:r>
              <w:rPr>
                <w:rFonts w:ascii="Calibri Light" w:hAnsi="Calibri Light" w:cs="Arial"/>
              </w:rPr>
              <w:t>Hybris C4C</w:t>
            </w:r>
          </w:p>
        </w:tc>
        <w:tc>
          <w:tcPr>
            <w:tcW w:w="1535" w:type="dxa"/>
            <w:vAlign w:val="center"/>
          </w:tcPr>
          <w:p w14:paraId="31F2450C" w14:textId="6B01228F" w:rsidR="00142ED4" w:rsidRDefault="00142ED4" w:rsidP="000531C6">
            <w:pPr>
              <w:pStyle w:val="TableField-Left"/>
              <w:jc w:val="center"/>
              <w:rPr>
                <w:rFonts w:ascii="Calibri Light" w:hAnsi="Calibri Light" w:cs="Arial"/>
              </w:rPr>
            </w:pPr>
            <w:r>
              <w:rPr>
                <w:rFonts w:ascii="Calibri Light" w:hAnsi="Calibri Light" w:cs="Arial"/>
              </w:rPr>
              <w:t>Creating Complaint User</w:t>
            </w:r>
          </w:p>
        </w:tc>
        <w:tc>
          <w:tcPr>
            <w:tcW w:w="1909" w:type="dxa"/>
          </w:tcPr>
          <w:p w14:paraId="364FA07F" w14:textId="77777777" w:rsidR="00142ED4" w:rsidRDefault="00142ED4" w:rsidP="000531C6">
            <w:pPr>
              <w:pStyle w:val="TableField-Left"/>
              <w:jc w:val="center"/>
              <w:rPr>
                <w:rFonts w:ascii="Calibri Light" w:hAnsi="Calibri Light" w:cs="Arial"/>
              </w:rPr>
            </w:pPr>
          </w:p>
        </w:tc>
      </w:tr>
      <w:tr w:rsidR="00096131" w:rsidRPr="006B24F0" w14:paraId="342CEA87" w14:textId="7CA0C884" w:rsidTr="00096131">
        <w:trPr>
          <w:cantSplit/>
          <w:trHeight w:val="432"/>
        </w:trPr>
        <w:tc>
          <w:tcPr>
            <w:tcW w:w="826" w:type="dxa"/>
            <w:vAlign w:val="center"/>
          </w:tcPr>
          <w:p w14:paraId="50371B1A" w14:textId="672ABDFE" w:rsidR="00096131" w:rsidRDefault="00096131" w:rsidP="00347854">
            <w:pPr>
              <w:pStyle w:val="TableField-Center"/>
              <w:rPr>
                <w:rFonts w:ascii="Calibri Light" w:hAnsi="Calibri Light" w:cs="Arial"/>
              </w:rPr>
            </w:pPr>
            <w:r>
              <w:rPr>
                <w:rFonts w:ascii="Calibri Light" w:hAnsi="Calibri Light" w:cs="Arial"/>
              </w:rPr>
              <w:t>140</w:t>
            </w:r>
          </w:p>
        </w:tc>
        <w:tc>
          <w:tcPr>
            <w:tcW w:w="3543" w:type="dxa"/>
            <w:vAlign w:val="center"/>
          </w:tcPr>
          <w:p w14:paraId="6D179B78" w14:textId="77777777" w:rsidR="00096131" w:rsidRDefault="00096131" w:rsidP="000531C6">
            <w:pPr>
              <w:pStyle w:val="TableField-Left"/>
              <w:rPr>
                <w:rFonts w:ascii="Calibri Light" w:hAnsi="Calibri Light" w:cs="Arial"/>
                <w:b/>
              </w:rPr>
            </w:pPr>
            <w:r>
              <w:rPr>
                <w:rFonts w:ascii="Calibri Light" w:hAnsi="Calibri Light" w:cs="Arial"/>
                <w:b/>
              </w:rPr>
              <w:t xml:space="preserve">Update </w:t>
            </w:r>
            <w:proofErr w:type="spellStart"/>
            <w:r>
              <w:rPr>
                <w:rFonts w:ascii="Calibri Light" w:hAnsi="Calibri Light" w:cs="Arial"/>
                <w:b/>
              </w:rPr>
              <w:t>eBill</w:t>
            </w:r>
            <w:proofErr w:type="spellEnd"/>
            <w:r>
              <w:rPr>
                <w:rFonts w:ascii="Calibri Light" w:hAnsi="Calibri Light" w:cs="Arial"/>
                <w:b/>
              </w:rPr>
              <w:t xml:space="preserve"> flag</w:t>
            </w:r>
          </w:p>
          <w:p w14:paraId="3DB4416E" w14:textId="77777777" w:rsidR="00096131" w:rsidRDefault="00096131" w:rsidP="006258DD">
            <w:pPr>
              <w:pStyle w:val="TableField-Left"/>
              <w:rPr>
                <w:rFonts w:ascii="Calibri Light" w:hAnsi="Calibri Light" w:cs="Arial"/>
              </w:rPr>
            </w:pPr>
            <w:r>
              <w:rPr>
                <w:rFonts w:ascii="Calibri Light" w:hAnsi="Calibri Light" w:cs="Arial"/>
              </w:rPr>
              <w:t xml:space="preserve">If BP complaints about account is defaulted to </w:t>
            </w:r>
            <w:proofErr w:type="spellStart"/>
            <w:r>
              <w:rPr>
                <w:rFonts w:ascii="Calibri Light" w:hAnsi="Calibri Light" w:cs="Arial"/>
              </w:rPr>
              <w:t>eBill</w:t>
            </w:r>
            <w:proofErr w:type="spellEnd"/>
            <w:r>
              <w:rPr>
                <w:rFonts w:ascii="Calibri Light" w:hAnsi="Calibri Light" w:cs="Arial"/>
              </w:rPr>
              <w:t xml:space="preserve"> and wanting to receive paper bill, CSR will remove </w:t>
            </w:r>
            <w:proofErr w:type="spellStart"/>
            <w:r>
              <w:rPr>
                <w:rFonts w:ascii="Calibri Light" w:hAnsi="Calibri Light" w:cs="Arial"/>
              </w:rPr>
              <w:t>eBill</w:t>
            </w:r>
            <w:proofErr w:type="spellEnd"/>
            <w:r>
              <w:rPr>
                <w:rFonts w:ascii="Calibri Light" w:hAnsi="Calibri Light" w:cs="Arial"/>
              </w:rPr>
              <w:t xml:space="preserve"> flag from BP Account.</w:t>
            </w:r>
          </w:p>
          <w:p w14:paraId="473EF619" w14:textId="77777777" w:rsidR="00096131" w:rsidRDefault="00096131" w:rsidP="006258DD">
            <w:pPr>
              <w:pStyle w:val="TableField-Left"/>
              <w:rPr>
                <w:rFonts w:ascii="Calibri Light" w:hAnsi="Calibri Light" w:cs="Arial"/>
                <w:b/>
              </w:rPr>
            </w:pPr>
          </w:p>
        </w:tc>
        <w:tc>
          <w:tcPr>
            <w:tcW w:w="1884" w:type="dxa"/>
            <w:vAlign w:val="center"/>
          </w:tcPr>
          <w:p w14:paraId="5573EE74" w14:textId="77777777" w:rsidR="00096131" w:rsidRDefault="00096131" w:rsidP="000531C6">
            <w:pPr>
              <w:pStyle w:val="TableField-Left"/>
              <w:jc w:val="center"/>
              <w:rPr>
                <w:rFonts w:ascii="Calibri Light" w:hAnsi="Calibri Light" w:cs="Arial"/>
              </w:rPr>
            </w:pPr>
            <w:r>
              <w:rPr>
                <w:rFonts w:ascii="Calibri Light" w:hAnsi="Calibri Light" w:cs="Arial"/>
              </w:rPr>
              <w:t>Hybris C4C</w:t>
            </w:r>
          </w:p>
        </w:tc>
        <w:tc>
          <w:tcPr>
            <w:tcW w:w="1535" w:type="dxa"/>
            <w:vAlign w:val="center"/>
          </w:tcPr>
          <w:p w14:paraId="5B8FBC05" w14:textId="618F3297" w:rsidR="00096131" w:rsidRDefault="00DE6A80" w:rsidP="000531C6">
            <w:pPr>
              <w:pStyle w:val="TableField-Left"/>
              <w:jc w:val="center"/>
              <w:rPr>
                <w:rFonts w:ascii="Calibri Light" w:hAnsi="Calibri Light" w:cs="Arial"/>
              </w:rPr>
            </w:pPr>
            <w:r>
              <w:rPr>
                <w:rFonts w:ascii="Calibri Light" w:hAnsi="Calibri Light" w:cs="Arial"/>
              </w:rPr>
              <w:t>Creating Complaint User</w:t>
            </w:r>
          </w:p>
        </w:tc>
        <w:tc>
          <w:tcPr>
            <w:tcW w:w="1909" w:type="dxa"/>
          </w:tcPr>
          <w:p w14:paraId="3F3966A4" w14:textId="77777777" w:rsidR="00096131" w:rsidRDefault="00096131" w:rsidP="000531C6">
            <w:pPr>
              <w:pStyle w:val="TableField-Left"/>
              <w:jc w:val="center"/>
              <w:rPr>
                <w:rFonts w:ascii="Calibri Light" w:hAnsi="Calibri Light" w:cs="Arial"/>
              </w:rPr>
            </w:pPr>
          </w:p>
        </w:tc>
      </w:tr>
      <w:tr w:rsidR="00096131" w:rsidRPr="006B24F0" w14:paraId="4778C430" w14:textId="2007E2A2" w:rsidTr="00096131">
        <w:trPr>
          <w:cantSplit/>
          <w:trHeight w:val="432"/>
        </w:trPr>
        <w:tc>
          <w:tcPr>
            <w:tcW w:w="826" w:type="dxa"/>
            <w:vAlign w:val="center"/>
          </w:tcPr>
          <w:p w14:paraId="3A2E074C" w14:textId="77777777" w:rsidR="00096131" w:rsidRDefault="00096131" w:rsidP="00347854">
            <w:pPr>
              <w:pStyle w:val="TableField-Center"/>
              <w:rPr>
                <w:rFonts w:ascii="Calibri Light" w:hAnsi="Calibri Light" w:cs="Arial"/>
              </w:rPr>
            </w:pPr>
            <w:r>
              <w:rPr>
                <w:rFonts w:ascii="Calibri Light" w:hAnsi="Calibri Light" w:cs="Arial"/>
              </w:rPr>
              <w:t>150</w:t>
            </w:r>
          </w:p>
        </w:tc>
        <w:tc>
          <w:tcPr>
            <w:tcW w:w="3543" w:type="dxa"/>
            <w:vAlign w:val="center"/>
          </w:tcPr>
          <w:p w14:paraId="12DAC8AD" w14:textId="77777777" w:rsidR="00096131" w:rsidRDefault="00096131" w:rsidP="000531C6">
            <w:pPr>
              <w:pStyle w:val="TableField-Left"/>
              <w:rPr>
                <w:rFonts w:ascii="Calibri Light" w:hAnsi="Calibri Light" w:cs="Arial"/>
                <w:b/>
              </w:rPr>
            </w:pPr>
            <w:r>
              <w:rPr>
                <w:rFonts w:ascii="Calibri Light" w:hAnsi="Calibri Light" w:cs="Arial"/>
                <w:b/>
              </w:rPr>
              <w:t>Create Activity</w:t>
            </w:r>
          </w:p>
          <w:p w14:paraId="6E51550F" w14:textId="54B11A19" w:rsidR="00096131" w:rsidRDefault="00096131" w:rsidP="000531C6">
            <w:pPr>
              <w:pStyle w:val="TableField-Left"/>
              <w:rPr>
                <w:rFonts w:ascii="Calibri Light" w:hAnsi="Calibri Light" w:cs="Arial"/>
              </w:rPr>
            </w:pPr>
            <w:r>
              <w:rPr>
                <w:rFonts w:ascii="Calibri Light" w:hAnsi="Calibri Light" w:cs="Arial"/>
              </w:rPr>
              <w:t xml:space="preserve">User creates Activity Record documenting the Work Order or </w:t>
            </w:r>
            <w:r w:rsidR="00280EE9">
              <w:rPr>
                <w:rFonts w:ascii="Calibri Light" w:hAnsi="Calibri Light" w:cs="Arial"/>
              </w:rPr>
              <w:t>CSI</w:t>
            </w:r>
            <w:r w:rsidR="004259C4">
              <w:rPr>
                <w:rFonts w:ascii="Calibri Light" w:hAnsi="Calibri Light" w:cs="Arial"/>
              </w:rPr>
              <w:t>G</w:t>
            </w:r>
            <w:r w:rsidR="00280EE9">
              <w:rPr>
                <w:rFonts w:ascii="Calibri Light" w:hAnsi="Calibri Light" w:cs="Arial"/>
              </w:rPr>
              <w:t xml:space="preserve"> complaint or </w:t>
            </w:r>
            <w:r>
              <w:rPr>
                <w:rFonts w:ascii="Calibri Light" w:hAnsi="Calibri Light" w:cs="Arial"/>
              </w:rPr>
              <w:t>BPEM case reference number and the detail of the complaint</w:t>
            </w:r>
          </w:p>
          <w:p w14:paraId="413913D7" w14:textId="77777777" w:rsidR="00096131" w:rsidRPr="006258DD" w:rsidRDefault="00096131" w:rsidP="000531C6">
            <w:pPr>
              <w:pStyle w:val="TableField-Left"/>
              <w:rPr>
                <w:rFonts w:ascii="Calibri Light" w:hAnsi="Calibri Light" w:cs="Arial"/>
              </w:rPr>
            </w:pPr>
          </w:p>
        </w:tc>
        <w:tc>
          <w:tcPr>
            <w:tcW w:w="1884" w:type="dxa"/>
            <w:vAlign w:val="center"/>
          </w:tcPr>
          <w:p w14:paraId="45BAEE74" w14:textId="77777777" w:rsidR="00096131" w:rsidRDefault="00096131" w:rsidP="000531C6">
            <w:pPr>
              <w:pStyle w:val="TableField-Left"/>
              <w:jc w:val="center"/>
              <w:rPr>
                <w:rFonts w:ascii="Calibri Light" w:hAnsi="Calibri Light" w:cs="Arial"/>
              </w:rPr>
            </w:pPr>
            <w:r>
              <w:rPr>
                <w:rFonts w:ascii="Calibri Light" w:hAnsi="Calibri Light" w:cs="Arial"/>
              </w:rPr>
              <w:t>Hybris C4C</w:t>
            </w:r>
          </w:p>
        </w:tc>
        <w:tc>
          <w:tcPr>
            <w:tcW w:w="1535" w:type="dxa"/>
            <w:vAlign w:val="center"/>
          </w:tcPr>
          <w:p w14:paraId="2F5ABFB1" w14:textId="1B5A73B0" w:rsidR="00096131" w:rsidRDefault="00DE6A80" w:rsidP="000531C6">
            <w:pPr>
              <w:pStyle w:val="TableField-Left"/>
              <w:jc w:val="center"/>
              <w:rPr>
                <w:rFonts w:ascii="Calibri Light" w:hAnsi="Calibri Light" w:cs="Arial"/>
              </w:rPr>
            </w:pPr>
            <w:r>
              <w:rPr>
                <w:rFonts w:ascii="Calibri Light" w:hAnsi="Calibri Light" w:cs="Arial"/>
              </w:rPr>
              <w:t>Creating Complaint User</w:t>
            </w:r>
          </w:p>
        </w:tc>
        <w:tc>
          <w:tcPr>
            <w:tcW w:w="1909" w:type="dxa"/>
          </w:tcPr>
          <w:p w14:paraId="698E1F7D" w14:textId="77777777" w:rsidR="00096131" w:rsidRDefault="00096131" w:rsidP="000531C6">
            <w:pPr>
              <w:pStyle w:val="TableField-Left"/>
              <w:jc w:val="center"/>
              <w:rPr>
                <w:rFonts w:ascii="Calibri Light" w:hAnsi="Calibri Light" w:cs="Arial"/>
              </w:rPr>
            </w:pPr>
          </w:p>
        </w:tc>
      </w:tr>
      <w:tr w:rsidR="00096131" w:rsidRPr="006B24F0" w14:paraId="75D8E7DA" w14:textId="027BEF75" w:rsidTr="00096131">
        <w:trPr>
          <w:cantSplit/>
          <w:trHeight w:val="432"/>
        </w:trPr>
        <w:tc>
          <w:tcPr>
            <w:tcW w:w="826" w:type="dxa"/>
            <w:vAlign w:val="center"/>
          </w:tcPr>
          <w:p w14:paraId="7F0B4BF0" w14:textId="77777777" w:rsidR="00096131" w:rsidRDefault="00096131" w:rsidP="00347854">
            <w:pPr>
              <w:pStyle w:val="TableField-Center"/>
              <w:rPr>
                <w:rFonts w:ascii="Calibri Light" w:hAnsi="Calibri Light" w:cs="Arial"/>
              </w:rPr>
            </w:pPr>
            <w:r>
              <w:rPr>
                <w:rFonts w:ascii="Calibri Light" w:hAnsi="Calibri Light" w:cs="Arial"/>
              </w:rPr>
              <w:t>160</w:t>
            </w:r>
          </w:p>
        </w:tc>
        <w:tc>
          <w:tcPr>
            <w:tcW w:w="3543" w:type="dxa"/>
            <w:vAlign w:val="center"/>
          </w:tcPr>
          <w:p w14:paraId="6F6D229B" w14:textId="77777777" w:rsidR="00096131" w:rsidRDefault="00096131" w:rsidP="002870C1">
            <w:pPr>
              <w:pStyle w:val="TableField-Left"/>
              <w:rPr>
                <w:rFonts w:ascii="Calibri Light" w:hAnsi="Calibri Light" w:cs="Arial"/>
                <w:b/>
              </w:rPr>
            </w:pPr>
            <w:r>
              <w:rPr>
                <w:rFonts w:ascii="Calibri Light" w:hAnsi="Calibri Light" w:cs="Arial"/>
                <w:b/>
              </w:rPr>
              <w:t>Create BPEM case</w:t>
            </w:r>
          </w:p>
          <w:p w14:paraId="48D58E37" w14:textId="77777777" w:rsidR="00096131" w:rsidRDefault="00096131" w:rsidP="002870C1">
            <w:pPr>
              <w:pStyle w:val="TableField-Left"/>
              <w:rPr>
                <w:rFonts w:ascii="Calibri Light" w:hAnsi="Calibri Light" w:cs="Arial"/>
              </w:rPr>
            </w:pPr>
            <w:r>
              <w:rPr>
                <w:rFonts w:ascii="Calibri Light" w:hAnsi="Calibri Light" w:cs="Arial"/>
              </w:rPr>
              <w:t xml:space="preserve">User </w:t>
            </w:r>
            <w:r w:rsidRPr="00EA18BA">
              <w:rPr>
                <w:rFonts w:ascii="Calibri Light" w:hAnsi="Calibri Light" w:cs="Arial"/>
              </w:rPr>
              <w:t>selects the specific BPEM case category to create a BPEM case. BPEM case will appear in the work queue for a specific work group to be worked on</w:t>
            </w:r>
            <w:r>
              <w:rPr>
                <w:rFonts w:ascii="Calibri Light" w:hAnsi="Calibri Light" w:cs="Arial"/>
              </w:rPr>
              <w:t>.</w:t>
            </w:r>
          </w:p>
          <w:p w14:paraId="43BDC233" w14:textId="77777777" w:rsidR="00096131" w:rsidRDefault="00096131" w:rsidP="000531C6">
            <w:pPr>
              <w:pStyle w:val="TableField-Left"/>
              <w:rPr>
                <w:rFonts w:ascii="Calibri Light" w:hAnsi="Calibri Light" w:cs="Arial"/>
                <w:b/>
              </w:rPr>
            </w:pPr>
          </w:p>
        </w:tc>
        <w:tc>
          <w:tcPr>
            <w:tcW w:w="1884" w:type="dxa"/>
            <w:vAlign w:val="center"/>
          </w:tcPr>
          <w:p w14:paraId="61CFFFC8" w14:textId="77777777" w:rsidR="00096131" w:rsidRDefault="00096131" w:rsidP="000531C6">
            <w:pPr>
              <w:pStyle w:val="TableField-Left"/>
              <w:jc w:val="center"/>
              <w:rPr>
                <w:rFonts w:ascii="Calibri Light" w:hAnsi="Calibri Light" w:cs="Arial"/>
              </w:rPr>
            </w:pPr>
            <w:r>
              <w:rPr>
                <w:rFonts w:ascii="Calibri Light" w:hAnsi="Calibri Light" w:cs="Arial"/>
              </w:rPr>
              <w:t>Hybris C4C</w:t>
            </w:r>
          </w:p>
        </w:tc>
        <w:tc>
          <w:tcPr>
            <w:tcW w:w="1535" w:type="dxa"/>
            <w:vAlign w:val="center"/>
          </w:tcPr>
          <w:p w14:paraId="03949305" w14:textId="522684A6" w:rsidR="00096131" w:rsidRDefault="00DE6A80" w:rsidP="000531C6">
            <w:pPr>
              <w:pStyle w:val="TableField-Left"/>
              <w:jc w:val="center"/>
              <w:rPr>
                <w:rFonts w:ascii="Calibri Light" w:hAnsi="Calibri Light" w:cs="Arial"/>
              </w:rPr>
            </w:pPr>
            <w:r>
              <w:rPr>
                <w:rFonts w:ascii="Calibri Light" w:hAnsi="Calibri Light" w:cs="Arial"/>
              </w:rPr>
              <w:t>Creating Complaint User</w:t>
            </w:r>
          </w:p>
        </w:tc>
        <w:tc>
          <w:tcPr>
            <w:tcW w:w="1909" w:type="dxa"/>
          </w:tcPr>
          <w:p w14:paraId="679E0D41" w14:textId="295DD3FC" w:rsidR="00096131" w:rsidRPr="00456149" w:rsidRDefault="00510770" w:rsidP="000531C6">
            <w:pPr>
              <w:pStyle w:val="TableField-Left"/>
              <w:jc w:val="center"/>
              <w:rPr>
                <w:rFonts w:ascii="Calibri Light" w:hAnsi="Calibri Light" w:cs="Arial"/>
                <w:color w:val="FF0000"/>
              </w:rPr>
            </w:pPr>
            <w:r w:rsidRPr="00F841FF">
              <w:rPr>
                <w:rFonts w:ascii="Calibri Light" w:hAnsi="Calibri Light" w:cs="Arial"/>
              </w:rPr>
              <w:t>Control CS-1165 &amp; Control CS-1185</w:t>
            </w:r>
          </w:p>
        </w:tc>
      </w:tr>
      <w:tr w:rsidR="00096131" w:rsidRPr="006B24F0" w14:paraId="7312C08B" w14:textId="2C6FE223" w:rsidTr="00096131">
        <w:trPr>
          <w:cantSplit/>
          <w:trHeight w:val="432"/>
        </w:trPr>
        <w:tc>
          <w:tcPr>
            <w:tcW w:w="826" w:type="dxa"/>
            <w:vAlign w:val="center"/>
          </w:tcPr>
          <w:p w14:paraId="1D438983" w14:textId="77777777" w:rsidR="00096131" w:rsidRDefault="00096131" w:rsidP="00347854">
            <w:pPr>
              <w:pStyle w:val="TableField-Center"/>
              <w:rPr>
                <w:rFonts w:ascii="Calibri Light" w:hAnsi="Calibri Light" w:cs="Arial"/>
              </w:rPr>
            </w:pPr>
            <w:r>
              <w:rPr>
                <w:rFonts w:ascii="Calibri Light" w:hAnsi="Calibri Light" w:cs="Arial"/>
              </w:rPr>
              <w:lastRenderedPageBreak/>
              <w:t>170</w:t>
            </w:r>
          </w:p>
        </w:tc>
        <w:tc>
          <w:tcPr>
            <w:tcW w:w="3543" w:type="dxa"/>
            <w:vAlign w:val="center"/>
          </w:tcPr>
          <w:p w14:paraId="42FF2F0C" w14:textId="77777777" w:rsidR="00096131" w:rsidRDefault="00096131" w:rsidP="002870C1">
            <w:pPr>
              <w:pStyle w:val="TableField-Left"/>
              <w:rPr>
                <w:rFonts w:ascii="Calibri Light" w:hAnsi="Calibri Light" w:cs="Arial"/>
                <w:b/>
              </w:rPr>
            </w:pPr>
            <w:r>
              <w:rPr>
                <w:rFonts w:ascii="Calibri Light" w:hAnsi="Calibri Light" w:cs="Arial"/>
                <w:b/>
              </w:rPr>
              <w:t>Create Activity</w:t>
            </w:r>
          </w:p>
          <w:p w14:paraId="52BCABA3" w14:textId="77777777" w:rsidR="00096131" w:rsidRDefault="00096131" w:rsidP="002870C1">
            <w:pPr>
              <w:pStyle w:val="TableField-Left"/>
              <w:rPr>
                <w:rFonts w:ascii="Calibri Light" w:hAnsi="Calibri Light" w:cs="Arial"/>
              </w:rPr>
            </w:pPr>
            <w:r>
              <w:rPr>
                <w:rFonts w:ascii="Calibri Light" w:hAnsi="Calibri Light" w:cs="Arial"/>
              </w:rPr>
              <w:t>User creates Activity Record documenting the Work Order or BPEM case reference number and the detail of the complaint</w:t>
            </w:r>
          </w:p>
          <w:p w14:paraId="2B11629C" w14:textId="77777777" w:rsidR="00096131" w:rsidRDefault="00096131" w:rsidP="000531C6">
            <w:pPr>
              <w:pStyle w:val="TableField-Left"/>
              <w:rPr>
                <w:rFonts w:ascii="Calibri Light" w:hAnsi="Calibri Light" w:cs="Arial"/>
                <w:b/>
              </w:rPr>
            </w:pPr>
          </w:p>
        </w:tc>
        <w:tc>
          <w:tcPr>
            <w:tcW w:w="1884" w:type="dxa"/>
            <w:vAlign w:val="center"/>
          </w:tcPr>
          <w:p w14:paraId="5500BEB5" w14:textId="77777777" w:rsidR="00096131" w:rsidRDefault="00096131" w:rsidP="000531C6">
            <w:pPr>
              <w:pStyle w:val="TableField-Left"/>
              <w:jc w:val="center"/>
              <w:rPr>
                <w:rFonts w:ascii="Calibri Light" w:hAnsi="Calibri Light" w:cs="Arial"/>
              </w:rPr>
            </w:pPr>
            <w:r>
              <w:rPr>
                <w:rFonts w:ascii="Calibri Light" w:hAnsi="Calibri Light" w:cs="Arial"/>
              </w:rPr>
              <w:t>Hybris C4C</w:t>
            </w:r>
          </w:p>
        </w:tc>
        <w:tc>
          <w:tcPr>
            <w:tcW w:w="1535" w:type="dxa"/>
            <w:vAlign w:val="center"/>
          </w:tcPr>
          <w:p w14:paraId="18A0FCE6" w14:textId="42A7AE03" w:rsidR="00096131" w:rsidRDefault="00DE6A80" w:rsidP="000531C6">
            <w:pPr>
              <w:pStyle w:val="TableField-Left"/>
              <w:jc w:val="center"/>
              <w:rPr>
                <w:rFonts w:ascii="Calibri Light" w:hAnsi="Calibri Light" w:cs="Arial"/>
              </w:rPr>
            </w:pPr>
            <w:r>
              <w:rPr>
                <w:rFonts w:ascii="Calibri Light" w:hAnsi="Calibri Light" w:cs="Arial"/>
              </w:rPr>
              <w:t>Creating Complaint User</w:t>
            </w:r>
          </w:p>
        </w:tc>
        <w:tc>
          <w:tcPr>
            <w:tcW w:w="1909" w:type="dxa"/>
          </w:tcPr>
          <w:p w14:paraId="5B432990" w14:textId="77777777" w:rsidR="00096131" w:rsidRDefault="00096131" w:rsidP="000531C6">
            <w:pPr>
              <w:pStyle w:val="TableField-Left"/>
              <w:jc w:val="center"/>
              <w:rPr>
                <w:rFonts w:ascii="Calibri Light" w:hAnsi="Calibri Light" w:cs="Arial"/>
              </w:rPr>
            </w:pPr>
          </w:p>
        </w:tc>
      </w:tr>
      <w:tr w:rsidR="00096131" w:rsidRPr="006B24F0" w14:paraId="622774F2" w14:textId="6540900A" w:rsidTr="00096131">
        <w:trPr>
          <w:cantSplit/>
          <w:trHeight w:val="432"/>
        </w:trPr>
        <w:tc>
          <w:tcPr>
            <w:tcW w:w="826" w:type="dxa"/>
            <w:vAlign w:val="center"/>
          </w:tcPr>
          <w:p w14:paraId="31718F28" w14:textId="77777777" w:rsidR="00096131" w:rsidRDefault="00096131" w:rsidP="00347854">
            <w:pPr>
              <w:pStyle w:val="TableField-Center"/>
              <w:rPr>
                <w:rFonts w:ascii="Calibri Light" w:hAnsi="Calibri Light" w:cs="Arial"/>
              </w:rPr>
            </w:pPr>
            <w:r>
              <w:rPr>
                <w:rFonts w:ascii="Calibri Light" w:hAnsi="Calibri Light" w:cs="Arial"/>
              </w:rPr>
              <w:t>180</w:t>
            </w:r>
          </w:p>
        </w:tc>
        <w:tc>
          <w:tcPr>
            <w:tcW w:w="3543" w:type="dxa"/>
            <w:vAlign w:val="center"/>
          </w:tcPr>
          <w:p w14:paraId="6C8DB258" w14:textId="1FC42AE7" w:rsidR="00096131" w:rsidRDefault="00096131" w:rsidP="00C07388">
            <w:pPr>
              <w:pStyle w:val="TableField-Left"/>
              <w:rPr>
                <w:rFonts w:ascii="Calibri Light" w:hAnsi="Calibri Light" w:cs="Arial"/>
                <w:b/>
              </w:rPr>
            </w:pPr>
            <w:r>
              <w:rPr>
                <w:rFonts w:ascii="Calibri Light" w:hAnsi="Calibri Light" w:cs="Arial"/>
                <w:b/>
              </w:rPr>
              <w:t>Create Ticket</w:t>
            </w:r>
          </w:p>
          <w:p w14:paraId="12FFB862" w14:textId="099815DC" w:rsidR="00096131" w:rsidRDefault="00096131" w:rsidP="00C07388">
            <w:pPr>
              <w:pStyle w:val="TableField-Left"/>
              <w:rPr>
                <w:rFonts w:ascii="Calibri Light" w:hAnsi="Calibri Light" w:cs="Arial"/>
              </w:rPr>
            </w:pPr>
            <w:r>
              <w:rPr>
                <w:rFonts w:ascii="Calibri Light" w:hAnsi="Calibri Light" w:cs="Arial"/>
              </w:rPr>
              <w:t>User</w:t>
            </w:r>
            <w:r w:rsidRPr="00EA18BA">
              <w:rPr>
                <w:rFonts w:ascii="Calibri Light" w:hAnsi="Calibri Light" w:cs="Arial"/>
              </w:rPr>
              <w:t xml:space="preserve"> selects the specific </w:t>
            </w:r>
            <w:r>
              <w:rPr>
                <w:rFonts w:ascii="Calibri Light" w:hAnsi="Calibri Light" w:cs="Arial"/>
              </w:rPr>
              <w:t>Ticket</w:t>
            </w:r>
            <w:r w:rsidRPr="00EA18BA">
              <w:rPr>
                <w:rFonts w:ascii="Calibri Light" w:hAnsi="Calibri Light" w:cs="Arial"/>
              </w:rPr>
              <w:t xml:space="preserve"> category to create a BPEM case. </w:t>
            </w:r>
            <w:r>
              <w:rPr>
                <w:rFonts w:ascii="Calibri Light" w:hAnsi="Calibri Light" w:cs="Arial"/>
              </w:rPr>
              <w:t>Ticket</w:t>
            </w:r>
            <w:r w:rsidRPr="00EA18BA">
              <w:rPr>
                <w:rFonts w:ascii="Calibri Light" w:hAnsi="Calibri Light" w:cs="Arial"/>
              </w:rPr>
              <w:t xml:space="preserve"> will </w:t>
            </w:r>
            <w:r>
              <w:rPr>
                <w:rFonts w:ascii="Calibri Light" w:hAnsi="Calibri Light" w:cs="Arial"/>
              </w:rPr>
              <w:t xml:space="preserve">be assigned to </w:t>
            </w:r>
            <w:r w:rsidRPr="00EA18BA">
              <w:rPr>
                <w:rFonts w:ascii="Calibri Light" w:hAnsi="Calibri Light" w:cs="Arial"/>
              </w:rPr>
              <w:t xml:space="preserve">specific </w:t>
            </w:r>
            <w:r>
              <w:rPr>
                <w:rFonts w:ascii="Calibri Light" w:hAnsi="Calibri Light" w:cs="Arial"/>
              </w:rPr>
              <w:t>employee to</w:t>
            </w:r>
            <w:r w:rsidRPr="00EA18BA">
              <w:rPr>
                <w:rFonts w:ascii="Calibri Light" w:hAnsi="Calibri Light" w:cs="Arial"/>
              </w:rPr>
              <w:t xml:space="preserve"> work on</w:t>
            </w:r>
            <w:r>
              <w:rPr>
                <w:rFonts w:ascii="Calibri Light" w:hAnsi="Calibri Light" w:cs="Arial"/>
              </w:rPr>
              <w:t>.</w:t>
            </w:r>
          </w:p>
          <w:p w14:paraId="775135FB" w14:textId="77777777" w:rsidR="00096131" w:rsidRDefault="00096131" w:rsidP="002870C1">
            <w:pPr>
              <w:pStyle w:val="TableField-Left"/>
              <w:rPr>
                <w:rFonts w:ascii="Calibri Light" w:hAnsi="Calibri Light" w:cs="Arial"/>
                <w:b/>
              </w:rPr>
            </w:pPr>
          </w:p>
        </w:tc>
        <w:tc>
          <w:tcPr>
            <w:tcW w:w="1884" w:type="dxa"/>
            <w:vAlign w:val="center"/>
          </w:tcPr>
          <w:p w14:paraId="0190C8BC" w14:textId="77777777" w:rsidR="00096131" w:rsidRDefault="00096131" w:rsidP="000531C6">
            <w:pPr>
              <w:pStyle w:val="TableField-Left"/>
              <w:jc w:val="center"/>
              <w:rPr>
                <w:rFonts w:ascii="Calibri Light" w:hAnsi="Calibri Light" w:cs="Arial"/>
              </w:rPr>
            </w:pPr>
            <w:r>
              <w:rPr>
                <w:rFonts w:ascii="Calibri Light" w:hAnsi="Calibri Light" w:cs="Arial"/>
              </w:rPr>
              <w:t>Hybris C4C</w:t>
            </w:r>
          </w:p>
        </w:tc>
        <w:tc>
          <w:tcPr>
            <w:tcW w:w="1535" w:type="dxa"/>
            <w:vAlign w:val="center"/>
          </w:tcPr>
          <w:p w14:paraId="2A71932A" w14:textId="3FA12793" w:rsidR="00096131" w:rsidRDefault="00DE6A80" w:rsidP="000531C6">
            <w:pPr>
              <w:pStyle w:val="TableField-Left"/>
              <w:jc w:val="center"/>
              <w:rPr>
                <w:rFonts w:ascii="Calibri Light" w:hAnsi="Calibri Light" w:cs="Arial"/>
              </w:rPr>
            </w:pPr>
            <w:r>
              <w:rPr>
                <w:rFonts w:ascii="Calibri Light" w:hAnsi="Calibri Light" w:cs="Arial"/>
              </w:rPr>
              <w:t>Creating Complaint User</w:t>
            </w:r>
          </w:p>
        </w:tc>
        <w:tc>
          <w:tcPr>
            <w:tcW w:w="1909" w:type="dxa"/>
          </w:tcPr>
          <w:p w14:paraId="78E2C258" w14:textId="77777777" w:rsidR="00096131" w:rsidRDefault="00096131" w:rsidP="000531C6">
            <w:pPr>
              <w:pStyle w:val="TableField-Left"/>
              <w:jc w:val="center"/>
              <w:rPr>
                <w:rFonts w:ascii="Calibri Light" w:hAnsi="Calibri Light" w:cs="Arial"/>
              </w:rPr>
            </w:pPr>
          </w:p>
        </w:tc>
      </w:tr>
      <w:tr w:rsidR="00096131" w:rsidRPr="006B24F0" w14:paraId="5CAFD629" w14:textId="68B9D605" w:rsidTr="00096131">
        <w:trPr>
          <w:cantSplit/>
          <w:trHeight w:val="432"/>
        </w:trPr>
        <w:tc>
          <w:tcPr>
            <w:tcW w:w="826" w:type="dxa"/>
            <w:vAlign w:val="center"/>
          </w:tcPr>
          <w:p w14:paraId="1EBE4038" w14:textId="77777777" w:rsidR="00096131" w:rsidRDefault="00096131" w:rsidP="00347854">
            <w:pPr>
              <w:pStyle w:val="TableField-Center"/>
              <w:rPr>
                <w:rFonts w:ascii="Calibri Light" w:hAnsi="Calibri Light" w:cs="Arial"/>
              </w:rPr>
            </w:pPr>
            <w:r>
              <w:rPr>
                <w:rFonts w:ascii="Calibri Light" w:hAnsi="Calibri Light" w:cs="Arial"/>
              </w:rPr>
              <w:t>190</w:t>
            </w:r>
          </w:p>
        </w:tc>
        <w:tc>
          <w:tcPr>
            <w:tcW w:w="3543" w:type="dxa"/>
            <w:vAlign w:val="center"/>
          </w:tcPr>
          <w:p w14:paraId="03B26D7A" w14:textId="77777777" w:rsidR="00096131" w:rsidRDefault="00096131" w:rsidP="00C07388">
            <w:pPr>
              <w:pStyle w:val="TableField-Left"/>
              <w:rPr>
                <w:rFonts w:ascii="Calibri Light" w:hAnsi="Calibri Light" w:cs="Arial"/>
                <w:b/>
              </w:rPr>
            </w:pPr>
            <w:r>
              <w:rPr>
                <w:rFonts w:ascii="Calibri Light" w:hAnsi="Calibri Light" w:cs="Arial"/>
                <w:b/>
              </w:rPr>
              <w:t>Create Activity</w:t>
            </w:r>
          </w:p>
          <w:p w14:paraId="6F1E9F95" w14:textId="77777777" w:rsidR="00096131" w:rsidRDefault="00096131" w:rsidP="00C07388">
            <w:pPr>
              <w:pStyle w:val="TableField-Left"/>
              <w:rPr>
                <w:rFonts w:ascii="Calibri Light" w:hAnsi="Calibri Light" w:cs="Arial"/>
              </w:rPr>
            </w:pPr>
            <w:r>
              <w:rPr>
                <w:rFonts w:ascii="Calibri Light" w:hAnsi="Calibri Light" w:cs="Arial"/>
              </w:rPr>
              <w:t>User creates Activity Record documenting the Work Order or BPEM case reference number and the detail of the complaint</w:t>
            </w:r>
          </w:p>
          <w:p w14:paraId="04DD152A" w14:textId="77777777" w:rsidR="00096131" w:rsidRDefault="00096131" w:rsidP="00C07388">
            <w:pPr>
              <w:pStyle w:val="TableField-Left"/>
              <w:rPr>
                <w:rFonts w:ascii="Calibri Light" w:hAnsi="Calibri Light" w:cs="Arial"/>
                <w:b/>
              </w:rPr>
            </w:pPr>
          </w:p>
        </w:tc>
        <w:tc>
          <w:tcPr>
            <w:tcW w:w="1884" w:type="dxa"/>
            <w:vAlign w:val="center"/>
          </w:tcPr>
          <w:p w14:paraId="30818D74" w14:textId="77777777" w:rsidR="00096131" w:rsidRDefault="00096131" w:rsidP="000531C6">
            <w:pPr>
              <w:pStyle w:val="TableField-Left"/>
              <w:jc w:val="center"/>
              <w:rPr>
                <w:rFonts w:ascii="Calibri Light" w:hAnsi="Calibri Light" w:cs="Arial"/>
              </w:rPr>
            </w:pPr>
            <w:r>
              <w:rPr>
                <w:rFonts w:ascii="Calibri Light" w:hAnsi="Calibri Light" w:cs="Arial"/>
              </w:rPr>
              <w:t>Hybris C4C</w:t>
            </w:r>
          </w:p>
        </w:tc>
        <w:tc>
          <w:tcPr>
            <w:tcW w:w="1535" w:type="dxa"/>
            <w:vAlign w:val="center"/>
          </w:tcPr>
          <w:p w14:paraId="751C6085" w14:textId="05DD2B49" w:rsidR="00096131" w:rsidRDefault="00DE6A80" w:rsidP="000531C6">
            <w:pPr>
              <w:pStyle w:val="TableField-Left"/>
              <w:jc w:val="center"/>
              <w:rPr>
                <w:rFonts w:ascii="Calibri Light" w:hAnsi="Calibri Light" w:cs="Arial"/>
              </w:rPr>
            </w:pPr>
            <w:r>
              <w:rPr>
                <w:rFonts w:ascii="Calibri Light" w:hAnsi="Calibri Light" w:cs="Arial"/>
              </w:rPr>
              <w:t>Creating Complaint User</w:t>
            </w:r>
          </w:p>
        </w:tc>
        <w:tc>
          <w:tcPr>
            <w:tcW w:w="1909" w:type="dxa"/>
          </w:tcPr>
          <w:p w14:paraId="3C547BC5" w14:textId="77777777" w:rsidR="00096131" w:rsidRDefault="00096131" w:rsidP="000531C6">
            <w:pPr>
              <w:pStyle w:val="TableField-Left"/>
              <w:jc w:val="center"/>
              <w:rPr>
                <w:rFonts w:ascii="Calibri Light" w:hAnsi="Calibri Light" w:cs="Arial"/>
              </w:rPr>
            </w:pPr>
          </w:p>
        </w:tc>
      </w:tr>
      <w:tr w:rsidR="00096131" w:rsidRPr="006B24F0" w14:paraId="4A8D51F6" w14:textId="3D75339E" w:rsidTr="00096131">
        <w:trPr>
          <w:cantSplit/>
          <w:trHeight w:val="432"/>
        </w:trPr>
        <w:tc>
          <w:tcPr>
            <w:tcW w:w="826" w:type="dxa"/>
            <w:vAlign w:val="center"/>
          </w:tcPr>
          <w:p w14:paraId="60B7C8DF" w14:textId="77777777" w:rsidR="00096131" w:rsidRDefault="00096131" w:rsidP="00347854">
            <w:pPr>
              <w:pStyle w:val="TableField-Center"/>
              <w:rPr>
                <w:rFonts w:ascii="Calibri Light" w:hAnsi="Calibri Light" w:cs="Arial"/>
              </w:rPr>
            </w:pPr>
            <w:r>
              <w:rPr>
                <w:rFonts w:ascii="Calibri Light" w:hAnsi="Calibri Light" w:cs="Arial"/>
              </w:rPr>
              <w:t>200</w:t>
            </w:r>
          </w:p>
        </w:tc>
        <w:tc>
          <w:tcPr>
            <w:tcW w:w="3543" w:type="dxa"/>
            <w:vAlign w:val="center"/>
          </w:tcPr>
          <w:p w14:paraId="05A1F506" w14:textId="77777777" w:rsidR="00096131" w:rsidRDefault="00096131" w:rsidP="00C07388">
            <w:pPr>
              <w:pStyle w:val="TableField-Left"/>
              <w:rPr>
                <w:rFonts w:ascii="Calibri Light" w:hAnsi="Calibri Light" w:cs="Arial"/>
                <w:b/>
              </w:rPr>
            </w:pPr>
            <w:r>
              <w:rPr>
                <w:rFonts w:ascii="Calibri Light" w:hAnsi="Calibri Light" w:cs="Arial"/>
                <w:b/>
              </w:rPr>
              <w:t>End</w:t>
            </w:r>
          </w:p>
        </w:tc>
        <w:tc>
          <w:tcPr>
            <w:tcW w:w="1884" w:type="dxa"/>
            <w:vAlign w:val="center"/>
          </w:tcPr>
          <w:p w14:paraId="31418AC6" w14:textId="77777777" w:rsidR="00096131" w:rsidRDefault="00096131" w:rsidP="000531C6">
            <w:pPr>
              <w:pStyle w:val="TableField-Left"/>
              <w:jc w:val="center"/>
              <w:rPr>
                <w:rFonts w:ascii="Calibri Light" w:hAnsi="Calibri Light" w:cs="Arial"/>
              </w:rPr>
            </w:pPr>
          </w:p>
        </w:tc>
        <w:tc>
          <w:tcPr>
            <w:tcW w:w="1535" w:type="dxa"/>
            <w:vAlign w:val="center"/>
          </w:tcPr>
          <w:p w14:paraId="3A758C1F" w14:textId="77777777" w:rsidR="00096131" w:rsidRDefault="00096131" w:rsidP="000531C6">
            <w:pPr>
              <w:pStyle w:val="TableField-Left"/>
              <w:jc w:val="center"/>
              <w:rPr>
                <w:rFonts w:ascii="Calibri Light" w:hAnsi="Calibri Light" w:cs="Arial"/>
              </w:rPr>
            </w:pPr>
          </w:p>
        </w:tc>
        <w:tc>
          <w:tcPr>
            <w:tcW w:w="1909" w:type="dxa"/>
          </w:tcPr>
          <w:p w14:paraId="5449F6B6" w14:textId="77777777" w:rsidR="00096131" w:rsidRDefault="00096131" w:rsidP="000531C6">
            <w:pPr>
              <w:pStyle w:val="TableField-Left"/>
              <w:jc w:val="center"/>
              <w:rPr>
                <w:rFonts w:ascii="Calibri Light" w:hAnsi="Calibri Light" w:cs="Arial"/>
              </w:rPr>
            </w:pPr>
          </w:p>
        </w:tc>
      </w:tr>
    </w:tbl>
    <w:p w14:paraId="2A8E15E6" w14:textId="77777777" w:rsidR="000C28ED" w:rsidRPr="009B7EEA" w:rsidRDefault="000C28ED" w:rsidP="001C2CA5">
      <w:pPr>
        <w:pStyle w:val="Heading2"/>
        <w:numPr>
          <w:ilvl w:val="0"/>
          <w:numId w:val="0"/>
        </w:numPr>
      </w:pPr>
    </w:p>
    <w:p w14:paraId="762C1A5E" w14:textId="77777777" w:rsidR="00486FEE" w:rsidRPr="006B24F0" w:rsidRDefault="00347854" w:rsidP="00AE07EE">
      <w:pPr>
        <w:pStyle w:val="Heading3"/>
        <w:keepNext/>
        <w:numPr>
          <w:ilvl w:val="2"/>
          <w:numId w:val="5"/>
        </w:numPr>
        <w:tabs>
          <w:tab w:val="left" w:pos="1440"/>
        </w:tabs>
        <w:spacing w:before="120" w:after="120"/>
        <w:rPr>
          <w:rFonts w:ascii="Calibri Light" w:hAnsi="Calibri Light"/>
        </w:rPr>
      </w:pPr>
      <w:bookmarkStart w:id="161" w:name="_Toc512193952"/>
      <w:r>
        <w:rPr>
          <w:rFonts w:ascii="Calibri Light" w:hAnsi="Calibri Light"/>
        </w:rPr>
        <w:t>Manage Complaint</w:t>
      </w:r>
      <w:bookmarkEnd w:id="161"/>
    </w:p>
    <w:p w14:paraId="14FC81E9" w14:textId="77777777" w:rsidR="00486FEE" w:rsidRPr="006B24F0" w:rsidRDefault="00347854" w:rsidP="00486FEE">
      <w:pPr>
        <w:pStyle w:val="Heading3Text"/>
        <w:rPr>
          <w:rFonts w:ascii="Calibri Light" w:hAnsi="Calibri Light"/>
        </w:rPr>
      </w:pPr>
      <w:r>
        <w:rPr>
          <w:rFonts w:ascii="Calibri Light" w:hAnsi="Calibri Light"/>
        </w:rPr>
        <w:t>This process flow describes the process in managing complaint.</w:t>
      </w:r>
    </w:p>
    <w:p w14:paraId="36108191" w14:textId="77777777" w:rsidR="00486FEE" w:rsidRPr="006B24F0" w:rsidRDefault="00486FEE" w:rsidP="00486FEE">
      <w:pPr>
        <w:pStyle w:val="Heading4"/>
        <w:rPr>
          <w:rFonts w:ascii="Calibri Light" w:hAnsi="Calibri Light" w:cs="Arial"/>
        </w:rPr>
      </w:pPr>
      <w:r w:rsidRPr="006B24F0">
        <w:rPr>
          <w:rFonts w:ascii="Calibri Light" w:hAnsi="Calibri Light" w:cs="Arial"/>
        </w:rPr>
        <w:lastRenderedPageBreak/>
        <w:t xml:space="preserve">Process Flow Diagram </w:t>
      </w:r>
    </w:p>
    <w:p w14:paraId="32475AD0" w14:textId="641AD81E" w:rsidR="00486FEE" w:rsidRDefault="00B36296" w:rsidP="00486FEE">
      <w:r>
        <w:rPr>
          <w:noProof/>
        </w:rPr>
        <w:object w:dxaOrig="15201" w:dyaOrig="10120" w14:anchorId="76BA217A">
          <v:shape id="_x0000_i1026" type="#_x0000_t75" alt="" style="width:468pt;height:312pt;mso-width-percent:0;mso-height-percent:0;mso-width-percent:0;mso-height-percent:0" o:ole="">
            <v:imagedata r:id="rId42" o:title=""/>
          </v:shape>
          <o:OLEObject Type="Embed" ProgID="Visio.Drawing.15" ShapeID="_x0000_i1026" DrawAspect="Content" ObjectID="_1622571012" r:id="rId43"/>
        </w:object>
      </w:r>
    </w:p>
    <w:p w14:paraId="7673ADCF" w14:textId="77777777" w:rsidR="00D32BB0" w:rsidRDefault="00D32BB0" w:rsidP="00486FEE"/>
    <w:p w14:paraId="4EDFCCA5" w14:textId="77777777" w:rsidR="00486FEE" w:rsidRPr="006B24F0" w:rsidRDefault="00486FEE" w:rsidP="00486FEE">
      <w:pPr>
        <w:pStyle w:val="Heading4"/>
        <w:rPr>
          <w:rFonts w:ascii="Calibri Light" w:hAnsi="Calibri Light" w:cs="Arial"/>
        </w:rPr>
      </w:pPr>
      <w:r w:rsidRPr="006B24F0">
        <w:rPr>
          <w:rFonts w:ascii="Calibri Light" w:hAnsi="Calibri Light" w:cs="Arial"/>
        </w:rPr>
        <w:t>Process Flow Steps</w:t>
      </w:r>
    </w:p>
    <w:p w14:paraId="7ABAA5E3" w14:textId="77777777" w:rsidR="00486FEE" w:rsidRPr="006B24F0" w:rsidRDefault="00486FEE" w:rsidP="00486FEE">
      <w:pPr>
        <w:rPr>
          <w:rFonts w:ascii="Calibri Light" w:hAnsi="Calibri Light"/>
        </w:rPr>
      </w:pPr>
    </w:p>
    <w:tbl>
      <w:tblPr>
        <w:tblW w:w="969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28"/>
        <w:gridCol w:w="3469"/>
        <w:gridCol w:w="1890"/>
        <w:gridCol w:w="1170"/>
        <w:gridCol w:w="2340"/>
      </w:tblGrid>
      <w:tr w:rsidR="00096131" w:rsidRPr="006B24F0" w14:paraId="0915B1EB" w14:textId="0D6D5E1B" w:rsidTr="00096131">
        <w:trPr>
          <w:cantSplit/>
          <w:trHeight w:val="432"/>
          <w:tblHeader/>
        </w:trPr>
        <w:tc>
          <w:tcPr>
            <w:tcW w:w="828" w:type="dxa"/>
            <w:tcBorders>
              <w:top w:val="threeDEmboss" w:sz="6" w:space="0" w:color="auto"/>
              <w:bottom w:val="threeDEmboss" w:sz="6" w:space="0" w:color="auto"/>
            </w:tcBorders>
            <w:shd w:val="clear" w:color="auto" w:fill="F9FBAF"/>
            <w:vAlign w:val="center"/>
          </w:tcPr>
          <w:p w14:paraId="657AEE66" w14:textId="77777777" w:rsidR="00096131" w:rsidRPr="006B24F0" w:rsidRDefault="00096131" w:rsidP="00347854">
            <w:pPr>
              <w:pStyle w:val="TableHeader-Center"/>
              <w:rPr>
                <w:rFonts w:ascii="Calibri Light" w:hAnsi="Calibri Light" w:cs="Arial"/>
              </w:rPr>
            </w:pPr>
            <w:r w:rsidRPr="006B24F0">
              <w:rPr>
                <w:rFonts w:ascii="Calibri Light" w:hAnsi="Calibri Light" w:cs="Arial"/>
              </w:rPr>
              <w:t>Step</w:t>
            </w:r>
          </w:p>
        </w:tc>
        <w:tc>
          <w:tcPr>
            <w:tcW w:w="3469" w:type="dxa"/>
            <w:tcBorders>
              <w:top w:val="threeDEmboss" w:sz="6" w:space="0" w:color="auto"/>
              <w:bottom w:val="threeDEmboss" w:sz="6" w:space="0" w:color="auto"/>
            </w:tcBorders>
            <w:shd w:val="clear" w:color="auto" w:fill="F9FBAF"/>
            <w:vAlign w:val="center"/>
          </w:tcPr>
          <w:p w14:paraId="38189F7D" w14:textId="77777777" w:rsidR="00096131" w:rsidRPr="006B24F0" w:rsidRDefault="00096131" w:rsidP="00347854">
            <w:pPr>
              <w:pStyle w:val="TableHeader-Left"/>
              <w:rPr>
                <w:rFonts w:ascii="Calibri Light" w:hAnsi="Calibri Light" w:cs="Arial"/>
              </w:rPr>
            </w:pPr>
            <w:r w:rsidRPr="006B24F0">
              <w:rPr>
                <w:rFonts w:ascii="Calibri Light" w:hAnsi="Calibri Light" w:cs="Arial"/>
              </w:rPr>
              <w:t>Description of Step</w:t>
            </w:r>
          </w:p>
        </w:tc>
        <w:tc>
          <w:tcPr>
            <w:tcW w:w="1890" w:type="dxa"/>
            <w:tcBorders>
              <w:top w:val="threeDEmboss" w:sz="6" w:space="0" w:color="auto"/>
              <w:bottom w:val="threeDEmboss" w:sz="6" w:space="0" w:color="auto"/>
            </w:tcBorders>
            <w:shd w:val="clear" w:color="auto" w:fill="F9FBAF"/>
            <w:vAlign w:val="center"/>
          </w:tcPr>
          <w:p w14:paraId="23AB4F7C" w14:textId="77777777" w:rsidR="00096131" w:rsidRPr="006B24F0" w:rsidRDefault="00096131" w:rsidP="00347854">
            <w:pPr>
              <w:pStyle w:val="TableHeader-Left"/>
              <w:rPr>
                <w:rFonts w:ascii="Calibri Light" w:hAnsi="Calibri Light" w:cs="Arial"/>
              </w:rPr>
            </w:pPr>
            <w:r>
              <w:rPr>
                <w:rFonts w:ascii="Calibri Light" w:hAnsi="Calibri Light" w:cs="Arial"/>
              </w:rPr>
              <w:t>Hybris C4C</w:t>
            </w:r>
            <w:r w:rsidRPr="006B24F0">
              <w:rPr>
                <w:rFonts w:ascii="Calibri Light" w:hAnsi="Calibri Light" w:cs="Arial"/>
              </w:rPr>
              <w:t xml:space="preserve"> / T-Code</w:t>
            </w:r>
          </w:p>
        </w:tc>
        <w:tc>
          <w:tcPr>
            <w:tcW w:w="1170" w:type="dxa"/>
            <w:tcBorders>
              <w:top w:val="threeDEmboss" w:sz="6" w:space="0" w:color="auto"/>
              <w:bottom w:val="threeDEmboss" w:sz="6" w:space="0" w:color="auto"/>
            </w:tcBorders>
            <w:shd w:val="clear" w:color="auto" w:fill="F9FBAF"/>
            <w:vAlign w:val="center"/>
          </w:tcPr>
          <w:p w14:paraId="7E15100D" w14:textId="77777777" w:rsidR="00096131" w:rsidRPr="006B24F0" w:rsidRDefault="00096131" w:rsidP="00347854">
            <w:pPr>
              <w:pStyle w:val="TableHeader-Left"/>
              <w:rPr>
                <w:rFonts w:ascii="Calibri Light" w:hAnsi="Calibri Light" w:cs="Arial"/>
              </w:rPr>
            </w:pPr>
            <w:r w:rsidRPr="006B24F0">
              <w:rPr>
                <w:rFonts w:ascii="Calibri Light" w:hAnsi="Calibri Light" w:cs="Arial"/>
              </w:rPr>
              <w:t>Role(s)</w:t>
            </w:r>
          </w:p>
        </w:tc>
        <w:tc>
          <w:tcPr>
            <w:tcW w:w="2340" w:type="dxa"/>
            <w:tcBorders>
              <w:top w:val="threeDEmboss" w:sz="6" w:space="0" w:color="auto"/>
              <w:bottom w:val="threeDEmboss" w:sz="6" w:space="0" w:color="auto"/>
            </w:tcBorders>
            <w:shd w:val="clear" w:color="auto" w:fill="F9FBAF"/>
          </w:tcPr>
          <w:p w14:paraId="7C34E704" w14:textId="77777777" w:rsidR="00096131" w:rsidRPr="00096131" w:rsidRDefault="00096131" w:rsidP="00096131">
            <w:pPr>
              <w:pStyle w:val="TableHeader-Left"/>
              <w:rPr>
                <w:rFonts w:ascii="Calibri Light" w:hAnsi="Calibri Light" w:cs="Arial"/>
                <w:szCs w:val="20"/>
              </w:rPr>
            </w:pPr>
            <w:r w:rsidRPr="00096131">
              <w:rPr>
                <w:rFonts w:ascii="Calibri Light" w:hAnsi="Calibri Light" w:cs="Arial"/>
                <w:szCs w:val="20"/>
              </w:rPr>
              <w:t>If step is relevant for a Control, add Requirement</w:t>
            </w:r>
          </w:p>
          <w:p w14:paraId="37BFFC10" w14:textId="148F77B2" w:rsidR="00096131" w:rsidRPr="006B24F0" w:rsidRDefault="00096131" w:rsidP="00096131">
            <w:pPr>
              <w:pStyle w:val="TableHeader-Left"/>
              <w:rPr>
                <w:rFonts w:ascii="Calibri Light" w:hAnsi="Calibri Light" w:cs="Arial"/>
              </w:rPr>
            </w:pPr>
            <w:r w:rsidRPr="00096131">
              <w:rPr>
                <w:rFonts w:ascii="Calibri Light" w:hAnsi="Calibri Light" w:cs="Arial"/>
                <w:szCs w:val="20"/>
              </w:rPr>
              <w:t>ID</w:t>
            </w:r>
          </w:p>
        </w:tc>
      </w:tr>
      <w:tr w:rsidR="00096131" w:rsidRPr="006B24F0" w14:paraId="2C7CD82D" w14:textId="29D7FBAB" w:rsidTr="00096131">
        <w:trPr>
          <w:cantSplit/>
          <w:trHeight w:val="432"/>
        </w:trPr>
        <w:tc>
          <w:tcPr>
            <w:tcW w:w="828" w:type="dxa"/>
            <w:tcBorders>
              <w:top w:val="threeDEmboss" w:sz="6" w:space="0" w:color="auto"/>
            </w:tcBorders>
            <w:vAlign w:val="center"/>
          </w:tcPr>
          <w:p w14:paraId="20574D21" w14:textId="77777777" w:rsidR="00096131" w:rsidRPr="006B24F0" w:rsidRDefault="00096131" w:rsidP="00347854">
            <w:pPr>
              <w:pStyle w:val="TableField-Center"/>
              <w:rPr>
                <w:rFonts w:ascii="Calibri Light" w:hAnsi="Calibri Light" w:cs="Arial"/>
              </w:rPr>
            </w:pPr>
            <w:r>
              <w:rPr>
                <w:rFonts w:ascii="Calibri Light" w:hAnsi="Calibri Light" w:cs="Arial"/>
              </w:rPr>
              <w:t>10</w:t>
            </w:r>
          </w:p>
        </w:tc>
        <w:tc>
          <w:tcPr>
            <w:tcW w:w="3469" w:type="dxa"/>
            <w:tcBorders>
              <w:top w:val="threeDEmboss" w:sz="6" w:space="0" w:color="auto"/>
            </w:tcBorders>
            <w:vAlign w:val="center"/>
          </w:tcPr>
          <w:p w14:paraId="5036ACC6" w14:textId="77777777" w:rsidR="00096131" w:rsidRPr="00AA78E6" w:rsidRDefault="00096131" w:rsidP="00347854">
            <w:pPr>
              <w:pStyle w:val="TableField-Left"/>
              <w:rPr>
                <w:rFonts w:ascii="Calibri Light" w:hAnsi="Calibri Light" w:cs="Arial"/>
                <w:b/>
              </w:rPr>
            </w:pPr>
            <w:r w:rsidRPr="00AA78E6">
              <w:rPr>
                <w:rFonts w:ascii="Calibri Light" w:hAnsi="Calibri Light" w:cs="Arial"/>
                <w:b/>
              </w:rPr>
              <w:t>Complaint is created</w:t>
            </w:r>
          </w:p>
          <w:p w14:paraId="5C8F1433" w14:textId="77777777" w:rsidR="00096131" w:rsidRDefault="00096131" w:rsidP="00347854">
            <w:pPr>
              <w:pStyle w:val="TableField-Left"/>
              <w:rPr>
                <w:rFonts w:ascii="Calibri Light" w:hAnsi="Calibri Light" w:cs="Arial"/>
              </w:rPr>
            </w:pPr>
            <w:r>
              <w:rPr>
                <w:rFonts w:ascii="Calibri Light" w:hAnsi="Calibri Light" w:cs="Arial"/>
              </w:rPr>
              <w:t>Complaint is created in SAP.</w:t>
            </w:r>
          </w:p>
          <w:p w14:paraId="7806D46C" w14:textId="77777777" w:rsidR="00096131" w:rsidRPr="006B24F0" w:rsidRDefault="00096131" w:rsidP="00347854">
            <w:pPr>
              <w:pStyle w:val="TableField-Left"/>
              <w:rPr>
                <w:rFonts w:ascii="Calibri Light" w:hAnsi="Calibri Light" w:cs="Arial"/>
              </w:rPr>
            </w:pPr>
          </w:p>
        </w:tc>
        <w:tc>
          <w:tcPr>
            <w:tcW w:w="1890" w:type="dxa"/>
            <w:tcBorders>
              <w:top w:val="threeDEmboss" w:sz="6" w:space="0" w:color="auto"/>
            </w:tcBorders>
            <w:vAlign w:val="center"/>
          </w:tcPr>
          <w:p w14:paraId="391022A7" w14:textId="77777777" w:rsidR="00096131" w:rsidRPr="006B24F0" w:rsidRDefault="00096131" w:rsidP="00340ACA">
            <w:pPr>
              <w:pStyle w:val="TableField-Left"/>
              <w:jc w:val="center"/>
              <w:rPr>
                <w:rFonts w:ascii="Calibri Light" w:hAnsi="Calibri Light" w:cs="Arial"/>
              </w:rPr>
            </w:pPr>
            <w:r>
              <w:rPr>
                <w:rFonts w:ascii="Calibri Light" w:hAnsi="Calibri Light" w:cs="Arial"/>
              </w:rPr>
              <w:t>Hybris C4C</w:t>
            </w:r>
          </w:p>
        </w:tc>
        <w:tc>
          <w:tcPr>
            <w:tcW w:w="1170" w:type="dxa"/>
            <w:tcBorders>
              <w:top w:val="threeDEmboss" w:sz="6" w:space="0" w:color="auto"/>
            </w:tcBorders>
            <w:vAlign w:val="center"/>
          </w:tcPr>
          <w:p w14:paraId="3B0E3E67" w14:textId="67B49583" w:rsidR="00096131" w:rsidRPr="006B24F0" w:rsidRDefault="00DE6A80" w:rsidP="00347854">
            <w:pPr>
              <w:pStyle w:val="TableField-Left"/>
              <w:rPr>
                <w:rFonts w:ascii="Calibri Light" w:hAnsi="Calibri Light" w:cs="Arial"/>
              </w:rPr>
            </w:pPr>
            <w:r>
              <w:rPr>
                <w:rFonts w:ascii="Calibri Light" w:hAnsi="Calibri Light" w:cs="Arial"/>
              </w:rPr>
              <w:t>N/A</w:t>
            </w:r>
          </w:p>
        </w:tc>
        <w:tc>
          <w:tcPr>
            <w:tcW w:w="2340" w:type="dxa"/>
            <w:tcBorders>
              <w:top w:val="threeDEmboss" w:sz="6" w:space="0" w:color="auto"/>
            </w:tcBorders>
          </w:tcPr>
          <w:p w14:paraId="5DDE9E78" w14:textId="77777777" w:rsidR="00096131" w:rsidRDefault="00096131" w:rsidP="00347854">
            <w:pPr>
              <w:pStyle w:val="TableField-Left"/>
              <w:rPr>
                <w:rFonts w:ascii="Calibri Light" w:hAnsi="Calibri Light" w:cs="Arial"/>
              </w:rPr>
            </w:pPr>
          </w:p>
        </w:tc>
      </w:tr>
      <w:tr w:rsidR="00096131" w:rsidRPr="006B24F0" w14:paraId="04D2E8A4" w14:textId="1C8CDC05" w:rsidTr="00096131">
        <w:trPr>
          <w:cantSplit/>
          <w:trHeight w:val="432"/>
        </w:trPr>
        <w:tc>
          <w:tcPr>
            <w:tcW w:w="828" w:type="dxa"/>
            <w:vAlign w:val="center"/>
          </w:tcPr>
          <w:p w14:paraId="4C7DF942" w14:textId="77777777" w:rsidR="00096131" w:rsidRPr="006B24F0" w:rsidRDefault="00096131" w:rsidP="00347854">
            <w:pPr>
              <w:pStyle w:val="TableField-Center"/>
              <w:rPr>
                <w:rFonts w:ascii="Calibri Light" w:hAnsi="Calibri Light" w:cs="Arial"/>
              </w:rPr>
            </w:pPr>
            <w:r>
              <w:rPr>
                <w:rFonts w:ascii="Calibri Light" w:hAnsi="Calibri Light" w:cs="Arial"/>
              </w:rPr>
              <w:t>20</w:t>
            </w:r>
          </w:p>
        </w:tc>
        <w:tc>
          <w:tcPr>
            <w:tcW w:w="3469" w:type="dxa"/>
            <w:vAlign w:val="center"/>
          </w:tcPr>
          <w:p w14:paraId="17D03AB0" w14:textId="77777777" w:rsidR="00096131" w:rsidRPr="00AA78E6" w:rsidRDefault="00096131" w:rsidP="00347854">
            <w:pPr>
              <w:pStyle w:val="TableField-Left"/>
              <w:rPr>
                <w:rFonts w:ascii="Calibri Light" w:hAnsi="Calibri Light" w:cs="Arial"/>
                <w:b/>
              </w:rPr>
            </w:pPr>
            <w:r w:rsidRPr="00AA78E6">
              <w:rPr>
                <w:rFonts w:ascii="Calibri Light" w:hAnsi="Calibri Light" w:cs="Arial"/>
                <w:b/>
              </w:rPr>
              <w:t>BPEM case created for complaint?</w:t>
            </w:r>
          </w:p>
          <w:p w14:paraId="2A682005" w14:textId="0E087877" w:rsidR="00096131" w:rsidRDefault="00096131" w:rsidP="00347854">
            <w:pPr>
              <w:pStyle w:val="TableField-Left"/>
              <w:rPr>
                <w:rFonts w:ascii="Calibri Light" w:hAnsi="Calibri Light" w:cs="Arial"/>
              </w:rPr>
            </w:pPr>
            <w:r>
              <w:rPr>
                <w:rFonts w:ascii="Calibri Light" w:hAnsi="Calibri Light" w:cs="Arial"/>
              </w:rPr>
              <w:t xml:space="preserve">If BPEM case is created for the complaint, go to step 50. </w:t>
            </w:r>
          </w:p>
          <w:p w14:paraId="77A12E7D" w14:textId="760237DB" w:rsidR="00096131" w:rsidRDefault="00096131" w:rsidP="00347854">
            <w:pPr>
              <w:pStyle w:val="TableField-Left"/>
              <w:rPr>
                <w:rFonts w:ascii="Calibri Light" w:hAnsi="Calibri Light" w:cs="Arial"/>
              </w:rPr>
            </w:pPr>
            <w:r>
              <w:rPr>
                <w:rFonts w:ascii="Calibri Light" w:hAnsi="Calibri Light" w:cs="Arial"/>
              </w:rPr>
              <w:t>Otherwise, go to step 40.</w:t>
            </w:r>
          </w:p>
          <w:p w14:paraId="7D8166F8" w14:textId="77777777" w:rsidR="00096131" w:rsidRPr="006B24F0" w:rsidRDefault="00096131" w:rsidP="00347854">
            <w:pPr>
              <w:pStyle w:val="TableField-Left"/>
              <w:rPr>
                <w:rFonts w:ascii="Calibri Light" w:hAnsi="Calibri Light" w:cs="Arial"/>
              </w:rPr>
            </w:pPr>
          </w:p>
        </w:tc>
        <w:tc>
          <w:tcPr>
            <w:tcW w:w="1890" w:type="dxa"/>
            <w:vAlign w:val="center"/>
          </w:tcPr>
          <w:p w14:paraId="68583825" w14:textId="77777777" w:rsidR="00096131" w:rsidRPr="006B24F0" w:rsidRDefault="00096131" w:rsidP="00340ACA">
            <w:pPr>
              <w:pStyle w:val="TableField-Left"/>
              <w:jc w:val="center"/>
              <w:rPr>
                <w:rFonts w:ascii="Calibri Light" w:hAnsi="Calibri Light" w:cs="Arial"/>
              </w:rPr>
            </w:pPr>
            <w:r>
              <w:rPr>
                <w:rFonts w:ascii="Calibri Light" w:hAnsi="Calibri Light" w:cs="Arial"/>
              </w:rPr>
              <w:t>N/A</w:t>
            </w:r>
          </w:p>
        </w:tc>
        <w:tc>
          <w:tcPr>
            <w:tcW w:w="1170" w:type="dxa"/>
            <w:vAlign w:val="center"/>
          </w:tcPr>
          <w:p w14:paraId="1B6ECD9E" w14:textId="77777777" w:rsidR="00096131" w:rsidRPr="006B24F0" w:rsidRDefault="00096131" w:rsidP="00347854">
            <w:pPr>
              <w:pStyle w:val="TableField-Left"/>
              <w:rPr>
                <w:rFonts w:ascii="Calibri Light" w:hAnsi="Calibri Light" w:cs="Arial"/>
              </w:rPr>
            </w:pPr>
            <w:r>
              <w:rPr>
                <w:rFonts w:ascii="Calibri Light" w:hAnsi="Calibri Light" w:cs="Arial"/>
              </w:rPr>
              <w:t>N/A</w:t>
            </w:r>
          </w:p>
        </w:tc>
        <w:tc>
          <w:tcPr>
            <w:tcW w:w="2340" w:type="dxa"/>
          </w:tcPr>
          <w:p w14:paraId="62E171DF" w14:textId="77777777" w:rsidR="00096131" w:rsidRDefault="00096131" w:rsidP="00347854">
            <w:pPr>
              <w:pStyle w:val="TableField-Left"/>
              <w:rPr>
                <w:rFonts w:ascii="Calibri Light" w:hAnsi="Calibri Light" w:cs="Arial"/>
              </w:rPr>
            </w:pPr>
          </w:p>
        </w:tc>
      </w:tr>
      <w:tr w:rsidR="00096131" w:rsidRPr="006B24F0" w14:paraId="7CD7A078" w14:textId="17C5626E" w:rsidTr="00096131">
        <w:trPr>
          <w:cantSplit/>
          <w:trHeight w:val="432"/>
        </w:trPr>
        <w:tc>
          <w:tcPr>
            <w:tcW w:w="828" w:type="dxa"/>
            <w:vAlign w:val="center"/>
          </w:tcPr>
          <w:p w14:paraId="2A337E92" w14:textId="77777777" w:rsidR="00096131" w:rsidRPr="006B24F0" w:rsidRDefault="00096131" w:rsidP="00347854">
            <w:pPr>
              <w:pStyle w:val="TableField-Center"/>
              <w:rPr>
                <w:rFonts w:ascii="Calibri Light" w:hAnsi="Calibri Light" w:cs="Arial"/>
              </w:rPr>
            </w:pPr>
            <w:r>
              <w:rPr>
                <w:rFonts w:ascii="Calibri Light" w:hAnsi="Calibri Light" w:cs="Arial"/>
              </w:rPr>
              <w:t>30</w:t>
            </w:r>
          </w:p>
        </w:tc>
        <w:tc>
          <w:tcPr>
            <w:tcW w:w="3469" w:type="dxa"/>
            <w:vAlign w:val="center"/>
          </w:tcPr>
          <w:p w14:paraId="148B7A36" w14:textId="77777777" w:rsidR="00096131" w:rsidRPr="00AA78E6" w:rsidRDefault="00096131" w:rsidP="00347854">
            <w:pPr>
              <w:pStyle w:val="TableField-Left"/>
              <w:rPr>
                <w:rFonts w:ascii="Calibri Light" w:hAnsi="Calibri Light" w:cs="Arial"/>
                <w:b/>
              </w:rPr>
            </w:pPr>
            <w:r>
              <w:rPr>
                <w:rFonts w:ascii="Calibri Light" w:hAnsi="Calibri Light" w:cs="Arial"/>
                <w:b/>
              </w:rPr>
              <w:t>Service</w:t>
            </w:r>
            <w:r w:rsidRPr="00AA78E6">
              <w:rPr>
                <w:rFonts w:ascii="Calibri Light" w:hAnsi="Calibri Light" w:cs="Arial"/>
                <w:b/>
              </w:rPr>
              <w:t xml:space="preserve"> Order created for complaint?</w:t>
            </w:r>
          </w:p>
          <w:p w14:paraId="45DC34EC" w14:textId="4E25C977" w:rsidR="00096131" w:rsidRDefault="00096131" w:rsidP="00347854">
            <w:pPr>
              <w:pStyle w:val="TableField-Left"/>
              <w:rPr>
                <w:rFonts w:ascii="Calibri Light" w:hAnsi="Calibri Light" w:cs="Arial"/>
              </w:rPr>
            </w:pPr>
            <w:r>
              <w:rPr>
                <w:rFonts w:ascii="Calibri Light" w:hAnsi="Calibri Light" w:cs="Arial"/>
              </w:rPr>
              <w:t xml:space="preserve">If Work Order is created for complaint, go to step 90. </w:t>
            </w:r>
          </w:p>
          <w:p w14:paraId="2BE70A44" w14:textId="441A3ADD" w:rsidR="00096131" w:rsidRDefault="00096131" w:rsidP="00347854">
            <w:pPr>
              <w:pStyle w:val="TableField-Left"/>
              <w:rPr>
                <w:rFonts w:ascii="Calibri Light" w:hAnsi="Calibri Light" w:cs="Arial"/>
              </w:rPr>
            </w:pPr>
            <w:r>
              <w:rPr>
                <w:rFonts w:ascii="Calibri Light" w:hAnsi="Calibri Light" w:cs="Arial"/>
              </w:rPr>
              <w:t>Otherwise, go to step 40.</w:t>
            </w:r>
          </w:p>
          <w:p w14:paraId="5981A5F2" w14:textId="77777777" w:rsidR="00096131" w:rsidRPr="006B24F0" w:rsidRDefault="00096131" w:rsidP="00347854">
            <w:pPr>
              <w:pStyle w:val="TableField-Left"/>
              <w:rPr>
                <w:rFonts w:ascii="Calibri Light" w:hAnsi="Calibri Light" w:cs="Arial"/>
              </w:rPr>
            </w:pPr>
          </w:p>
        </w:tc>
        <w:tc>
          <w:tcPr>
            <w:tcW w:w="1890" w:type="dxa"/>
            <w:vAlign w:val="center"/>
          </w:tcPr>
          <w:p w14:paraId="5DC82D8C" w14:textId="77777777" w:rsidR="00096131" w:rsidRPr="006B24F0" w:rsidRDefault="00096131" w:rsidP="00340ACA">
            <w:pPr>
              <w:pStyle w:val="TableField-Left"/>
              <w:jc w:val="center"/>
              <w:rPr>
                <w:rFonts w:ascii="Calibri Light" w:hAnsi="Calibri Light" w:cs="Arial"/>
              </w:rPr>
            </w:pPr>
            <w:r>
              <w:rPr>
                <w:rFonts w:ascii="Calibri Light" w:hAnsi="Calibri Light" w:cs="Arial"/>
              </w:rPr>
              <w:t>N/A</w:t>
            </w:r>
          </w:p>
        </w:tc>
        <w:tc>
          <w:tcPr>
            <w:tcW w:w="1170" w:type="dxa"/>
            <w:vAlign w:val="center"/>
          </w:tcPr>
          <w:p w14:paraId="63883EA1" w14:textId="77777777" w:rsidR="00096131" w:rsidRPr="006B24F0" w:rsidRDefault="00096131" w:rsidP="00347854">
            <w:pPr>
              <w:pStyle w:val="TableField-Left"/>
              <w:rPr>
                <w:rFonts w:ascii="Calibri Light" w:hAnsi="Calibri Light" w:cs="Arial"/>
              </w:rPr>
            </w:pPr>
            <w:r>
              <w:rPr>
                <w:rFonts w:ascii="Calibri Light" w:hAnsi="Calibri Light" w:cs="Arial"/>
              </w:rPr>
              <w:t>N/A</w:t>
            </w:r>
          </w:p>
        </w:tc>
        <w:tc>
          <w:tcPr>
            <w:tcW w:w="2340" w:type="dxa"/>
          </w:tcPr>
          <w:p w14:paraId="0A5DCB50" w14:textId="77777777" w:rsidR="00096131" w:rsidRDefault="00096131" w:rsidP="00347854">
            <w:pPr>
              <w:pStyle w:val="TableField-Left"/>
              <w:rPr>
                <w:rFonts w:ascii="Calibri Light" w:hAnsi="Calibri Light" w:cs="Arial"/>
              </w:rPr>
            </w:pPr>
          </w:p>
        </w:tc>
      </w:tr>
      <w:tr w:rsidR="00096131" w:rsidRPr="006B24F0" w14:paraId="0379C4BB" w14:textId="69257FDB" w:rsidTr="00096131">
        <w:trPr>
          <w:cantSplit/>
          <w:trHeight w:val="432"/>
        </w:trPr>
        <w:tc>
          <w:tcPr>
            <w:tcW w:w="828" w:type="dxa"/>
            <w:vAlign w:val="center"/>
          </w:tcPr>
          <w:p w14:paraId="5DECBE0B" w14:textId="2FB7F735" w:rsidR="00096131" w:rsidRDefault="00096131" w:rsidP="00347854">
            <w:pPr>
              <w:pStyle w:val="TableField-Center"/>
              <w:rPr>
                <w:rFonts w:ascii="Calibri Light" w:hAnsi="Calibri Light" w:cs="Arial"/>
              </w:rPr>
            </w:pPr>
            <w:r>
              <w:rPr>
                <w:rFonts w:ascii="Calibri Light" w:hAnsi="Calibri Light" w:cs="Arial"/>
              </w:rPr>
              <w:t>40</w:t>
            </w:r>
          </w:p>
        </w:tc>
        <w:tc>
          <w:tcPr>
            <w:tcW w:w="3469" w:type="dxa"/>
            <w:vAlign w:val="center"/>
          </w:tcPr>
          <w:p w14:paraId="3F936F3D" w14:textId="77777777" w:rsidR="00096131" w:rsidRPr="00F91C4E" w:rsidRDefault="00096131" w:rsidP="00347854">
            <w:pPr>
              <w:pStyle w:val="TableField-Left"/>
              <w:rPr>
                <w:rFonts w:ascii="Calibri Light" w:hAnsi="Calibri Light" w:cs="Arial"/>
                <w:b/>
              </w:rPr>
            </w:pPr>
            <w:r w:rsidRPr="00F91C4E">
              <w:rPr>
                <w:rFonts w:ascii="Calibri Light" w:hAnsi="Calibri Light" w:cs="Arial"/>
                <w:b/>
              </w:rPr>
              <w:t>Ticket is created for complaint?</w:t>
            </w:r>
          </w:p>
          <w:p w14:paraId="012BDD9C" w14:textId="77777777" w:rsidR="00096131" w:rsidRDefault="00096131" w:rsidP="00347854">
            <w:pPr>
              <w:pStyle w:val="TableField-Left"/>
              <w:rPr>
                <w:rFonts w:ascii="Calibri Light" w:hAnsi="Calibri Light" w:cs="Arial"/>
              </w:rPr>
            </w:pPr>
            <w:r w:rsidRPr="00F91C4E">
              <w:rPr>
                <w:rFonts w:ascii="Calibri Light" w:hAnsi="Calibri Light" w:cs="Arial"/>
              </w:rPr>
              <w:t xml:space="preserve">If Ticket is created for the complaint, go to step </w:t>
            </w:r>
            <w:r>
              <w:rPr>
                <w:rFonts w:ascii="Calibri Light" w:hAnsi="Calibri Light" w:cs="Arial"/>
              </w:rPr>
              <w:t>120. Otherwise, go to step 160.</w:t>
            </w:r>
          </w:p>
          <w:p w14:paraId="5E438456" w14:textId="4CAC6511" w:rsidR="00096131" w:rsidRPr="00F91C4E" w:rsidRDefault="00096131" w:rsidP="00347854">
            <w:pPr>
              <w:pStyle w:val="TableField-Left"/>
              <w:rPr>
                <w:rFonts w:ascii="Calibri Light" w:hAnsi="Calibri Light" w:cs="Arial"/>
              </w:rPr>
            </w:pPr>
          </w:p>
        </w:tc>
        <w:tc>
          <w:tcPr>
            <w:tcW w:w="1890" w:type="dxa"/>
            <w:vAlign w:val="center"/>
          </w:tcPr>
          <w:p w14:paraId="5F38B700" w14:textId="02BF4C7B" w:rsidR="00096131" w:rsidRDefault="00096131" w:rsidP="00340ACA">
            <w:pPr>
              <w:pStyle w:val="TableField-Left"/>
              <w:jc w:val="center"/>
              <w:rPr>
                <w:rFonts w:ascii="Calibri Light" w:hAnsi="Calibri Light" w:cs="Arial"/>
              </w:rPr>
            </w:pPr>
            <w:r>
              <w:rPr>
                <w:rFonts w:ascii="Calibri Light" w:hAnsi="Calibri Light" w:cs="Arial"/>
              </w:rPr>
              <w:t>N/A</w:t>
            </w:r>
          </w:p>
        </w:tc>
        <w:tc>
          <w:tcPr>
            <w:tcW w:w="1170" w:type="dxa"/>
            <w:vAlign w:val="center"/>
          </w:tcPr>
          <w:p w14:paraId="1DD15A16" w14:textId="7FE5C935" w:rsidR="00096131" w:rsidRDefault="00096131" w:rsidP="00347854">
            <w:pPr>
              <w:pStyle w:val="TableField-Left"/>
              <w:rPr>
                <w:rFonts w:ascii="Calibri Light" w:hAnsi="Calibri Light" w:cs="Arial"/>
              </w:rPr>
            </w:pPr>
            <w:r>
              <w:rPr>
                <w:rFonts w:ascii="Calibri Light" w:hAnsi="Calibri Light" w:cs="Arial"/>
              </w:rPr>
              <w:t>N/A</w:t>
            </w:r>
          </w:p>
        </w:tc>
        <w:tc>
          <w:tcPr>
            <w:tcW w:w="2340" w:type="dxa"/>
          </w:tcPr>
          <w:p w14:paraId="5EA6DB6F" w14:textId="77777777" w:rsidR="00096131" w:rsidRDefault="00096131" w:rsidP="00347854">
            <w:pPr>
              <w:pStyle w:val="TableField-Left"/>
              <w:rPr>
                <w:rFonts w:ascii="Calibri Light" w:hAnsi="Calibri Light" w:cs="Arial"/>
              </w:rPr>
            </w:pPr>
          </w:p>
        </w:tc>
      </w:tr>
      <w:tr w:rsidR="00096131" w:rsidRPr="006B24F0" w14:paraId="4E838295" w14:textId="249F76E0" w:rsidTr="00096131">
        <w:trPr>
          <w:cantSplit/>
          <w:trHeight w:val="432"/>
        </w:trPr>
        <w:tc>
          <w:tcPr>
            <w:tcW w:w="828" w:type="dxa"/>
            <w:vAlign w:val="center"/>
          </w:tcPr>
          <w:p w14:paraId="773410B4" w14:textId="3D511105" w:rsidR="00096131" w:rsidRDefault="00096131" w:rsidP="00347854">
            <w:pPr>
              <w:pStyle w:val="TableField-Center"/>
              <w:rPr>
                <w:rFonts w:ascii="Calibri Light" w:hAnsi="Calibri Light" w:cs="Arial"/>
              </w:rPr>
            </w:pPr>
            <w:r>
              <w:rPr>
                <w:rFonts w:ascii="Calibri Light" w:hAnsi="Calibri Light" w:cs="Arial"/>
              </w:rPr>
              <w:lastRenderedPageBreak/>
              <w:t>50</w:t>
            </w:r>
          </w:p>
        </w:tc>
        <w:tc>
          <w:tcPr>
            <w:tcW w:w="3469" w:type="dxa"/>
            <w:vAlign w:val="center"/>
          </w:tcPr>
          <w:p w14:paraId="2371C600" w14:textId="77777777" w:rsidR="00096131" w:rsidRDefault="00096131" w:rsidP="00347854">
            <w:pPr>
              <w:pStyle w:val="TableField-Left"/>
              <w:rPr>
                <w:rFonts w:ascii="Calibri Light" w:hAnsi="Calibri Light" w:cs="Arial"/>
                <w:b/>
              </w:rPr>
            </w:pPr>
            <w:r>
              <w:rPr>
                <w:rFonts w:ascii="Calibri Light" w:hAnsi="Calibri Light" w:cs="Arial"/>
                <w:b/>
              </w:rPr>
              <w:t>Attend to Complaint</w:t>
            </w:r>
          </w:p>
          <w:p w14:paraId="5EC5A42C" w14:textId="77777777" w:rsidR="00096131" w:rsidRDefault="00096131" w:rsidP="00347854">
            <w:pPr>
              <w:pStyle w:val="TableField-Left"/>
              <w:rPr>
                <w:rFonts w:ascii="Calibri Light" w:hAnsi="Calibri Light" w:cs="Arial"/>
              </w:rPr>
            </w:pPr>
            <w:r>
              <w:rPr>
                <w:rFonts w:ascii="Calibri Light" w:hAnsi="Calibri Light" w:cs="Arial"/>
              </w:rPr>
              <w:t>User</w:t>
            </w:r>
            <w:r w:rsidRPr="00AA78E6">
              <w:rPr>
                <w:rFonts w:ascii="Calibri Light" w:hAnsi="Calibri Light" w:cs="Arial"/>
              </w:rPr>
              <w:t xml:space="preserve"> attends to BPEM case for complaint.</w:t>
            </w:r>
            <w:r>
              <w:rPr>
                <w:rFonts w:ascii="Calibri Light" w:hAnsi="Calibri Light" w:cs="Arial"/>
              </w:rPr>
              <w:t xml:space="preserve"> </w:t>
            </w:r>
          </w:p>
          <w:p w14:paraId="5F381256" w14:textId="77777777" w:rsidR="00096131" w:rsidRPr="00AA78E6" w:rsidRDefault="00096131" w:rsidP="00347854">
            <w:pPr>
              <w:pStyle w:val="TableField-Left"/>
              <w:rPr>
                <w:rFonts w:ascii="Calibri Light" w:hAnsi="Calibri Light" w:cs="Arial"/>
              </w:rPr>
            </w:pPr>
          </w:p>
        </w:tc>
        <w:tc>
          <w:tcPr>
            <w:tcW w:w="1890" w:type="dxa"/>
            <w:vAlign w:val="center"/>
          </w:tcPr>
          <w:p w14:paraId="05244BBB" w14:textId="77777777" w:rsidR="00096131" w:rsidRDefault="00096131" w:rsidP="00340ACA">
            <w:pPr>
              <w:pStyle w:val="TableField-Left"/>
              <w:jc w:val="center"/>
              <w:rPr>
                <w:rFonts w:ascii="Calibri Light" w:hAnsi="Calibri Light" w:cs="Arial"/>
              </w:rPr>
            </w:pPr>
            <w:r>
              <w:rPr>
                <w:rFonts w:ascii="Calibri Light" w:hAnsi="Calibri Light" w:cs="Arial"/>
              </w:rPr>
              <w:t>/BTI/BWC</w:t>
            </w:r>
          </w:p>
        </w:tc>
        <w:tc>
          <w:tcPr>
            <w:tcW w:w="1170" w:type="dxa"/>
            <w:vAlign w:val="center"/>
          </w:tcPr>
          <w:p w14:paraId="5C79FA48" w14:textId="40705772" w:rsidR="00096131" w:rsidRDefault="00DE6A80" w:rsidP="00AB5049">
            <w:pPr>
              <w:pStyle w:val="TableField-Left"/>
              <w:rPr>
                <w:rFonts w:ascii="Calibri Light" w:hAnsi="Calibri Light" w:cs="Arial"/>
              </w:rPr>
            </w:pPr>
            <w:r>
              <w:rPr>
                <w:rFonts w:ascii="Calibri Light" w:hAnsi="Calibri Light" w:cs="Arial"/>
              </w:rPr>
              <w:t>Managing Complaint user</w:t>
            </w:r>
          </w:p>
        </w:tc>
        <w:tc>
          <w:tcPr>
            <w:tcW w:w="2340" w:type="dxa"/>
          </w:tcPr>
          <w:p w14:paraId="14A03C2E" w14:textId="77777777" w:rsidR="00096131" w:rsidRDefault="00096131" w:rsidP="00AB5049">
            <w:pPr>
              <w:pStyle w:val="TableField-Left"/>
              <w:rPr>
                <w:rFonts w:ascii="Calibri Light" w:hAnsi="Calibri Light" w:cs="Arial"/>
              </w:rPr>
            </w:pPr>
          </w:p>
        </w:tc>
      </w:tr>
      <w:tr w:rsidR="00096131" w:rsidRPr="006B24F0" w14:paraId="2131401C" w14:textId="24F81E65" w:rsidTr="00096131">
        <w:trPr>
          <w:cantSplit/>
          <w:trHeight w:val="432"/>
        </w:trPr>
        <w:tc>
          <w:tcPr>
            <w:tcW w:w="828" w:type="dxa"/>
            <w:vAlign w:val="center"/>
          </w:tcPr>
          <w:p w14:paraId="26357395" w14:textId="6A06B366" w:rsidR="00096131" w:rsidRDefault="00096131" w:rsidP="00347854">
            <w:pPr>
              <w:pStyle w:val="TableField-Center"/>
              <w:rPr>
                <w:rFonts w:ascii="Calibri Light" w:hAnsi="Calibri Light" w:cs="Arial"/>
              </w:rPr>
            </w:pPr>
            <w:r>
              <w:rPr>
                <w:rFonts w:ascii="Calibri Light" w:hAnsi="Calibri Light" w:cs="Arial"/>
              </w:rPr>
              <w:t>60</w:t>
            </w:r>
          </w:p>
        </w:tc>
        <w:tc>
          <w:tcPr>
            <w:tcW w:w="3469" w:type="dxa"/>
            <w:vAlign w:val="center"/>
          </w:tcPr>
          <w:p w14:paraId="6B9FF2B8" w14:textId="77777777" w:rsidR="00096131" w:rsidRDefault="00096131" w:rsidP="00347854">
            <w:pPr>
              <w:pStyle w:val="TableField-Left"/>
              <w:rPr>
                <w:rFonts w:ascii="Calibri Light" w:hAnsi="Calibri Light" w:cs="Arial"/>
                <w:b/>
              </w:rPr>
            </w:pPr>
            <w:r>
              <w:rPr>
                <w:rFonts w:ascii="Calibri Light" w:hAnsi="Calibri Light" w:cs="Arial"/>
                <w:b/>
              </w:rPr>
              <w:t>Complaint is resolved?</w:t>
            </w:r>
          </w:p>
          <w:p w14:paraId="722F63A5" w14:textId="1E1D2DF1" w:rsidR="00096131" w:rsidRDefault="00096131" w:rsidP="00347854">
            <w:pPr>
              <w:pStyle w:val="TableField-Left"/>
              <w:rPr>
                <w:rFonts w:ascii="Calibri Light" w:hAnsi="Calibri Light" w:cs="Arial"/>
              </w:rPr>
            </w:pPr>
            <w:r>
              <w:rPr>
                <w:rFonts w:ascii="Calibri Light" w:hAnsi="Calibri Light" w:cs="Arial"/>
              </w:rPr>
              <w:t>If complaint is resolved, go to step 70.</w:t>
            </w:r>
          </w:p>
          <w:p w14:paraId="1F0E92E0" w14:textId="607840E1" w:rsidR="00096131" w:rsidRDefault="00096131" w:rsidP="00347854">
            <w:pPr>
              <w:pStyle w:val="TableField-Left"/>
              <w:rPr>
                <w:rFonts w:ascii="Calibri Light" w:hAnsi="Calibri Light" w:cs="Arial"/>
              </w:rPr>
            </w:pPr>
            <w:r>
              <w:rPr>
                <w:rFonts w:ascii="Calibri Light" w:hAnsi="Calibri Light" w:cs="Arial"/>
              </w:rPr>
              <w:t>Otherwise, go to step 50.</w:t>
            </w:r>
          </w:p>
          <w:p w14:paraId="0D255E70" w14:textId="77777777" w:rsidR="00096131" w:rsidRPr="0085458D" w:rsidRDefault="00096131" w:rsidP="00347854">
            <w:pPr>
              <w:pStyle w:val="TableField-Left"/>
              <w:rPr>
                <w:rFonts w:ascii="Calibri Light" w:hAnsi="Calibri Light" w:cs="Arial"/>
              </w:rPr>
            </w:pPr>
          </w:p>
        </w:tc>
        <w:tc>
          <w:tcPr>
            <w:tcW w:w="1890" w:type="dxa"/>
            <w:vAlign w:val="center"/>
          </w:tcPr>
          <w:p w14:paraId="6DA4B7F7" w14:textId="77777777" w:rsidR="00096131" w:rsidRDefault="00096131" w:rsidP="00340ACA">
            <w:pPr>
              <w:pStyle w:val="TableField-Left"/>
              <w:jc w:val="center"/>
              <w:rPr>
                <w:rFonts w:ascii="Calibri Light" w:hAnsi="Calibri Light" w:cs="Arial"/>
              </w:rPr>
            </w:pPr>
            <w:r>
              <w:rPr>
                <w:rFonts w:ascii="Calibri Light" w:hAnsi="Calibri Light" w:cs="Arial"/>
              </w:rPr>
              <w:t>N/A</w:t>
            </w:r>
          </w:p>
        </w:tc>
        <w:tc>
          <w:tcPr>
            <w:tcW w:w="1170" w:type="dxa"/>
            <w:vAlign w:val="center"/>
          </w:tcPr>
          <w:p w14:paraId="6332714B" w14:textId="635DF205" w:rsidR="00096131" w:rsidRDefault="00DE6A80" w:rsidP="00347854">
            <w:pPr>
              <w:pStyle w:val="TableField-Left"/>
              <w:rPr>
                <w:rFonts w:ascii="Calibri Light" w:hAnsi="Calibri Light" w:cs="Arial"/>
              </w:rPr>
            </w:pPr>
            <w:r>
              <w:rPr>
                <w:rFonts w:ascii="Calibri Light" w:hAnsi="Calibri Light" w:cs="Arial"/>
              </w:rPr>
              <w:t>Managing Complaint user</w:t>
            </w:r>
          </w:p>
        </w:tc>
        <w:tc>
          <w:tcPr>
            <w:tcW w:w="2340" w:type="dxa"/>
          </w:tcPr>
          <w:p w14:paraId="5DB2D365" w14:textId="77777777" w:rsidR="00096131" w:rsidRDefault="00096131" w:rsidP="00347854">
            <w:pPr>
              <w:pStyle w:val="TableField-Left"/>
              <w:rPr>
                <w:rFonts w:ascii="Calibri Light" w:hAnsi="Calibri Light" w:cs="Arial"/>
              </w:rPr>
            </w:pPr>
          </w:p>
        </w:tc>
      </w:tr>
      <w:tr w:rsidR="00096131" w:rsidRPr="006B24F0" w14:paraId="5A2F39C0" w14:textId="67869F4C" w:rsidTr="00096131">
        <w:trPr>
          <w:cantSplit/>
          <w:trHeight w:val="432"/>
        </w:trPr>
        <w:tc>
          <w:tcPr>
            <w:tcW w:w="828" w:type="dxa"/>
            <w:vAlign w:val="center"/>
          </w:tcPr>
          <w:p w14:paraId="7975414B" w14:textId="74E1E20B" w:rsidR="00096131" w:rsidRDefault="00096131" w:rsidP="00347854">
            <w:pPr>
              <w:pStyle w:val="TableField-Center"/>
              <w:rPr>
                <w:rFonts w:ascii="Calibri Light" w:hAnsi="Calibri Light" w:cs="Arial"/>
              </w:rPr>
            </w:pPr>
            <w:r>
              <w:rPr>
                <w:rFonts w:ascii="Calibri Light" w:hAnsi="Calibri Light" w:cs="Arial"/>
              </w:rPr>
              <w:t>70</w:t>
            </w:r>
          </w:p>
        </w:tc>
        <w:tc>
          <w:tcPr>
            <w:tcW w:w="3469" w:type="dxa"/>
            <w:vAlign w:val="center"/>
          </w:tcPr>
          <w:p w14:paraId="2256D342" w14:textId="77777777" w:rsidR="00096131" w:rsidRDefault="00096131" w:rsidP="00347854">
            <w:pPr>
              <w:pStyle w:val="TableField-Left"/>
              <w:rPr>
                <w:rFonts w:ascii="Calibri Light" w:hAnsi="Calibri Light" w:cs="Arial"/>
                <w:b/>
              </w:rPr>
            </w:pPr>
            <w:r>
              <w:rPr>
                <w:rFonts w:ascii="Calibri Light" w:hAnsi="Calibri Light" w:cs="Arial"/>
                <w:b/>
              </w:rPr>
              <w:t>Close BPEM case</w:t>
            </w:r>
          </w:p>
          <w:p w14:paraId="77F34BF0" w14:textId="77777777" w:rsidR="00096131" w:rsidRPr="0085458D" w:rsidRDefault="00096131" w:rsidP="00347854">
            <w:pPr>
              <w:pStyle w:val="TableField-Left"/>
              <w:rPr>
                <w:rFonts w:ascii="Calibri Light" w:hAnsi="Calibri Light" w:cs="Arial"/>
              </w:rPr>
            </w:pPr>
            <w:r>
              <w:rPr>
                <w:rFonts w:ascii="Calibri Light" w:hAnsi="Calibri Light" w:cs="Arial"/>
              </w:rPr>
              <w:t>User</w:t>
            </w:r>
            <w:r w:rsidRPr="0085458D">
              <w:rPr>
                <w:rFonts w:ascii="Calibri Light" w:hAnsi="Calibri Light" w:cs="Arial"/>
              </w:rPr>
              <w:t xml:space="preserve"> document</w:t>
            </w:r>
            <w:r>
              <w:rPr>
                <w:rFonts w:ascii="Calibri Light" w:hAnsi="Calibri Light" w:cs="Arial"/>
              </w:rPr>
              <w:t>s</w:t>
            </w:r>
            <w:r w:rsidRPr="0085458D">
              <w:rPr>
                <w:rFonts w:ascii="Calibri Light" w:hAnsi="Calibri Light" w:cs="Arial"/>
              </w:rPr>
              <w:t xml:space="preserve"> the complaint resolution in the BPEM case long text and update BPEM Case status to ‘Close</w:t>
            </w:r>
            <w:r>
              <w:rPr>
                <w:rFonts w:ascii="Calibri Light" w:hAnsi="Calibri Light" w:cs="Arial"/>
              </w:rPr>
              <w:t>d</w:t>
            </w:r>
            <w:r w:rsidRPr="0085458D">
              <w:rPr>
                <w:rFonts w:ascii="Calibri Light" w:hAnsi="Calibri Light" w:cs="Arial"/>
              </w:rPr>
              <w:t>’.</w:t>
            </w:r>
          </w:p>
          <w:p w14:paraId="4BB52289" w14:textId="77777777" w:rsidR="00096131" w:rsidRDefault="00096131" w:rsidP="00347854">
            <w:pPr>
              <w:pStyle w:val="TableField-Left"/>
              <w:rPr>
                <w:rFonts w:ascii="Calibri Light" w:hAnsi="Calibri Light" w:cs="Arial"/>
                <w:b/>
              </w:rPr>
            </w:pPr>
          </w:p>
        </w:tc>
        <w:tc>
          <w:tcPr>
            <w:tcW w:w="1890" w:type="dxa"/>
            <w:vAlign w:val="center"/>
          </w:tcPr>
          <w:p w14:paraId="7EFAAE6B" w14:textId="77777777" w:rsidR="00096131" w:rsidRDefault="00096131" w:rsidP="00340ACA">
            <w:pPr>
              <w:pStyle w:val="TableField-Left"/>
              <w:jc w:val="center"/>
              <w:rPr>
                <w:rFonts w:ascii="Calibri Light" w:hAnsi="Calibri Light" w:cs="Arial"/>
              </w:rPr>
            </w:pPr>
            <w:r>
              <w:rPr>
                <w:rFonts w:ascii="Calibri Light" w:hAnsi="Calibri Light" w:cs="Arial"/>
              </w:rPr>
              <w:t>/BTI/BWC</w:t>
            </w:r>
          </w:p>
        </w:tc>
        <w:tc>
          <w:tcPr>
            <w:tcW w:w="1170" w:type="dxa"/>
            <w:vAlign w:val="center"/>
          </w:tcPr>
          <w:p w14:paraId="7202381A" w14:textId="0C730AB7" w:rsidR="00096131" w:rsidRDefault="00DE6A80" w:rsidP="00347854">
            <w:pPr>
              <w:pStyle w:val="TableField-Left"/>
              <w:rPr>
                <w:rFonts w:ascii="Calibri Light" w:hAnsi="Calibri Light" w:cs="Arial"/>
              </w:rPr>
            </w:pPr>
            <w:r>
              <w:rPr>
                <w:rFonts w:ascii="Calibri Light" w:hAnsi="Calibri Light" w:cs="Arial"/>
              </w:rPr>
              <w:t>Managing Complaint user</w:t>
            </w:r>
          </w:p>
        </w:tc>
        <w:tc>
          <w:tcPr>
            <w:tcW w:w="2340" w:type="dxa"/>
          </w:tcPr>
          <w:p w14:paraId="329A0731" w14:textId="77777777" w:rsidR="00096131" w:rsidRDefault="00096131" w:rsidP="00347854">
            <w:pPr>
              <w:pStyle w:val="TableField-Left"/>
              <w:rPr>
                <w:rFonts w:ascii="Calibri Light" w:hAnsi="Calibri Light" w:cs="Arial"/>
              </w:rPr>
            </w:pPr>
          </w:p>
        </w:tc>
      </w:tr>
      <w:tr w:rsidR="00096131" w:rsidRPr="006B24F0" w14:paraId="64FCBF20" w14:textId="0F264819" w:rsidTr="00096131">
        <w:trPr>
          <w:cantSplit/>
          <w:trHeight w:val="432"/>
        </w:trPr>
        <w:tc>
          <w:tcPr>
            <w:tcW w:w="828" w:type="dxa"/>
            <w:vAlign w:val="center"/>
          </w:tcPr>
          <w:p w14:paraId="7BE02D0B" w14:textId="24DF37CB" w:rsidR="00096131" w:rsidRDefault="00096131" w:rsidP="00347854">
            <w:pPr>
              <w:pStyle w:val="TableField-Center"/>
              <w:rPr>
                <w:rFonts w:ascii="Calibri Light" w:hAnsi="Calibri Light" w:cs="Arial"/>
              </w:rPr>
            </w:pPr>
            <w:r>
              <w:rPr>
                <w:rFonts w:ascii="Calibri Light" w:hAnsi="Calibri Light" w:cs="Arial"/>
              </w:rPr>
              <w:t>80</w:t>
            </w:r>
          </w:p>
        </w:tc>
        <w:tc>
          <w:tcPr>
            <w:tcW w:w="3469" w:type="dxa"/>
            <w:vAlign w:val="center"/>
          </w:tcPr>
          <w:p w14:paraId="226C27DC" w14:textId="18024B9F" w:rsidR="00096131" w:rsidRDefault="00096131" w:rsidP="00347854">
            <w:pPr>
              <w:pStyle w:val="TableField-Left"/>
              <w:rPr>
                <w:rFonts w:ascii="Calibri Light" w:hAnsi="Calibri Light" w:cs="Arial"/>
                <w:b/>
              </w:rPr>
            </w:pPr>
            <w:r>
              <w:rPr>
                <w:rFonts w:ascii="Calibri Light" w:hAnsi="Calibri Light" w:cs="Arial"/>
                <w:b/>
              </w:rPr>
              <w:t>Close Ticket</w:t>
            </w:r>
          </w:p>
          <w:p w14:paraId="2B1BC364" w14:textId="77777777" w:rsidR="00096131" w:rsidRDefault="00096131" w:rsidP="00347854">
            <w:pPr>
              <w:pStyle w:val="TableField-Left"/>
              <w:rPr>
                <w:rFonts w:ascii="Calibri Light" w:hAnsi="Calibri Light" w:cs="Arial"/>
              </w:rPr>
            </w:pPr>
            <w:r>
              <w:rPr>
                <w:rFonts w:ascii="Calibri Light" w:hAnsi="Calibri Light" w:cs="Arial"/>
              </w:rPr>
              <w:t>Ticket associated with the BPEM case is closed.</w:t>
            </w:r>
          </w:p>
          <w:p w14:paraId="622CF575" w14:textId="77777777" w:rsidR="00096131" w:rsidRPr="00F91C4E" w:rsidRDefault="00096131" w:rsidP="00347854">
            <w:pPr>
              <w:pStyle w:val="TableField-Left"/>
              <w:rPr>
                <w:rFonts w:ascii="Calibri Light" w:hAnsi="Calibri Light" w:cs="Arial"/>
              </w:rPr>
            </w:pPr>
          </w:p>
        </w:tc>
        <w:tc>
          <w:tcPr>
            <w:tcW w:w="1890" w:type="dxa"/>
            <w:vAlign w:val="center"/>
          </w:tcPr>
          <w:p w14:paraId="71D16A15" w14:textId="6A0D83EC" w:rsidR="00096131" w:rsidRDefault="00096131" w:rsidP="00340ACA">
            <w:pPr>
              <w:pStyle w:val="TableField-Left"/>
              <w:jc w:val="center"/>
              <w:rPr>
                <w:rFonts w:ascii="Calibri Light" w:hAnsi="Calibri Light" w:cs="Arial"/>
              </w:rPr>
            </w:pPr>
            <w:r>
              <w:rPr>
                <w:rFonts w:ascii="Calibri Light" w:hAnsi="Calibri Light" w:cs="Arial"/>
              </w:rPr>
              <w:t>Hybris C4C</w:t>
            </w:r>
          </w:p>
        </w:tc>
        <w:tc>
          <w:tcPr>
            <w:tcW w:w="1170" w:type="dxa"/>
            <w:vAlign w:val="center"/>
          </w:tcPr>
          <w:p w14:paraId="09DFAD01" w14:textId="5B1C771E" w:rsidR="00096131" w:rsidRDefault="00DE6A80" w:rsidP="00347854">
            <w:pPr>
              <w:pStyle w:val="TableField-Left"/>
              <w:rPr>
                <w:rFonts w:ascii="Calibri Light" w:hAnsi="Calibri Light" w:cs="Arial"/>
              </w:rPr>
            </w:pPr>
            <w:r>
              <w:rPr>
                <w:rFonts w:ascii="Calibri Light" w:hAnsi="Calibri Light" w:cs="Arial"/>
              </w:rPr>
              <w:t>Managing Complaint user</w:t>
            </w:r>
          </w:p>
        </w:tc>
        <w:tc>
          <w:tcPr>
            <w:tcW w:w="2340" w:type="dxa"/>
          </w:tcPr>
          <w:p w14:paraId="4AA8A8CB" w14:textId="77777777" w:rsidR="00096131" w:rsidRDefault="00096131" w:rsidP="00347854">
            <w:pPr>
              <w:pStyle w:val="TableField-Left"/>
              <w:rPr>
                <w:rFonts w:ascii="Calibri Light" w:hAnsi="Calibri Light" w:cs="Arial"/>
              </w:rPr>
            </w:pPr>
          </w:p>
        </w:tc>
      </w:tr>
      <w:tr w:rsidR="00096131" w:rsidRPr="006B24F0" w14:paraId="78BC1653" w14:textId="0EB87EEC" w:rsidTr="00096131">
        <w:trPr>
          <w:cantSplit/>
          <w:trHeight w:val="432"/>
        </w:trPr>
        <w:tc>
          <w:tcPr>
            <w:tcW w:w="828" w:type="dxa"/>
            <w:vAlign w:val="center"/>
          </w:tcPr>
          <w:p w14:paraId="60C761C6" w14:textId="1C698A14" w:rsidR="00096131" w:rsidRDefault="00096131" w:rsidP="00347854">
            <w:pPr>
              <w:pStyle w:val="TableField-Center"/>
              <w:rPr>
                <w:rFonts w:ascii="Calibri Light" w:hAnsi="Calibri Light" w:cs="Arial"/>
              </w:rPr>
            </w:pPr>
            <w:r>
              <w:rPr>
                <w:rFonts w:ascii="Calibri Light" w:hAnsi="Calibri Light" w:cs="Arial"/>
              </w:rPr>
              <w:t>90</w:t>
            </w:r>
          </w:p>
        </w:tc>
        <w:tc>
          <w:tcPr>
            <w:tcW w:w="3469" w:type="dxa"/>
            <w:vAlign w:val="center"/>
          </w:tcPr>
          <w:p w14:paraId="5BFEDFC4" w14:textId="77777777" w:rsidR="00096131" w:rsidRDefault="00096131" w:rsidP="00347854">
            <w:pPr>
              <w:pStyle w:val="TableField-Left"/>
              <w:rPr>
                <w:rFonts w:ascii="Calibri Light" w:hAnsi="Calibri Light" w:cs="Arial"/>
                <w:b/>
              </w:rPr>
            </w:pPr>
            <w:r>
              <w:rPr>
                <w:rFonts w:ascii="Calibri Light" w:hAnsi="Calibri Light" w:cs="Arial"/>
                <w:b/>
              </w:rPr>
              <w:t>Attend to Work Order</w:t>
            </w:r>
          </w:p>
          <w:p w14:paraId="5BDB3F30" w14:textId="77777777" w:rsidR="00096131" w:rsidRDefault="00096131" w:rsidP="00347854">
            <w:pPr>
              <w:pStyle w:val="TableField-Left"/>
              <w:rPr>
                <w:rFonts w:ascii="Calibri Light" w:hAnsi="Calibri Light" w:cs="Arial"/>
              </w:rPr>
            </w:pPr>
            <w:r>
              <w:rPr>
                <w:rFonts w:ascii="Calibri Light" w:hAnsi="Calibri Light" w:cs="Arial"/>
              </w:rPr>
              <w:t>User</w:t>
            </w:r>
            <w:r w:rsidRPr="0085458D">
              <w:rPr>
                <w:rFonts w:ascii="Calibri Light" w:hAnsi="Calibri Light" w:cs="Arial"/>
              </w:rPr>
              <w:t xml:space="preserve"> attends to the Work Order and goes to the premise.</w:t>
            </w:r>
          </w:p>
          <w:p w14:paraId="0513FE3D" w14:textId="77777777" w:rsidR="00096131" w:rsidRPr="0085458D" w:rsidRDefault="00096131" w:rsidP="00347854">
            <w:pPr>
              <w:pStyle w:val="TableField-Left"/>
              <w:rPr>
                <w:rFonts w:ascii="Calibri Light" w:hAnsi="Calibri Light" w:cs="Arial"/>
              </w:rPr>
            </w:pPr>
          </w:p>
        </w:tc>
        <w:tc>
          <w:tcPr>
            <w:tcW w:w="1890" w:type="dxa"/>
            <w:vAlign w:val="center"/>
          </w:tcPr>
          <w:p w14:paraId="6B0D2FEB" w14:textId="77777777" w:rsidR="00096131" w:rsidRDefault="00096131" w:rsidP="00340ACA">
            <w:pPr>
              <w:pStyle w:val="TableField-Left"/>
              <w:jc w:val="center"/>
              <w:rPr>
                <w:rFonts w:ascii="Calibri Light" w:hAnsi="Calibri Light" w:cs="Arial"/>
              </w:rPr>
            </w:pPr>
            <w:r>
              <w:rPr>
                <w:rFonts w:ascii="Calibri Light" w:hAnsi="Calibri Light" w:cs="Arial"/>
              </w:rPr>
              <w:t>IW32</w:t>
            </w:r>
          </w:p>
        </w:tc>
        <w:tc>
          <w:tcPr>
            <w:tcW w:w="1170" w:type="dxa"/>
            <w:vAlign w:val="center"/>
          </w:tcPr>
          <w:p w14:paraId="73F42854" w14:textId="1F56DD8E" w:rsidR="00096131" w:rsidRDefault="00DE6A80" w:rsidP="00347854">
            <w:pPr>
              <w:pStyle w:val="TableField-Left"/>
              <w:rPr>
                <w:rFonts w:ascii="Calibri Light" w:hAnsi="Calibri Light" w:cs="Arial"/>
              </w:rPr>
            </w:pPr>
            <w:r>
              <w:rPr>
                <w:rFonts w:ascii="Calibri Light" w:hAnsi="Calibri Light" w:cs="Arial"/>
              </w:rPr>
              <w:t>Managing Complaint user</w:t>
            </w:r>
          </w:p>
        </w:tc>
        <w:tc>
          <w:tcPr>
            <w:tcW w:w="2340" w:type="dxa"/>
          </w:tcPr>
          <w:p w14:paraId="56E9DE8D" w14:textId="77777777" w:rsidR="00096131" w:rsidRDefault="00096131" w:rsidP="00347854">
            <w:pPr>
              <w:pStyle w:val="TableField-Left"/>
              <w:rPr>
                <w:rFonts w:ascii="Calibri Light" w:hAnsi="Calibri Light" w:cs="Arial"/>
              </w:rPr>
            </w:pPr>
          </w:p>
        </w:tc>
      </w:tr>
      <w:tr w:rsidR="00096131" w:rsidRPr="006B24F0" w14:paraId="29BD39DE" w14:textId="65995386" w:rsidTr="00096131">
        <w:trPr>
          <w:cantSplit/>
          <w:trHeight w:val="432"/>
        </w:trPr>
        <w:tc>
          <w:tcPr>
            <w:tcW w:w="828" w:type="dxa"/>
            <w:vAlign w:val="center"/>
          </w:tcPr>
          <w:p w14:paraId="62B15913" w14:textId="17E2EE4B" w:rsidR="00096131" w:rsidRDefault="00096131" w:rsidP="00347854">
            <w:pPr>
              <w:pStyle w:val="TableField-Center"/>
              <w:rPr>
                <w:rFonts w:ascii="Calibri Light" w:hAnsi="Calibri Light" w:cs="Arial"/>
              </w:rPr>
            </w:pPr>
            <w:r>
              <w:rPr>
                <w:rFonts w:ascii="Calibri Light" w:hAnsi="Calibri Light" w:cs="Arial"/>
              </w:rPr>
              <w:t>100</w:t>
            </w:r>
          </w:p>
        </w:tc>
        <w:tc>
          <w:tcPr>
            <w:tcW w:w="3469" w:type="dxa"/>
            <w:vAlign w:val="center"/>
          </w:tcPr>
          <w:p w14:paraId="48B30F89" w14:textId="77777777" w:rsidR="00096131" w:rsidRDefault="00096131" w:rsidP="00347854">
            <w:pPr>
              <w:pStyle w:val="TableField-Left"/>
              <w:rPr>
                <w:rFonts w:ascii="Calibri Light" w:hAnsi="Calibri Light" w:cs="Arial"/>
                <w:b/>
              </w:rPr>
            </w:pPr>
            <w:r>
              <w:rPr>
                <w:rFonts w:ascii="Calibri Light" w:hAnsi="Calibri Light" w:cs="Arial"/>
                <w:b/>
              </w:rPr>
              <w:t>Complaint is resolved?</w:t>
            </w:r>
          </w:p>
          <w:p w14:paraId="1867C840" w14:textId="77DC8298" w:rsidR="00096131" w:rsidRPr="0085458D" w:rsidRDefault="00096131" w:rsidP="00347854">
            <w:pPr>
              <w:pStyle w:val="TableField-Left"/>
              <w:rPr>
                <w:rFonts w:ascii="Calibri Light" w:hAnsi="Calibri Light" w:cs="Arial"/>
              </w:rPr>
            </w:pPr>
            <w:r w:rsidRPr="0085458D">
              <w:rPr>
                <w:rFonts w:ascii="Calibri Light" w:hAnsi="Calibri Light" w:cs="Arial"/>
              </w:rPr>
              <w:t xml:space="preserve">If complaint is resolved, go to step </w:t>
            </w:r>
            <w:r>
              <w:rPr>
                <w:rFonts w:ascii="Calibri Light" w:hAnsi="Calibri Light" w:cs="Arial"/>
              </w:rPr>
              <w:t>11</w:t>
            </w:r>
            <w:r w:rsidRPr="0085458D">
              <w:rPr>
                <w:rFonts w:ascii="Calibri Light" w:hAnsi="Calibri Light" w:cs="Arial"/>
              </w:rPr>
              <w:t>0.</w:t>
            </w:r>
          </w:p>
          <w:p w14:paraId="6079EBAE" w14:textId="618AE8C5" w:rsidR="00096131" w:rsidRPr="0085458D" w:rsidRDefault="00096131" w:rsidP="00347854">
            <w:pPr>
              <w:pStyle w:val="TableField-Left"/>
              <w:rPr>
                <w:rFonts w:ascii="Calibri Light" w:hAnsi="Calibri Light" w:cs="Arial"/>
              </w:rPr>
            </w:pPr>
            <w:r>
              <w:rPr>
                <w:rFonts w:ascii="Calibri Light" w:hAnsi="Calibri Light" w:cs="Arial"/>
              </w:rPr>
              <w:t>Otherwise,</w:t>
            </w:r>
            <w:r w:rsidRPr="0085458D">
              <w:rPr>
                <w:rFonts w:ascii="Calibri Light" w:hAnsi="Calibri Light" w:cs="Arial"/>
              </w:rPr>
              <w:t xml:space="preserve"> go to step </w:t>
            </w:r>
            <w:r>
              <w:rPr>
                <w:rFonts w:ascii="Calibri Light" w:hAnsi="Calibri Light" w:cs="Arial"/>
              </w:rPr>
              <w:t>9</w:t>
            </w:r>
            <w:r w:rsidRPr="0085458D">
              <w:rPr>
                <w:rFonts w:ascii="Calibri Light" w:hAnsi="Calibri Light" w:cs="Arial"/>
              </w:rPr>
              <w:t>0.</w:t>
            </w:r>
          </w:p>
          <w:p w14:paraId="40536766" w14:textId="77777777" w:rsidR="00096131" w:rsidRDefault="00096131" w:rsidP="00347854">
            <w:pPr>
              <w:pStyle w:val="TableField-Left"/>
              <w:rPr>
                <w:rFonts w:ascii="Calibri Light" w:hAnsi="Calibri Light" w:cs="Arial"/>
                <w:b/>
              </w:rPr>
            </w:pPr>
          </w:p>
        </w:tc>
        <w:tc>
          <w:tcPr>
            <w:tcW w:w="1890" w:type="dxa"/>
            <w:vAlign w:val="center"/>
          </w:tcPr>
          <w:p w14:paraId="5AB29130" w14:textId="77777777" w:rsidR="00096131" w:rsidRDefault="00096131" w:rsidP="00340ACA">
            <w:pPr>
              <w:pStyle w:val="TableField-Left"/>
              <w:jc w:val="center"/>
              <w:rPr>
                <w:rFonts w:ascii="Calibri Light" w:hAnsi="Calibri Light" w:cs="Arial"/>
              </w:rPr>
            </w:pPr>
            <w:r>
              <w:rPr>
                <w:rFonts w:ascii="Calibri Light" w:hAnsi="Calibri Light" w:cs="Arial"/>
              </w:rPr>
              <w:t>N/A</w:t>
            </w:r>
          </w:p>
        </w:tc>
        <w:tc>
          <w:tcPr>
            <w:tcW w:w="1170" w:type="dxa"/>
            <w:vAlign w:val="center"/>
          </w:tcPr>
          <w:p w14:paraId="0F78D62D" w14:textId="54747FCD" w:rsidR="00096131" w:rsidRDefault="00DE6A80" w:rsidP="00347854">
            <w:pPr>
              <w:pStyle w:val="TableField-Left"/>
              <w:rPr>
                <w:rFonts w:ascii="Calibri Light" w:hAnsi="Calibri Light" w:cs="Arial"/>
              </w:rPr>
            </w:pPr>
            <w:r>
              <w:rPr>
                <w:rFonts w:ascii="Calibri Light" w:hAnsi="Calibri Light" w:cs="Arial"/>
              </w:rPr>
              <w:t>Managing Complaint user</w:t>
            </w:r>
          </w:p>
        </w:tc>
        <w:tc>
          <w:tcPr>
            <w:tcW w:w="2340" w:type="dxa"/>
          </w:tcPr>
          <w:p w14:paraId="46262DF2" w14:textId="77777777" w:rsidR="00096131" w:rsidRDefault="00096131" w:rsidP="00347854">
            <w:pPr>
              <w:pStyle w:val="TableField-Left"/>
              <w:rPr>
                <w:rFonts w:ascii="Calibri Light" w:hAnsi="Calibri Light" w:cs="Arial"/>
              </w:rPr>
            </w:pPr>
          </w:p>
        </w:tc>
      </w:tr>
      <w:tr w:rsidR="00096131" w:rsidRPr="006B24F0" w14:paraId="1535042D" w14:textId="2188B14D" w:rsidTr="00096131">
        <w:trPr>
          <w:cantSplit/>
          <w:trHeight w:val="432"/>
        </w:trPr>
        <w:tc>
          <w:tcPr>
            <w:tcW w:w="828" w:type="dxa"/>
            <w:vAlign w:val="center"/>
          </w:tcPr>
          <w:p w14:paraId="5B61B1FE" w14:textId="2910A89B" w:rsidR="00096131" w:rsidRDefault="00096131" w:rsidP="00347854">
            <w:pPr>
              <w:pStyle w:val="TableField-Center"/>
              <w:rPr>
                <w:rFonts w:ascii="Calibri Light" w:hAnsi="Calibri Light" w:cs="Arial"/>
              </w:rPr>
            </w:pPr>
            <w:r>
              <w:rPr>
                <w:rFonts w:ascii="Calibri Light" w:hAnsi="Calibri Light" w:cs="Arial"/>
              </w:rPr>
              <w:t>110</w:t>
            </w:r>
          </w:p>
        </w:tc>
        <w:tc>
          <w:tcPr>
            <w:tcW w:w="3469" w:type="dxa"/>
            <w:vAlign w:val="center"/>
          </w:tcPr>
          <w:p w14:paraId="4DF64DE4" w14:textId="77777777" w:rsidR="00096131" w:rsidRDefault="00096131" w:rsidP="00347854">
            <w:pPr>
              <w:pStyle w:val="TableField-Left"/>
              <w:rPr>
                <w:rFonts w:ascii="Calibri Light" w:hAnsi="Calibri Light" w:cs="Arial"/>
                <w:b/>
              </w:rPr>
            </w:pPr>
            <w:r>
              <w:rPr>
                <w:rFonts w:ascii="Calibri Light" w:hAnsi="Calibri Light" w:cs="Arial"/>
                <w:b/>
              </w:rPr>
              <w:t>Complete Service Order</w:t>
            </w:r>
          </w:p>
          <w:p w14:paraId="7D16FDE3" w14:textId="77777777" w:rsidR="00096131" w:rsidRDefault="00096131" w:rsidP="00347854">
            <w:pPr>
              <w:pStyle w:val="TableField-Left"/>
              <w:rPr>
                <w:rFonts w:ascii="Calibri Light" w:hAnsi="Calibri Light" w:cs="Arial"/>
              </w:rPr>
            </w:pPr>
            <w:r w:rsidRPr="0085458D">
              <w:rPr>
                <w:rFonts w:ascii="Calibri Light" w:hAnsi="Calibri Light" w:cs="Arial"/>
              </w:rPr>
              <w:t>User document the complaint resolution in the Work Order long text and update Work Order status to ‘Completed’.</w:t>
            </w:r>
          </w:p>
          <w:p w14:paraId="7616FA67" w14:textId="77777777" w:rsidR="00096131" w:rsidRPr="0085458D" w:rsidRDefault="00096131" w:rsidP="00347854">
            <w:pPr>
              <w:pStyle w:val="TableField-Left"/>
              <w:rPr>
                <w:rFonts w:ascii="Calibri Light" w:hAnsi="Calibri Light" w:cs="Arial"/>
              </w:rPr>
            </w:pPr>
          </w:p>
        </w:tc>
        <w:tc>
          <w:tcPr>
            <w:tcW w:w="1890" w:type="dxa"/>
            <w:vAlign w:val="center"/>
          </w:tcPr>
          <w:p w14:paraId="6A9134E1" w14:textId="77777777" w:rsidR="00096131" w:rsidRDefault="00096131" w:rsidP="00340ACA">
            <w:pPr>
              <w:pStyle w:val="TableField-Left"/>
              <w:jc w:val="center"/>
              <w:rPr>
                <w:rFonts w:ascii="Calibri Light" w:hAnsi="Calibri Light" w:cs="Arial"/>
              </w:rPr>
            </w:pPr>
            <w:r>
              <w:rPr>
                <w:rFonts w:ascii="Calibri Light" w:hAnsi="Calibri Light" w:cs="Arial"/>
              </w:rPr>
              <w:t>IW32</w:t>
            </w:r>
          </w:p>
        </w:tc>
        <w:tc>
          <w:tcPr>
            <w:tcW w:w="1170" w:type="dxa"/>
            <w:vAlign w:val="center"/>
          </w:tcPr>
          <w:p w14:paraId="5FA6987E" w14:textId="036CD66D" w:rsidR="00096131" w:rsidRDefault="00DE6A80" w:rsidP="00347854">
            <w:pPr>
              <w:pStyle w:val="TableField-Left"/>
              <w:rPr>
                <w:rFonts w:ascii="Calibri Light" w:hAnsi="Calibri Light" w:cs="Arial"/>
              </w:rPr>
            </w:pPr>
            <w:r>
              <w:rPr>
                <w:rFonts w:ascii="Calibri Light" w:hAnsi="Calibri Light" w:cs="Arial"/>
              </w:rPr>
              <w:t>Managing Complaint user</w:t>
            </w:r>
          </w:p>
        </w:tc>
        <w:tc>
          <w:tcPr>
            <w:tcW w:w="2340" w:type="dxa"/>
          </w:tcPr>
          <w:p w14:paraId="1406A593" w14:textId="77777777" w:rsidR="00096131" w:rsidRDefault="00096131" w:rsidP="00347854">
            <w:pPr>
              <w:pStyle w:val="TableField-Left"/>
              <w:rPr>
                <w:rFonts w:ascii="Calibri Light" w:hAnsi="Calibri Light" w:cs="Arial"/>
              </w:rPr>
            </w:pPr>
          </w:p>
        </w:tc>
      </w:tr>
      <w:tr w:rsidR="00096131" w:rsidRPr="006B24F0" w14:paraId="407C5427" w14:textId="012A3140" w:rsidTr="00096131">
        <w:trPr>
          <w:cantSplit/>
          <w:trHeight w:val="432"/>
        </w:trPr>
        <w:tc>
          <w:tcPr>
            <w:tcW w:w="828" w:type="dxa"/>
            <w:vAlign w:val="center"/>
          </w:tcPr>
          <w:p w14:paraId="1A57907A" w14:textId="49112D77" w:rsidR="00096131" w:rsidRDefault="00096131" w:rsidP="00347854">
            <w:pPr>
              <w:pStyle w:val="TableField-Center"/>
              <w:rPr>
                <w:rFonts w:ascii="Calibri Light" w:hAnsi="Calibri Light" w:cs="Arial"/>
              </w:rPr>
            </w:pPr>
            <w:r>
              <w:rPr>
                <w:rFonts w:ascii="Calibri Light" w:hAnsi="Calibri Light" w:cs="Arial"/>
              </w:rPr>
              <w:t>120</w:t>
            </w:r>
          </w:p>
        </w:tc>
        <w:tc>
          <w:tcPr>
            <w:tcW w:w="3469" w:type="dxa"/>
            <w:vAlign w:val="center"/>
          </w:tcPr>
          <w:p w14:paraId="1A2265E0" w14:textId="77777777" w:rsidR="00096131" w:rsidRDefault="00096131" w:rsidP="00347854">
            <w:pPr>
              <w:pStyle w:val="TableField-Left"/>
              <w:rPr>
                <w:rFonts w:ascii="Calibri Light" w:hAnsi="Calibri Light" w:cs="Arial"/>
                <w:b/>
              </w:rPr>
            </w:pPr>
            <w:r>
              <w:rPr>
                <w:rFonts w:ascii="Calibri Light" w:hAnsi="Calibri Light" w:cs="Arial"/>
                <w:b/>
              </w:rPr>
              <w:t>Attend to Ticket</w:t>
            </w:r>
          </w:p>
          <w:p w14:paraId="5E0177DC" w14:textId="77777777" w:rsidR="00096131" w:rsidRDefault="00096131" w:rsidP="00347854">
            <w:pPr>
              <w:pStyle w:val="TableField-Left"/>
              <w:rPr>
                <w:rFonts w:ascii="Calibri Light" w:hAnsi="Calibri Light" w:cs="Arial"/>
              </w:rPr>
            </w:pPr>
            <w:r>
              <w:rPr>
                <w:rFonts w:ascii="Calibri Light" w:hAnsi="Calibri Light" w:cs="Arial"/>
              </w:rPr>
              <w:t>User attends to the Ticket for complaint.</w:t>
            </w:r>
          </w:p>
          <w:p w14:paraId="2C4E4AE6" w14:textId="718D8A59" w:rsidR="00096131" w:rsidRPr="009E3B50" w:rsidRDefault="00096131" w:rsidP="00347854">
            <w:pPr>
              <w:pStyle w:val="TableField-Left"/>
              <w:rPr>
                <w:rFonts w:ascii="Calibri Light" w:hAnsi="Calibri Light" w:cs="Arial"/>
              </w:rPr>
            </w:pPr>
          </w:p>
        </w:tc>
        <w:tc>
          <w:tcPr>
            <w:tcW w:w="1890" w:type="dxa"/>
            <w:vAlign w:val="center"/>
          </w:tcPr>
          <w:p w14:paraId="529C2455" w14:textId="75BC5C2A" w:rsidR="00096131" w:rsidRDefault="00096131" w:rsidP="009E3B50">
            <w:pPr>
              <w:pStyle w:val="TableField-Left"/>
              <w:jc w:val="center"/>
              <w:rPr>
                <w:rFonts w:ascii="Calibri Light" w:hAnsi="Calibri Light" w:cs="Arial"/>
              </w:rPr>
            </w:pPr>
            <w:r>
              <w:rPr>
                <w:rFonts w:ascii="Calibri Light" w:hAnsi="Calibri Light" w:cs="Arial"/>
              </w:rPr>
              <w:t>Hybris C4C</w:t>
            </w:r>
          </w:p>
        </w:tc>
        <w:tc>
          <w:tcPr>
            <w:tcW w:w="1170" w:type="dxa"/>
            <w:vAlign w:val="center"/>
          </w:tcPr>
          <w:p w14:paraId="4B2AB55B" w14:textId="5D412CAF" w:rsidR="00096131" w:rsidRDefault="00DE6A80" w:rsidP="009E3B50">
            <w:pPr>
              <w:pStyle w:val="TableField-Left"/>
              <w:jc w:val="center"/>
              <w:rPr>
                <w:rFonts w:ascii="Calibri Light" w:hAnsi="Calibri Light" w:cs="Arial"/>
              </w:rPr>
            </w:pPr>
            <w:r>
              <w:rPr>
                <w:rFonts w:ascii="Calibri Light" w:hAnsi="Calibri Light" w:cs="Arial"/>
              </w:rPr>
              <w:t>Managing Complaint user</w:t>
            </w:r>
          </w:p>
        </w:tc>
        <w:tc>
          <w:tcPr>
            <w:tcW w:w="2340" w:type="dxa"/>
          </w:tcPr>
          <w:p w14:paraId="4AB02729" w14:textId="77777777" w:rsidR="00096131" w:rsidRDefault="00096131" w:rsidP="009E3B50">
            <w:pPr>
              <w:pStyle w:val="TableField-Left"/>
              <w:jc w:val="center"/>
              <w:rPr>
                <w:rFonts w:ascii="Calibri Light" w:hAnsi="Calibri Light" w:cs="Arial"/>
              </w:rPr>
            </w:pPr>
          </w:p>
        </w:tc>
      </w:tr>
      <w:tr w:rsidR="00096131" w:rsidRPr="006B24F0" w14:paraId="7F2369D2" w14:textId="4D955837" w:rsidTr="00096131">
        <w:trPr>
          <w:cantSplit/>
          <w:trHeight w:val="432"/>
        </w:trPr>
        <w:tc>
          <w:tcPr>
            <w:tcW w:w="828" w:type="dxa"/>
            <w:vAlign w:val="center"/>
          </w:tcPr>
          <w:p w14:paraId="2003AD6D" w14:textId="796012C1" w:rsidR="00096131" w:rsidRDefault="00096131" w:rsidP="00347854">
            <w:pPr>
              <w:pStyle w:val="TableField-Center"/>
              <w:rPr>
                <w:rFonts w:ascii="Calibri Light" w:hAnsi="Calibri Light" w:cs="Arial"/>
              </w:rPr>
            </w:pPr>
            <w:r>
              <w:rPr>
                <w:rFonts w:ascii="Calibri Light" w:hAnsi="Calibri Light" w:cs="Arial"/>
              </w:rPr>
              <w:t>130</w:t>
            </w:r>
          </w:p>
        </w:tc>
        <w:tc>
          <w:tcPr>
            <w:tcW w:w="3469" w:type="dxa"/>
            <w:vAlign w:val="center"/>
          </w:tcPr>
          <w:p w14:paraId="6F9DA372" w14:textId="77777777" w:rsidR="00096131" w:rsidRDefault="00096131" w:rsidP="00347854">
            <w:pPr>
              <w:pStyle w:val="TableField-Left"/>
              <w:rPr>
                <w:rFonts w:ascii="Calibri Light" w:hAnsi="Calibri Light" w:cs="Arial"/>
                <w:b/>
              </w:rPr>
            </w:pPr>
            <w:r>
              <w:rPr>
                <w:rFonts w:ascii="Calibri Light" w:hAnsi="Calibri Light" w:cs="Arial"/>
                <w:b/>
              </w:rPr>
              <w:t>Complaint is resolved?</w:t>
            </w:r>
          </w:p>
          <w:p w14:paraId="0904EC7F" w14:textId="3D328682" w:rsidR="00096131" w:rsidRDefault="00096131" w:rsidP="00347854">
            <w:pPr>
              <w:pStyle w:val="TableField-Left"/>
              <w:rPr>
                <w:rFonts w:ascii="Calibri Light" w:hAnsi="Calibri Light" w:cs="Arial"/>
              </w:rPr>
            </w:pPr>
            <w:r>
              <w:rPr>
                <w:rFonts w:ascii="Calibri Light" w:hAnsi="Calibri Light" w:cs="Arial"/>
              </w:rPr>
              <w:t>If complaint is resolved, go to step 140. Otherwise, go to step 150.</w:t>
            </w:r>
          </w:p>
          <w:p w14:paraId="48210404" w14:textId="77777777" w:rsidR="00096131" w:rsidRPr="009E3B50" w:rsidRDefault="00096131" w:rsidP="00347854">
            <w:pPr>
              <w:pStyle w:val="TableField-Left"/>
              <w:rPr>
                <w:rFonts w:ascii="Calibri Light" w:hAnsi="Calibri Light" w:cs="Arial"/>
              </w:rPr>
            </w:pPr>
          </w:p>
        </w:tc>
        <w:tc>
          <w:tcPr>
            <w:tcW w:w="1890" w:type="dxa"/>
            <w:vAlign w:val="center"/>
          </w:tcPr>
          <w:p w14:paraId="35A3E9FE" w14:textId="565F06A9" w:rsidR="00096131" w:rsidRDefault="00096131" w:rsidP="009E3B50">
            <w:pPr>
              <w:pStyle w:val="TableField-Left"/>
              <w:jc w:val="center"/>
              <w:rPr>
                <w:rFonts w:ascii="Calibri Light" w:hAnsi="Calibri Light" w:cs="Arial"/>
              </w:rPr>
            </w:pPr>
            <w:r>
              <w:rPr>
                <w:rFonts w:ascii="Calibri Light" w:hAnsi="Calibri Light" w:cs="Arial"/>
              </w:rPr>
              <w:t>N/A</w:t>
            </w:r>
          </w:p>
        </w:tc>
        <w:tc>
          <w:tcPr>
            <w:tcW w:w="1170" w:type="dxa"/>
            <w:vAlign w:val="center"/>
          </w:tcPr>
          <w:p w14:paraId="6C547543" w14:textId="168F6EA5" w:rsidR="00096131" w:rsidRDefault="00096131" w:rsidP="009E3B50">
            <w:pPr>
              <w:pStyle w:val="TableField-Left"/>
              <w:jc w:val="center"/>
              <w:rPr>
                <w:rFonts w:ascii="Calibri Light" w:hAnsi="Calibri Light" w:cs="Arial"/>
              </w:rPr>
            </w:pPr>
            <w:r>
              <w:rPr>
                <w:rFonts w:ascii="Calibri Light" w:hAnsi="Calibri Light" w:cs="Arial"/>
              </w:rPr>
              <w:t>N/A</w:t>
            </w:r>
          </w:p>
        </w:tc>
        <w:tc>
          <w:tcPr>
            <w:tcW w:w="2340" w:type="dxa"/>
          </w:tcPr>
          <w:p w14:paraId="75661AD5" w14:textId="77777777" w:rsidR="00096131" w:rsidRDefault="00096131" w:rsidP="009E3B50">
            <w:pPr>
              <w:pStyle w:val="TableField-Left"/>
              <w:jc w:val="center"/>
              <w:rPr>
                <w:rFonts w:ascii="Calibri Light" w:hAnsi="Calibri Light" w:cs="Arial"/>
              </w:rPr>
            </w:pPr>
          </w:p>
        </w:tc>
      </w:tr>
      <w:tr w:rsidR="00096131" w:rsidRPr="006B24F0" w14:paraId="1189515A" w14:textId="24728862" w:rsidTr="00096131">
        <w:trPr>
          <w:cantSplit/>
          <w:trHeight w:val="432"/>
        </w:trPr>
        <w:tc>
          <w:tcPr>
            <w:tcW w:w="828" w:type="dxa"/>
            <w:vAlign w:val="center"/>
          </w:tcPr>
          <w:p w14:paraId="20DA0CAC" w14:textId="1CF18254" w:rsidR="00096131" w:rsidRDefault="00096131" w:rsidP="00347854">
            <w:pPr>
              <w:pStyle w:val="TableField-Center"/>
              <w:rPr>
                <w:rFonts w:ascii="Calibri Light" w:hAnsi="Calibri Light" w:cs="Arial"/>
              </w:rPr>
            </w:pPr>
            <w:r>
              <w:rPr>
                <w:rFonts w:ascii="Calibri Light" w:hAnsi="Calibri Light" w:cs="Arial"/>
              </w:rPr>
              <w:t>140</w:t>
            </w:r>
          </w:p>
        </w:tc>
        <w:tc>
          <w:tcPr>
            <w:tcW w:w="3469" w:type="dxa"/>
            <w:vAlign w:val="center"/>
          </w:tcPr>
          <w:p w14:paraId="17945CFA" w14:textId="77777777" w:rsidR="00096131" w:rsidRDefault="00096131" w:rsidP="00347854">
            <w:pPr>
              <w:pStyle w:val="TableField-Left"/>
              <w:rPr>
                <w:rFonts w:ascii="Calibri Light" w:hAnsi="Calibri Light" w:cs="Arial"/>
                <w:b/>
              </w:rPr>
            </w:pPr>
            <w:r>
              <w:rPr>
                <w:rFonts w:ascii="Calibri Light" w:hAnsi="Calibri Light" w:cs="Arial"/>
                <w:b/>
              </w:rPr>
              <w:t>Close Ticket</w:t>
            </w:r>
          </w:p>
          <w:p w14:paraId="1EEA084A" w14:textId="77777777" w:rsidR="00096131" w:rsidRDefault="00096131" w:rsidP="00347854">
            <w:pPr>
              <w:pStyle w:val="TableField-Left"/>
              <w:rPr>
                <w:rFonts w:ascii="Calibri Light" w:hAnsi="Calibri Light" w:cs="Arial"/>
              </w:rPr>
            </w:pPr>
            <w:r>
              <w:rPr>
                <w:rFonts w:ascii="Calibri Light" w:hAnsi="Calibri Light" w:cs="Arial"/>
              </w:rPr>
              <w:t>Ticket is closed.</w:t>
            </w:r>
          </w:p>
          <w:p w14:paraId="6824E4B8" w14:textId="77777777" w:rsidR="00096131" w:rsidRPr="009E3B50" w:rsidRDefault="00096131" w:rsidP="00347854">
            <w:pPr>
              <w:pStyle w:val="TableField-Left"/>
              <w:rPr>
                <w:rFonts w:ascii="Calibri Light" w:hAnsi="Calibri Light" w:cs="Arial"/>
              </w:rPr>
            </w:pPr>
          </w:p>
        </w:tc>
        <w:tc>
          <w:tcPr>
            <w:tcW w:w="1890" w:type="dxa"/>
            <w:vAlign w:val="center"/>
          </w:tcPr>
          <w:p w14:paraId="6A67568F" w14:textId="297F4043" w:rsidR="00096131" w:rsidRDefault="00096131" w:rsidP="009E3B50">
            <w:pPr>
              <w:pStyle w:val="TableField-Left"/>
              <w:jc w:val="center"/>
              <w:rPr>
                <w:rFonts w:ascii="Calibri Light" w:hAnsi="Calibri Light" w:cs="Arial"/>
              </w:rPr>
            </w:pPr>
            <w:r>
              <w:rPr>
                <w:rFonts w:ascii="Calibri Light" w:hAnsi="Calibri Light" w:cs="Arial"/>
              </w:rPr>
              <w:t>Hybris C4C</w:t>
            </w:r>
          </w:p>
        </w:tc>
        <w:tc>
          <w:tcPr>
            <w:tcW w:w="1170" w:type="dxa"/>
            <w:vAlign w:val="center"/>
          </w:tcPr>
          <w:p w14:paraId="1970A57C" w14:textId="5866D176" w:rsidR="00096131" w:rsidRDefault="00DE6A80" w:rsidP="009E3B50">
            <w:pPr>
              <w:pStyle w:val="TableField-Left"/>
              <w:jc w:val="center"/>
              <w:rPr>
                <w:rFonts w:ascii="Calibri Light" w:hAnsi="Calibri Light" w:cs="Arial"/>
              </w:rPr>
            </w:pPr>
            <w:r>
              <w:rPr>
                <w:rFonts w:ascii="Calibri Light" w:hAnsi="Calibri Light" w:cs="Arial"/>
              </w:rPr>
              <w:t>Managing Complaint user</w:t>
            </w:r>
          </w:p>
        </w:tc>
        <w:tc>
          <w:tcPr>
            <w:tcW w:w="2340" w:type="dxa"/>
          </w:tcPr>
          <w:p w14:paraId="58E6CC46" w14:textId="77777777" w:rsidR="00096131" w:rsidRDefault="00096131" w:rsidP="009E3B50">
            <w:pPr>
              <w:pStyle w:val="TableField-Left"/>
              <w:jc w:val="center"/>
              <w:rPr>
                <w:rFonts w:ascii="Calibri Light" w:hAnsi="Calibri Light" w:cs="Arial"/>
              </w:rPr>
            </w:pPr>
          </w:p>
        </w:tc>
      </w:tr>
      <w:tr w:rsidR="00096131" w:rsidRPr="006B24F0" w14:paraId="66A02B48" w14:textId="6797D63C" w:rsidTr="00096131">
        <w:trPr>
          <w:cantSplit/>
          <w:trHeight w:val="432"/>
        </w:trPr>
        <w:tc>
          <w:tcPr>
            <w:tcW w:w="828" w:type="dxa"/>
            <w:vAlign w:val="center"/>
          </w:tcPr>
          <w:p w14:paraId="11E9739F" w14:textId="134CD341" w:rsidR="00096131" w:rsidRDefault="00096131" w:rsidP="00347854">
            <w:pPr>
              <w:pStyle w:val="TableField-Center"/>
              <w:rPr>
                <w:rFonts w:ascii="Calibri Light" w:hAnsi="Calibri Light" w:cs="Arial"/>
              </w:rPr>
            </w:pPr>
            <w:r>
              <w:rPr>
                <w:rFonts w:ascii="Calibri Light" w:hAnsi="Calibri Light" w:cs="Arial"/>
              </w:rPr>
              <w:t>150</w:t>
            </w:r>
          </w:p>
        </w:tc>
        <w:tc>
          <w:tcPr>
            <w:tcW w:w="3469" w:type="dxa"/>
            <w:vAlign w:val="center"/>
          </w:tcPr>
          <w:p w14:paraId="1D6BE126" w14:textId="77777777" w:rsidR="00096131" w:rsidRDefault="00096131" w:rsidP="00347854">
            <w:pPr>
              <w:pStyle w:val="TableField-Left"/>
              <w:rPr>
                <w:rFonts w:ascii="Calibri Light" w:hAnsi="Calibri Light" w:cs="Arial"/>
                <w:b/>
              </w:rPr>
            </w:pPr>
            <w:r>
              <w:rPr>
                <w:rFonts w:ascii="Calibri Light" w:hAnsi="Calibri Light" w:cs="Arial"/>
                <w:b/>
              </w:rPr>
              <w:t>Create BPEM case</w:t>
            </w:r>
          </w:p>
          <w:p w14:paraId="09D0C2CE" w14:textId="77777777" w:rsidR="00096131" w:rsidRDefault="00096131" w:rsidP="00347854">
            <w:pPr>
              <w:pStyle w:val="TableField-Left"/>
              <w:rPr>
                <w:rFonts w:ascii="Calibri Light" w:hAnsi="Calibri Light" w:cs="Arial"/>
              </w:rPr>
            </w:pPr>
            <w:r>
              <w:rPr>
                <w:rFonts w:ascii="Calibri Light" w:hAnsi="Calibri Light" w:cs="Arial"/>
              </w:rPr>
              <w:t>Create a BPEM case via Ticket.</w:t>
            </w:r>
          </w:p>
          <w:p w14:paraId="44054925" w14:textId="77777777" w:rsidR="00096131" w:rsidRPr="009E3B50" w:rsidRDefault="00096131" w:rsidP="00347854">
            <w:pPr>
              <w:pStyle w:val="TableField-Left"/>
              <w:rPr>
                <w:rFonts w:ascii="Calibri Light" w:hAnsi="Calibri Light" w:cs="Arial"/>
              </w:rPr>
            </w:pPr>
          </w:p>
        </w:tc>
        <w:tc>
          <w:tcPr>
            <w:tcW w:w="1890" w:type="dxa"/>
            <w:vAlign w:val="center"/>
          </w:tcPr>
          <w:p w14:paraId="19D3E021" w14:textId="06B4FF76" w:rsidR="00096131" w:rsidRDefault="00096131" w:rsidP="009E3B50">
            <w:pPr>
              <w:pStyle w:val="TableField-Left"/>
              <w:jc w:val="center"/>
              <w:rPr>
                <w:rFonts w:ascii="Calibri Light" w:hAnsi="Calibri Light" w:cs="Arial"/>
              </w:rPr>
            </w:pPr>
            <w:r>
              <w:rPr>
                <w:rFonts w:ascii="Calibri Light" w:hAnsi="Calibri Light" w:cs="Arial"/>
              </w:rPr>
              <w:t>Hybris C4C</w:t>
            </w:r>
          </w:p>
        </w:tc>
        <w:tc>
          <w:tcPr>
            <w:tcW w:w="1170" w:type="dxa"/>
            <w:vAlign w:val="center"/>
          </w:tcPr>
          <w:p w14:paraId="704A1F50" w14:textId="043D865F" w:rsidR="00096131" w:rsidRDefault="00DE6A80" w:rsidP="009E3B50">
            <w:pPr>
              <w:pStyle w:val="TableField-Left"/>
              <w:jc w:val="center"/>
              <w:rPr>
                <w:rFonts w:ascii="Calibri Light" w:hAnsi="Calibri Light" w:cs="Arial"/>
              </w:rPr>
            </w:pPr>
            <w:r>
              <w:rPr>
                <w:rFonts w:ascii="Calibri Light" w:hAnsi="Calibri Light" w:cs="Arial"/>
              </w:rPr>
              <w:t>Managing Complaint user</w:t>
            </w:r>
          </w:p>
        </w:tc>
        <w:tc>
          <w:tcPr>
            <w:tcW w:w="2340" w:type="dxa"/>
          </w:tcPr>
          <w:p w14:paraId="47029BEE" w14:textId="77777777" w:rsidR="00096131" w:rsidRDefault="00096131" w:rsidP="009E3B50">
            <w:pPr>
              <w:pStyle w:val="TableField-Left"/>
              <w:jc w:val="center"/>
              <w:rPr>
                <w:rFonts w:ascii="Calibri Light" w:hAnsi="Calibri Light" w:cs="Arial"/>
              </w:rPr>
            </w:pPr>
          </w:p>
        </w:tc>
      </w:tr>
      <w:tr w:rsidR="00096131" w:rsidRPr="006B24F0" w14:paraId="54468BAD" w14:textId="4C84D0D1" w:rsidTr="00096131">
        <w:trPr>
          <w:cantSplit/>
          <w:trHeight w:val="432"/>
        </w:trPr>
        <w:tc>
          <w:tcPr>
            <w:tcW w:w="828" w:type="dxa"/>
            <w:vAlign w:val="center"/>
          </w:tcPr>
          <w:p w14:paraId="2DEDE321" w14:textId="7F211061" w:rsidR="00096131" w:rsidRDefault="00096131" w:rsidP="00347854">
            <w:pPr>
              <w:pStyle w:val="TableField-Center"/>
              <w:rPr>
                <w:rFonts w:ascii="Calibri Light" w:hAnsi="Calibri Light" w:cs="Arial"/>
              </w:rPr>
            </w:pPr>
            <w:r>
              <w:rPr>
                <w:rFonts w:ascii="Calibri Light" w:hAnsi="Calibri Light" w:cs="Arial"/>
              </w:rPr>
              <w:t>160</w:t>
            </w:r>
          </w:p>
        </w:tc>
        <w:tc>
          <w:tcPr>
            <w:tcW w:w="3469" w:type="dxa"/>
            <w:vAlign w:val="center"/>
          </w:tcPr>
          <w:p w14:paraId="1A2F25FC" w14:textId="77777777" w:rsidR="00096131" w:rsidRDefault="00096131" w:rsidP="00347854">
            <w:pPr>
              <w:pStyle w:val="TableField-Left"/>
              <w:rPr>
                <w:rFonts w:ascii="Calibri Light" w:hAnsi="Calibri Light" w:cs="Arial"/>
                <w:b/>
              </w:rPr>
            </w:pPr>
            <w:r>
              <w:rPr>
                <w:rFonts w:ascii="Calibri Light" w:hAnsi="Calibri Light" w:cs="Arial"/>
                <w:b/>
              </w:rPr>
              <w:t>End</w:t>
            </w:r>
          </w:p>
        </w:tc>
        <w:tc>
          <w:tcPr>
            <w:tcW w:w="1890" w:type="dxa"/>
            <w:vAlign w:val="center"/>
          </w:tcPr>
          <w:p w14:paraId="1DD0E27B" w14:textId="77777777" w:rsidR="00096131" w:rsidRDefault="00096131" w:rsidP="00347854">
            <w:pPr>
              <w:pStyle w:val="TableField-Left"/>
              <w:rPr>
                <w:rFonts w:ascii="Calibri Light" w:hAnsi="Calibri Light" w:cs="Arial"/>
              </w:rPr>
            </w:pPr>
          </w:p>
        </w:tc>
        <w:tc>
          <w:tcPr>
            <w:tcW w:w="1170" w:type="dxa"/>
            <w:vAlign w:val="center"/>
          </w:tcPr>
          <w:p w14:paraId="718D496B" w14:textId="77777777" w:rsidR="00096131" w:rsidRDefault="00096131" w:rsidP="00347854">
            <w:pPr>
              <w:pStyle w:val="TableField-Left"/>
              <w:rPr>
                <w:rFonts w:ascii="Calibri Light" w:hAnsi="Calibri Light" w:cs="Arial"/>
              </w:rPr>
            </w:pPr>
          </w:p>
        </w:tc>
        <w:tc>
          <w:tcPr>
            <w:tcW w:w="2340" w:type="dxa"/>
          </w:tcPr>
          <w:p w14:paraId="1E4BB8C6" w14:textId="77777777" w:rsidR="00096131" w:rsidRDefault="00096131" w:rsidP="00347854">
            <w:pPr>
              <w:pStyle w:val="TableField-Left"/>
              <w:rPr>
                <w:rFonts w:ascii="Calibri Light" w:hAnsi="Calibri Light" w:cs="Arial"/>
              </w:rPr>
            </w:pPr>
          </w:p>
        </w:tc>
      </w:tr>
    </w:tbl>
    <w:p w14:paraId="0418365E" w14:textId="4EA33BE4" w:rsidR="007B7FD8" w:rsidRDefault="007B7FD8" w:rsidP="00486FEE"/>
    <w:p w14:paraId="2FEA56B1" w14:textId="77777777" w:rsidR="007B7FD8" w:rsidRDefault="007B7FD8" w:rsidP="00486FEE"/>
    <w:p w14:paraId="4C0C9406" w14:textId="77777777" w:rsidR="007B7FD8" w:rsidRDefault="007B7FD8" w:rsidP="00486FEE"/>
    <w:p w14:paraId="7C877E65" w14:textId="77777777" w:rsidR="00626952" w:rsidRDefault="00347854" w:rsidP="001C2CA5">
      <w:pPr>
        <w:pStyle w:val="Heading2"/>
      </w:pPr>
      <w:r>
        <w:t xml:space="preserve"> </w:t>
      </w:r>
      <w:bookmarkStart w:id="162" w:name="_Toc512193953"/>
      <w:r w:rsidR="00626952">
        <w:t>3</w:t>
      </w:r>
      <w:r w:rsidR="00626952" w:rsidRPr="00626952">
        <w:rPr>
          <w:vertAlign w:val="superscript"/>
        </w:rPr>
        <w:t>rd</w:t>
      </w:r>
      <w:r w:rsidR="00626952">
        <w:t xml:space="preserve"> Party and </w:t>
      </w:r>
      <w:r w:rsidR="003950F7">
        <w:t xml:space="preserve">SCE </w:t>
      </w:r>
      <w:r w:rsidR="00626952">
        <w:t>Legacy</w:t>
      </w:r>
      <w:r w:rsidR="003950F7">
        <w:t xml:space="preserve"> System</w:t>
      </w:r>
      <w:r w:rsidR="00626952">
        <w:t xml:space="preserve"> Integrations</w:t>
      </w:r>
      <w:bookmarkEnd w:id="162"/>
    </w:p>
    <w:p w14:paraId="7508E239" w14:textId="77777777" w:rsidR="00475112" w:rsidRPr="00475112" w:rsidRDefault="00475112" w:rsidP="00475112"/>
    <w:tbl>
      <w:tblPr>
        <w:tblW w:w="96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397"/>
        <w:gridCol w:w="3173"/>
        <w:gridCol w:w="3037"/>
      </w:tblGrid>
      <w:tr w:rsidR="002F54D6" w:rsidRPr="006B24F0" w14:paraId="70659EFA" w14:textId="77777777" w:rsidTr="00801424">
        <w:trPr>
          <w:cantSplit/>
          <w:trHeight w:val="432"/>
          <w:tblHeader/>
        </w:trPr>
        <w:tc>
          <w:tcPr>
            <w:tcW w:w="3397" w:type="dxa"/>
            <w:tcBorders>
              <w:top w:val="threeDEmboss" w:sz="6" w:space="0" w:color="auto"/>
              <w:bottom w:val="threeDEmboss" w:sz="6" w:space="0" w:color="auto"/>
            </w:tcBorders>
            <w:shd w:val="clear" w:color="auto" w:fill="F9FBAF"/>
            <w:vAlign w:val="center"/>
          </w:tcPr>
          <w:p w14:paraId="70DB9685" w14:textId="77777777" w:rsidR="002F54D6" w:rsidRPr="006B24F0" w:rsidRDefault="00AF1CB5" w:rsidP="00E529EC">
            <w:pPr>
              <w:pStyle w:val="TableHeader-Left"/>
              <w:rPr>
                <w:rFonts w:ascii="Calibri Light" w:hAnsi="Calibri Light" w:cs="Arial"/>
              </w:rPr>
            </w:pPr>
            <w:r>
              <w:rPr>
                <w:rFonts w:ascii="Calibri Light" w:hAnsi="Calibri Light" w:cs="Arial"/>
              </w:rPr>
              <w:t>3</w:t>
            </w:r>
            <w:r w:rsidRPr="00AF1CB5">
              <w:rPr>
                <w:rFonts w:ascii="Calibri Light" w:hAnsi="Calibri Light" w:cs="Arial"/>
                <w:vertAlign w:val="superscript"/>
              </w:rPr>
              <w:t>rd</w:t>
            </w:r>
            <w:r>
              <w:rPr>
                <w:rFonts w:ascii="Calibri Light" w:hAnsi="Calibri Light" w:cs="Arial"/>
              </w:rPr>
              <w:t xml:space="preserve"> Party or SCE Legacy System Integration</w:t>
            </w:r>
          </w:p>
        </w:tc>
        <w:tc>
          <w:tcPr>
            <w:tcW w:w="3173" w:type="dxa"/>
            <w:tcBorders>
              <w:top w:val="threeDEmboss" w:sz="6" w:space="0" w:color="auto"/>
              <w:bottom w:val="threeDEmboss" w:sz="6" w:space="0" w:color="auto"/>
            </w:tcBorders>
            <w:shd w:val="clear" w:color="auto" w:fill="F9FBAF"/>
            <w:vAlign w:val="center"/>
          </w:tcPr>
          <w:p w14:paraId="332A6939" w14:textId="77777777" w:rsidR="002F54D6" w:rsidRPr="006B24F0" w:rsidRDefault="00AF1CB5" w:rsidP="00E529EC">
            <w:pPr>
              <w:pStyle w:val="TableHeader-Left"/>
              <w:rPr>
                <w:rFonts w:ascii="Calibri Light" w:hAnsi="Calibri Light" w:cs="Arial"/>
              </w:rPr>
            </w:pPr>
            <w:r>
              <w:rPr>
                <w:rFonts w:ascii="Calibri Light" w:hAnsi="Calibri Light" w:cs="Arial"/>
              </w:rPr>
              <w:t xml:space="preserve">Description of </w:t>
            </w:r>
            <w:r w:rsidR="00694D05">
              <w:rPr>
                <w:rFonts w:ascii="Calibri Light" w:hAnsi="Calibri Light" w:cs="Arial"/>
              </w:rPr>
              <w:t xml:space="preserve">Integration and </w:t>
            </w:r>
            <w:r>
              <w:rPr>
                <w:rFonts w:ascii="Calibri Light" w:hAnsi="Calibri Light" w:cs="Arial"/>
              </w:rPr>
              <w:t>Required Change to 3</w:t>
            </w:r>
            <w:r w:rsidRPr="00AF1CB5">
              <w:rPr>
                <w:rFonts w:ascii="Calibri Light" w:hAnsi="Calibri Light" w:cs="Arial"/>
                <w:vertAlign w:val="superscript"/>
              </w:rPr>
              <w:t>rd</w:t>
            </w:r>
            <w:r>
              <w:rPr>
                <w:rFonts w:ascii="Calibri Light" w:hAnsi="Calibri Light" w:cs="Arial"/>
              </w:rPr>
              <w:t xml:space="preserve"> Party or SCE Legacy System</w:t>
            </w:r>
          </w:p>
        </w:tc>
        <w:tc>
          <w:tcPr>
            <w:tcW w:w="3037" w:type="dxa"/>
            <w:tcBorders>
              <w:top w:val="threeDEmboss" w:sz="6" w:space="0" w:color="auto"/>
              <w:bottom w:val="threeDEmboss" w:sz="6" w:space="0" w:color="auto"/>
            </w:tcBorders>
            <w:shd w:val="clear" w:color="auto" w:fill="F9FBAF"/>
            <w:vAlign w:val="center"/>
          </w:tcPr>
          <w:p w14:paraId="7D1381C0" w14:textId="77777777" w:rsidR="002F54D6" w:rsidRPr="006B24F0" w:rsidRDefault="00AF1CB5" w:rsidP="00E529EC">
            <w:pPr>
              <w:pStyle w:val="TableHeader-Left"/>
              <w:rPr>
                <w:rFonts w:ascii="Calibri Light" w:hAnsi="Calibri Light" w:cs="Arial"/>
              </w:rPr>
            </w:pPr>
            <w:r>
              <w:rPr>
                <w:rFonts w:ascii="Calibri Light" w:hAnsi="Calibri Light" w:cs="Arial"/>
              </w:rPr>
              <w:t>Estimated Complexity of 3</w:t>
            </w:r>
            <w:r w:rsidRPr="00AF1CB5">
              <w:rPr>
                <w:rFonts w:ascii="Calibri Light" w:hAnsi="Calibri Light" w:cs="Arial"/>
                <w:vertAlign w:val="superscript"/>
              </w:rPr>
              <w:t>rd</w:t>
            </w:r>
            <w:r>
              <w:rPr>
                <w:rFonts w:ascii="Calibri Light" w:hAnsi="Calibri Light" w:cs="Arial"/>
              </w:rPr>
              <w:t xml:space="preserve"> Party or SCE Legacy system change</w:t>
            </w:r>
          </w:p>
        </w:tc>
      </w:tr>
      <w:tr w:rsidR="007B7FD8" w:rsidRPr="006B24F0" w14:paraId="6F0D2106" w14:textId="77777777" w:rsidTr="00801424">
        <w:trPr>
          <w:cantSplit/>
          <w:trHeight w:val="318"/>
        </w:trPr>
        <w:tc>
          <w:tcPr>
            <w:tcW w:w="3397" w:type="dxa"/>
            <w:vAlign w:val="center"/>
          </w:tcPr>
          <w:p w14:paraId="3BE0A21F" w14:textId="77777777" w:rsidR="007B7FD8" w:rsidRDefault="002B484D" w:rsidP="002B484D">
            <w:pPr>
              <w:pStyle w:val="TableField-Left"/>
              <w:rPr>
                <w:rFonts w:ascii="Calibri Light" w:hAnsi="Calibri Light" w:cs="Arial"/>
              </w:rPr>
            </w:pPr>
            <w:r>
              <w:rPr>
                <w:rFonts w:ascii="Calibri Light" w:hAnsi="Calibri Light" w:cs="Arial"/>
              </w:rPr>
              <w:t>IVR (</w:t>
            </w:r>
            <w:r w:rsidR="00C13619">
              <w:rPr>
                <w:rFonts w:ascii="Calibri Light" w:hAnsi="Calibri Light" w:cs="Arial"/>
              </w:rPr>
              <w:t>DB2</w:t>
            </w:r>
            <w:r>
              <w:rPr>
                <w:rFonts w:ascii="Calibri Light" w:hAnsi="Calibri Light" w:cs="Arial"/>
              </w:rPr>
              <w:t xml:space="preserve"> &amp; </w:t>
            </w:r>
            <w:proofErr w:type="spellStart"/>
            <w:r w:rsidR="00C13619">
              <w:rPr>
                <w:rFonts w:ascii="Calibri Light" w:hAnsi="Calibri Light" w:cs="Arial"/>
              </w:rPr>
              <w:t>Genesys</w:t>
            </w:r>
            <w:proofErr w:type="spellEnd"/>
            <w:r>
              <w:rPr>
                <w:rFonts w:ascii="Calibri Light" w:hAnsi="Calibri Light" w:cs="Arial"/>
              </w:rPr>
              <w:t>)</w:t>
            </w:r>
            <w:r w:rsidR="007B7FD8">
              <w:rPr>
                <w:rFonts w:ascii="Calibri Light" w:hAnsi="Calibri Light" w:cs="Arial"/>
              </w:rPr>
              <w:t xml:space="preserve"> </w:t>
            </w:r>
            <w:r>
              <w:rPr>
                <w:rFonts w:ascii="Calibri Light" w:hAnsi="Calibri Light" w:cs="Arial"/>
              </w:rPr>
              <w:t>and SCE.COM</w:t>
            </w:r>
          </w:p>
        </w:tc>
        <w:tc>
          <w:tcPr>
            <w:tcW w:w="3173" w:type="dxa"/>
            <w:vAlign w:val="center"/>
          </w:tcPr>
          <w:p w14:paraId="33B845B3" w14:textId="77777777" w:rsidR="002B484D" w:rsidRDefault="00C13619" w:rsidP="002B484D">
            <w:pPr>
              <w:pStyle w:val="TableField-Left"/>
              <w:rPr>
                <w:rFonts w:ascii="Calibri Light" w:hAnsi="Calibri Light" w:cs="Arial"/>
              </w:rPr>
            </w:pPr>
            <w:r>
              <w:rPr>
                <w:rFonts w:ascii="Calibri Light" w:hAnsi="Calibri Light" w:cs="Arial"/>
              </w:rPr>
              <w:t xml:space="preserve">Survey response from </w:t>
            </w:r>
            <w:r w:rsidR="002B484D">
              <w:rPr>
                <w:rFonts w:ascii="Calibri Light" w:hAnsi="Calibri Light" w:cs="Arial"/>
              </w:rPr>
              <w:t xml:space="preserve">IVR and SCE.COM are downloaded to </w:t>
            </w:r>
            <w:proofErr w:type="spellStart"/>
            <w:r w:rsidR="002B484D">
              <w:rPr>
                <w:rFonts w:ascii="Calibri Light" w:hAnsi="Calibri Light" w:cs="Arial"/>
              </w:rPr>
              <w:t>Medallia</w:t>
            </w:r>
            <w:proofErr w:type="spellEnd"/>
            <w:r w:rsidR="002B484D">
              <w:rPr>
                <w:rFonts w:ascii="Calibri Light" w:hAnsi="Calibri Light" w:cs="Arial"/>
              </w:rPr>
              <w:t xml:space="preserve"> for report generation.</w:t>
            </w:r>
          </w:p>
          <w:p w14:paraId="3F56A49E" w14:textId="77777777" w:rsidR="007B7FD8" w:rsidRDefault="00C13619" w:rsidP="002B484D">
            <w:pPr>
              <w:pStyle w:val="TableField-Left"/>
              <w:rPr>
                <w:rFonts w:ascii="Calibri Light" w:hAnsi="Calibri Light" w:cs="Arial"/>
              </w:rPr>
            </w:pPr>
            <w:r>
              <w:rPr>
                <w:rFonts w:ascii="Calibri Light" w:hAnsi="Calibri Light" w:cs="Arial"/>
              </w:rPr>
              <w:t xml:space="preserve"> </w:t>
            </w:r>
          </w:p>
        </w:tc>
        <w:tc>
          <w:tcPr>
            <w:tcW w:w="3037" w:type="dxa"/>
            <w:vAlign w:val="center"/>
          </w:tcPr>
          <w:p w14:paraId="79F60AE6" w14:textId="77777777" w:rsidR="007B7FD8" w:rsidRDefault="002B484D" w:rsidP="00E529EC">
            <w:pPr>
              <w:pStyle w:val="TableField-Left"/>
              <w:rPr>
                <w:rFonts w:ascii="Calibri Light" w:hAnsi="Calibri Light" w:cs="Arial"/>
              </w:rPr>
            </w:pPr>
            <w:r>
              <w:rPr>
                <w:rFonts w:ascii="Calibri Light" w:hAnsi="Calibri Light" w:cs="Arial"/>
              </w:rPr>
              <w:t>High</w:t>
            </w:r>
          </w:p>
        </w:tc>
      </w:tr>
    </w:tbl>
    <w:p w14:paraId="65B8CC9A" w14:textId="77777777" w:rsidR="0079574E" w:rsidRDefault="0079574E" w:rsidP="0079574E"/>
    <w:p w14:paraId="039C6868" w14:textId="6FFF9C31" w:rsidR="00096131" w:rsidRDefault="00096131" w:rsidP="0079574E"/>
    <w:p w14:paraId="573D9164" w14:textId="77777777" w:rsidR="00096131" w:rsidRPr="0079574E" w:rsidRDefault="00096131" w:rsidP="0079574E"/>
    <w:p w14:paraId="7D8E1FA9" w14:textId="77777777" w:rsidR="00D66A8A" w:rsidRPr="006B24F0" w:rsidRDefault="00D66A8A" w:rsidP="001C2CA5">
      <w:pPr>
        <w:pStyle w:val="Heading2"/>
      </w:pPr>
      <w:bookmarkStart w:id="163" w:name="_Toc512193954"/>
      <w:r w:rsidRPr="006B24F0">
        <w:t>Data Elements</w:t>
      </w:r>
      <w:bookmarkEnd w:id="163"/>
    </w:p>
    <w:p w14:paraId="50618FED" w14:textId="36DB5D0B" w:rsidR="00D66A8A" w:rsidRPr="006B24F0" w:rsidRDefault="00D66A8A" w:rsidP="00D66A8A">
      <w:pPr>
        <w:pStyle w:val="Heading2Text"/>
        <w:rPr>
          <w:rFonts w:ascii="Calibri Light" w:hAnsi="Calibri Light" w:cs="Arial"/>
        </w:rPr>
      </w:pPr>
      <w:r w:rsidRPr="006B24F0">
        <w:rPr>
          <w:rFonts w:ascii="Calibri Light" w:hAnsi="Calibri Light" w:cs="Arial"/>
        </w:rPr>
        <w:t xml:space="preserve">The information that will be captured for the </w:t>
      </w:r>
      <w:r w:rsidR="00987CF7">
        <w:rPr>
          <w:rFonts w:ascii="Calibri Light" w:hAnsi="Calibri Light" w:cs="Arial"/>
        </w:rPr>
        <w:t xml:space="preserve">Complaint </w:t>
      </w:r>
      <w:r w:rsidRPr="006B24F0">
        <w:rPr>
          <w:rFonts w:ascii="Calibri Light" w:hAnsi="Calibri Light" w:cs="Arial"/>
        </w:rPr>
        <w:t xml:space="preserve">(either as part of migration or in the course of normal processing) will be defined </w:t>
      </w:r>
      <w:r w:rsidR="00987CF7">
        <w:rPr>
          <w:rFonts w:ascii="Calibri Light" w:hAnsi="Calibri Light" w:cs="Arial"/>
        </w:rPr>
        <w:t>in this BPD.</w:t>
      </w:r>
    </w:p>
    <w:p w14:paraId="49DB68EA" w14:textId="66CBCAD6" w:rsidR="00D66A8A" w:rsidRPr="006B24F0" w:rsidRDefault="0067032A" w:rsidP="00AE07EE">
      <w:pPr>
        <w:pStyle w:val="Heading3"/>
        <w:keepNext/>
        <w:numPr>
          <w:ilvl w:val="2"/>
          <w:numId w:val="5"/>
        </w:numPr>
        <w:tabs>
          <w:tab w:val="left" w:pos="1440"/>
        </w:tabs>
        <w:spacing w:before="120" w:after="120"/>
        <w:ind w:left="1440" w:hanging="900"/>
        <w:rPr>
          <w:rFonts w:ascii="Calibri Light" w:hAnsi="Calibri Light"/>
        </w:rPr>
      </w:pPr>
      <w:bookmarkStart w:id="164" w:name="_Toc512193955"/>
      <w:r>
        <w:rPr>
          <w:rFonts w:ascii="Calibri Light" w:hAnsi="Calibri Light"/>
        </w:rPr>
        <w:t xml:space="preserve">Create </w:t>
      </w:r>
      <w:r w:rsidR="00C03BCF">
        <w:rPr>
          <w:rFonts w:ascii="Calibri Light" w:hAnsi="Calibri Light"/>
        </w:rPr>
        <w:t>Complaint</w:t>
      </w:r>
      <w:r w:rsidR="006E678B">
        <w:rPr>
          <w:rFonts w:ascii="Calibri Light" w:hAnsi="Calibri Light"/>
        </w:rPr>
        <w:t xml:space="preserve"> BPEM case</w:t>
      </w:r>
      <w:bookmarkEnd w:id="164"/>
    </w:p>
    <w:p w14:paraId="0154AF7B" w14:textId="002D000A" w:rsidR="00D66A8A" w:rsidRDefault="00D66A8A" w:rsidP="00D66A8A">
      <w:pPr>
        <w:pStyle w:val="Heading3Text"/>
        <w:rPr>
          <w:rFonts w:ascii="Calibri Light" w:hAnsi="Calibri Light"/>
        </w:rPr>
      </w:pPr>
      <w:r w:rsidRPr="006B24F0">
        <w:rPr>
          <w:rFonts w:ascii="Calibri Light" w:hAnsi="Calibri Light"/>
        </w:rPr>
        <w:t xml:space="preserve">The following data elements will be used by the </w:t>
      </w:r>
      <w:r w:rsidR="00284FFC">
        <w:rPr>
          <w:rFonts w:ascii="Calibri Light" w:hAnsi="Calibri Light"/>
        </w:rPr>
        <w:t xml:space="preserve">BPEM case creation for complaint </w:t>
      </w:r>
      <w:r w:rsidR="002F59B4">
        <w:rPr>
          <w:rFonts w:ascii="Calibri Light" w:hAnsi="Calibri Light"/>
        </w:rPr>
        <w:t>in Hybris C4C</w:t>
      </w:r>
      <w:r w:rsidRPr="006B24F0">
        <w:rPr>
          <w:rFonts w:ascii="Calibri Light" w:hAnsi="Calibri Light"/>
        </w:rPr>
        <w:t>.</w:t>
      </w:r>
    </w:p>
    <w:p w14:paraId="2117EFA8" w14:textId="2E51C557" w:rsidR="00A01D5D" w:rsidRDefault="00A01D5D" w:rsidP="002F59B4">
      <w:pPr>
        <w:pStyle w:val="Heading3Text"/>
        <w:ind w:left="0"/>
        <w:rPr>
          <w:ins w:id="165" w:author="Tuan Yap" w:date="2019-06-20T12:53:00Z"/>
          <w:rFonts w:ascii="Calibri Light" w:hAnsi="Calibri Light"/>
        </w:rPr>
      </w:pPr>
      <w:ins w:id="166" w:author="Tuan Yap" w:date="2019-06-20T13:12:00Z">
        <w:r>
          <w:rPr>
            <w:noProof/>
            <w:lang w:eastAsia="en-US"/>
          </w:rPr>
          <w:drawing>
            <wp:inline distT="0" distB="0" distL="0" distR="0" wp14:anchorId="120C751F" wp14:editId="1240E718">
              <wp:extent cx="5943600" cy="31750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5033"/>
                      <a:stretch/>
                    </pic:blipFill>
                    <pic:spPr bwMode="auto">
                      <a:xfrm>
                        <a:off x="0" y="0"/>
                        <a:ext cx="5943600" cy="3175000"/>
                      </a:xfrm>
                      <a:prstGeom prst="rect">
                        <a:avLst/>
                      </a:prstGeom>
                      <a:ln>
                        <a:noFill/>
                      </a:ln>
                      <a:extLst>
                        <a:ext uri="{53640926-AAD7-44D8-BBD7-CCE9431645EC}">
                          <a14:shadowObscured xmlns:a14="http://schemas.microsoft.com/office/drawing/2010/main"/>
                        </a:ext>
                      </a:extLst>
                    </pic:spPr>
                  </pic:pic>
                </a:graphicData>
              </a:graphic>
            </wp:inline>
          </w:drawing>
        </w:r>
      </w:ins>
    </w:p>
    <w:p w14:paraId="693AB79D" w14:textId="77777777" w:rsidR="00CA0CC4" w:rsidRDefault="00CA0CC4" w:rsidP="002F59B4">
      <w:pPr>
        <w:pStyle w:val="Heading3Text"/>
        <w:ind w:left="0"/>
        <w:rPr>
          <w:rFonts w:ascii="Calibri Light" w:hAnsi="Calibri Light"/>
        </w:rPr>
      </w:pPr>
    </w:p>
    <w:p w14:paraId="33E5912D" w14:textId="77777777" w:rsidR="002F59B4" w:rsidRDefault="002F59B4" w:rsidP="002F59B4">
      <w:pPr>
        <w:pStyle w:val="Heading3Text"/>
        <w:ind w:left="0"/>
        <w:rPr>
          <w:rFonts w:ascii="Calibri Light" w:hAnsi="Calibri Light"/>
        </w:rPr>
      </w:pP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17"/>
        <w:gridCol w:w="1681"/>
        <w:gridCol w:w="4716"/>
      </w:tblGrid>
      <w:tr w:rsidR="002F59B4" w:rsidRPr="006B24F0" w14:paraId="0CC21FA7" w14:textId="77777777" w:rsidTr="00D168BB">
        <w:trPr>
          <w:cantSplit/>
          <w:trHeight w:val="432"/>
          <w:tblHeader/>
        </w:trPr>
        <w:tc>
          <w:tcPr>
            <w:tcW w:w="2988" w:type="dxa"/>
            <w:tcBorders>
              <w:top w:val="threeDEmboss" w:sz="6" w:space="0" w:color="auto"/>
              <w:bottom w:val="threeDEmboss" w:sz="6" w:space="0" w:color="auto"/>
            </w:tcBorders>
            <w:shd w:val="clear" w:color="auto" w:fill="F9FBAF"/>
            <w:vAlign w:val="center"/>
          </w:tcPr>
          <w:p w14:paraId="08FF3438" w14:textId="77777777" w:rsidR="002F59B4" w:rsidRPr="006B24F0" w:rsidRDefault="002F59B4" w:rsidP="00D168BB">
            <w:pPr>
              <w:pStyle w:val="TableHeader-Left"/>
              <w:rPr>
                <w:rFonts w:ascii="Calibri Light" w:hAnsi="Calibri Light" w:cs="Arial"/>
              </w:rPr>
            </w:pPr>
            <w:r w:rsidRPr="006B24F0">
              <w:rPr>
                <w:rFonts w:ascii="Calibri Light" w:hAnsi="Calibri Light" w:cs="Arial"/>
              </w:rPr>
              <w:lastRenderedPageBreak/>
              <w:t>Field</w:t>
            </w:r>
          </w:p>
        </w:tc>
        <w:tc>
          <w:tcPr>
            <w:tcW w:w="1710" w:type="dxa"/>
            <w:tcBorders>
              <w:top w:val="threeDEmboss" w:sz="6" w:space="0" w:color="auto"/>
              <w:bottom w:val="threeDEmboss" w:sz="6" w:space="0" w:color="auto"/>
            </w:tcBorders>
            <w:shd w:val="clear" w:color="auto" w:fill="F9FBAF"/>
            <w:vAlign w:val="center"/>
          </w:tcPr>
          <w:p w14:paraId="41830167" w14:textId="77777777" w:rsidR="002F59B4" w:rsidRPr="006B24F0" w:rsidRDefault="002F59B4" w:rsidP="00D168BB">
            <w:pPr>
              <w:pStyle w:val="TableHeader-Left"/>
              <w:rPr>
                <w:rFonts w:ascii="Calibri Light" w:hAnsi="Calibri Light" w:cs="Arial"/>
              </w:rPr>
            </w:pPr>
            <w:r w:rsidRPr="006B24F0">
              <w:rPr>
                <w:rFonts w:ascii="Calibri Light" w:hAnsi="Calibri Light" w:cs="Arial"/>
              </w:rPr>
              <w:t>Type</w:t>
            </w:r>
          </w:p>
        </w:tc>
        <w:tc>
          <w:tcPr>
            <w:tcW w:w="4860" w:type="dxa"/>
            <w:tcBorders>
              <w:top w:val="threeDEmboss" w:sz="6" w:space="0" w:color="auto"/>
              <w:bottom w:val="threeDEmboss" w:sz="6" w:space="0" w:color="auto"/>
            </w:tcBorders>
            <w:shd w:val="clear" w:color="auto" w:fill="F9FBAF"/>
            <w:vAlign w:val="center"/>
          </w:tcPr>
          <w:p w14:paraId="59D99F53" w14:textId="77777777" w:rsidR="002F59B4" w:rsidRPr="006B24F0" w:rsidRDefault="002F59B4" w:rsidP="00D168BB">
            <w:pPr>
              <w:pStyle w:val="TableHeader-Left"/>
              <w:rPr>
                <w:rFonts w:ascii="Calibri Light" w:hAnsi="Calibri Light" w:cs="Arial"/>
              </w:rPr>
            </w:pPr>
            <w:r w:rsidRPr="006B24F0">
              <w:rPr>
                <w:rFonts w:ascii="Calibri Light" w:hAnsi="Calibri Light" w:cs="Arial"/>
              </w:rPr>
              <w:t>Comments</w:t>
            </w:r>
          </w:p>
        </w:tc>
      </w:tr>
      <w:tr w:rsidR="002F59B4" w:rsidRPr="006B24F0" w14:paraId="7F2C96F1" w14:textId="77777777" w:rsidTr="00D168BB">
        <w:trPr>
          <w:cantSplit/>
          <w:trHeight w:val="432"/>
        </w:trPr>
        <w:tc>
          <w:tcPr>
            <w:tcW w:w="2988" w:type="dxa"/>
            <w:tcBorders>
              <w:top w:val="threeDEmboss" w:sz="6" w:space="0" w:color="auto"/>
            </w:tcBorders>
            <w:vAlign w:val="center"/>
          </w:tcPr>
          <w:p w14:paraId="0E44FDBF" w14:textId="77777777" w:rsidR="002F59B4" w:rsidRPr="006B24F0" w:rsidRDefault="002F59B4" w:rsidP="00D168BB">
            <w:pPr>
              <w:pStyle w:val="TableField-Left"/>
              <w:rPr>
                <w:rFonts w:ascii="Calibri Light" w:hAnsi="Calibri Light" w:cs="Arial"/>
              </w:rPr>
            </w:pPr>
            <w:r>
              <w:rPr>
                <w:rFonts w:ascii="Calibri Light" w:hAnsi="Calibri Light" w:cs="Arial"/>
              </w:rPr>
              <w:t>Case category</w:t>
            </w:r>
          </w:p>
        </w:tc>
        <w:tc>
          <w:tcPr>
            <w:tcW w:w="1710" w:type="dxa"/>
            <w:tcBorders>
              <w:top w:val="threeDEmboss" w:sz="6" w:space="0" w:color="auto"/>
            </w:tcBorders>
            <w:vAlign w:val="center"/>
          </w:tcPr>
          <w:p w14:paraId="07C74515" w14:textId="77777777" w:rsidR="002F59B4" w:rsidRPr="006B24F0" w:rsidRDefault="002F59B4" w:rsidP="00D168BB">
            <w:pPr>
              <w:pStyle w:val="TableField-Left"/>
              <w:rPr>
                <w:rFonts w:ascii="Calibri Light" w:hAnsi="Calibri Light" w:cs="Arial"/>
              </w:rPr>
            </w:pPr>
            <w:r>
              <w:rPr>
                <w:rFonts w:ascii="Calibri Light" w:hAnsi="Calibri Light" w:cs="Arial"/>
              </w:rPr>
              <w:t>Required</w:t>
            </w:r>
          </w:p>
        </w:tc>
        <w:tc>
          <w:tcPr>
            <w:tcW w:w="4860" w:type="dxa"/>
            <w:tcBorders>
              <w:top w:val="threeDEmboss" w:sz="6" w:space="0" w:color="auto"/>
            </w:tcBorders>
            <w:vAlign w:val="center"/>
          </w:tcPr>
          <w:p w14:paraId="02B1EF0E" w14:textId="18A9B676" w:rsidR="002F59B4" w:rsidRPr="006B24F0" w:rsidRDefault="002F59B4" w:rsidP="00C33031">
            <w:pPr>
              <w:pStyle w:val="TableField-Left"/>
              <w:rPr>
                <w:rFonts w:ascii="Calibri Light" w:hAnsi="Calibri Light" w:cs="Arial"/>
              </w:rPr>
            </w:pPr>
            <w:r>
              <w:rPr>
                <w:rFonts w:ascii="Calibri Light" w:hAnsi="Calibri Light" w:cs="Arial"/>
              </w:rPr>
              <w:t>Complaint type</w:t>
            </w:r>
          </w:p>
        </w:tc>
      </w:tr>
      <w:tr w:rsidR="002F59B4" w:rsidRPr="006B24F0" w14:paraId="6628A034" w14:textId="77777777" w:rsidTr="00D168BB">
        <w:trPr>
          <w:cantSplit/>
          <w:trHeight w:val="432"/>
        </w:trPr>
        <w:tc>
          <w:tcPr>
            <w:tcW w:w="2988" w:type="dxa"/>
            <w:vAlign w:val="center"/>
          </w:tcPr>
          <w:p w14:paraId="6CA797DB" w14:textId="7670E11B" w:rsidR="002F59B4" w:rsidRPr="006B24F0" w:rsidRDefault="0061785E" w:rsidP="00D168BB">
            <w:pPr>
              <w:pStyle w:val="TableField-Left"/>
              <w:rPr>
                <w:rFonts w:ascii="Calibri Light" w:hAnsi="Calibri Light" w:cs="Arial"/>
              </w:rPr>
            </w:pPr>
            <w:ins w:id="167" w:author="Tuan Yap" w:date="2019-06-20T13:44:00Z">
              <w:r>
                <w:rPr>
                  <w:rFonts w:ascii="Calibri Light" w:hAnsi="Calibri Light" w:cs="Arial"/>
                </w:rPr>
                <w:t xml:space="preserve">Work </w:t>
              </w:r>
            </w:ins>
            <w:r w:rsidR="00D75A5E">
              <w:rPr>
                <w:rFonts w:ascii="Calibri Light" w:hAnsi="Calibri Light" w:cs="Arial"/>
              </w:rPr>
              <w:t>Description</w:t>
            </w:r>
          </w:p>
        </w:tc>
        <w:tc>
          <w:tcPr>
            <w:tcW w:w="1710" w:type="dxa"/>
            <w:vAlign w:val="center"/>
          </w:tcPr>
          <w:p w14:paraId="7479AA83" w14:textId="77777777" w:rsidR="002F59B4" w:rsidRPr="006B24F0" w:rsidRDefault="00D75A5E" w:rsidP="00D168BB">
            <w:pPr>
              <w:pStyle w:val="TableField-Left"/>
              <w:rPr>
                <w:rFonts w:ascii="Calibri Light" w:hAnsi="Calibri Light" w:cs="Arial"/>
              </w:rPr>
            </w:pPr>
            <w:r>
              <w:rPr>
                <w:rFonts w:ascii="Calibri Light" w:hAnsi="Calibri Light" w:cs="Arial"/>
              </w:rPr>
              <w:t>Optional</w:t>
            </w:r>
          </w:p>
        </w:tc>
        <w:tc>
          <w:tcPr>
            <w:tcW w:w="4860" w:type="dxa"/>
            <w:vAlign w:val="center"/>
          </w:tcPr>
          <w:p w14:paraId="7A8F4A77" w14:textId="77777777" w:rsidR="002F59B4" w:rsidRPr="006B24F0" w:rsidRDefault="00D75A5E" w:rsidP="00D168BB">
            <w:pPr>
              <w:pStyle w:val="TableField-Left"/>
              <w:rPr>
                <w:rFonts w:ascii="Calibri Light" w:hAnsi="Calibri Light" w:cs="Arial"/>
              </w:rPr>
            </w:pPr>
            <w:r>
              <w:rPr>
                <w:rFonts w:ascii="Calibri Light" w:hAnsi="Calibri Light" w:cs="Arial"/>
              </w:rPr>
              <w:t>BPEM case long text</w:t>
            </w:r>
          </w:p>
        </w:tc>
      </w:tr>
      <w:tr w:rsidR="009E3B50" w:rsidRPr="006B24F0" w14:paraId="023610BB" w14:textId="77777777" w:rsidTr="00D168BB">
        <w:trPr>
          <w:cantSplit/>
          <w:trHeight w:val="432"/>
        </w:trPr>
        <w:tc>
          <w:tcPr>
            <w:tcW w:w="2988" w:type="dxa"/>
            <w:vAlign w:val="center"/>
          </w:tcPr>
          <w:p w14:paraId="3927A564" w14:textId="61E88A94" w:rsidR="009E3B50" w:rsidRDefault="009E3B50" w:rsidP="00D168BB">
            <w:pPr>
              <w:pStyle w:val="TableField-Left"/>
              <w:rPr>
                <w:rFonts w:ascii="Calibri Light" w:hAnsi="Calibri Light" w:cs="Arial"/>
              </w:rPr>
            </w:pPr>
            <w:del w:id="168" w:author="Tuan Yap" w:date="2019-06-20T13:13:00Z">
              <w:r w:rsidDel="00A01D5D">
                <w:rPr>
                  <w:rFonts w:ascii="Calibri Light" w:hAnsi="Calibri Light" w:cs="Arial"/>
                </w:rPr>
                <w:delText>Service Category</w:delText>
              </w:r>
            </w:del>
          </w:p>
        </w:tc>
        <w:tc>
          <w:tcPr>
            <w:tcW w:w="1710" w:type="dxa"/>
            <w:vAlign w:val="center"/>
          </w:tcPr>
          <w:p w14:paraId="4100C19F" w14:textId="3FF62B51" w:rsidR="009E3B50" w:rsidRDefault="009E3B50" w:rsidP="00D168BB">
            <w:pPr>
              <w:pStyle w:val="TableField-Left"/>
              <w:rPr>
                <w:rFonts w:ascii="Calibri Light" w:hAnsi="Calibri Light" w:cs="Arial"/>
              </w:rPr>
            </w:pPr>
            <w:del w:id="169" w:author="Tuan Yap" w:date="2019-06-20T13:13:00Z">
              <w:r w:rsidDel="00A01D5D">
                <w:rPr>
                  <w:rFonts w:ascii="Calibri Light" w:hAnsi="Calibri Light" w:cs="Arial"/>
                </w:rPr>
                <w:delText>Display</w:delText>
              </w:r>
            </w:del>
          </w:p>
        </w:tc>
        <w:tc>
          <w:tcPr>
            <w:tcW w:w="4860" w:type="dxa"/>
            <w:vAlign w:val="center"/>
          </w:tcPr>
          <w:p w14:paraId="5510D7DD" w14:textId="770CC533" w:rsidR="009E3B50" w:rsidRDefault="009E3B50" w:rsidP="00D168BB">
            <w:pPr>
              <w:pStyle w:val="TableField-Left"/>
              <w:rPr>
                <w:rFonts w:ascii="Calibri Light" w:hAnsi="Calibri Light" w:cs="Arial"/>
              </w:rPr>
            </w:pPr>
            <w:del w:id="170" w:author="Tuan Yap" w:date="2019-06-20T13:13:00Z">
              <w:r w:rsidDel="00A01D5D">
                <w:rPr>
                  <w:rFonts w:ascii="Calibri Light" w:hAnsi="Calibri Light" w:cs="Arial"/>
                </w:rPr>
                <w:delText>Category selected for the Ticket</w:delText>
              </w:r>
            </w:del>
          </w:p>
        </w:tc>
      </w:tr>
    </w:tbl>
    <w:p w14:paraId="3F96D72A" w14:textId="77777777" w:rsidR="002F59B4" w:rsidRDefault="002F59B4" w:rsidP="002F59B4">
      <w:pPr>
        <w:pStyle w:val="Heading3Text"/>
        <w:ind w:left="0"/>
        <w:rPr>
          <w:rFonts w:ascii="Calibri Light" w:hAnsi="Calibri Light"/>
        </w:rPr>
      </w:pPr>
    </w:p>
    <w:p w14:paraId="18C92BCB" w14:textId="77777777" w:rsidR="002F59B4" w:rsidRDefault="002F59B4" w:rsidP="002F59B4">
      <w:pPr>
        <w:pStyle w:val="Heading3Text"/>
        <w:ind w:left="0"/>
        <w:rPr>
          <w:rFonts w:ascii="Calibri Light" w:hAnsi="Calibri Light"/>
        </w:rPr>
      </w:pPr>
    </w:p>
    <w:p w14:paraId="78A1D3CC" w14:textId="0A6AE5E7" w:rsidR="00D75A5E" w:rsidRPr="006B24F0" w:rsidRDefault="00C03BCF" w:rsidP="00D75A5E">
      <w:pPr>
        <w:pStyle w:val="Heading3"/>
        <w:keepNext/>
        <w:numPr>
          <w:ilvl w:val="2"/>
          <w:numId w:val="5"/>
        </w:numPr>
        <w:tabs>
          <w:tab w:val="left" w:pos="1440"/>
        </w:tabs>
        <w:spacing w:before="120" w:after="120"/>
        <w:rPr>
          <w:rFonts w:ascii="Calibri Light" w:hAnsi="Calibri Light"/>
        </w:rPr>
      </w:pPr>
      <w:bookmarkStart w:id="171" w:name="_Toc512193956"/>
      <w:r>
        <w:rPr>
          <w:rFonts w:ascii="Calibri Light" w:hAnsi="Calibri Light"/>
        </w:rPr>
        <w:t>Edit Complaint</w:t>
      </w:r>
      <w:r w:rsidR="00D75A5E">
        <w:rPr>
          <w:rFonts w:ascii="Calibri Light" w:hAnsi="Calibri Light"/>
        </w:rPr>
        <w:t xml:space="preserve"> BPEM case</w:t>
      </w:r>
      <w:bookmarkEnd w:id="171"/>
    </w:p>
    <w:p w14:paraId="73473D21" w14:textId="3627AB4A" w:rsidR="00D75A5E" w:rsidRDefault="00D75A5E" w:rsidP="00D75A5E">
      <w:pPr>
        <w:pStyle w:val="Heading3Text"/>
        <w:ind w:left="720"/>
        <w:rPr>
          <w:rFonts w:ascii="Calibri Light" w:hAnsi="Calibri Light"/>
        </w:rPr>
      </w:pPr>
      <w:r w:rsidRPr="006B24F0">
        <w:rPr>
          <w:rFonts w:ascii="Calibri Light" w:hAnsi="Calibri Light"/>
        </w:rPr>
        <w:t xml:space="preserve">The following data elements will be used by the </w:t>
      </w:r>
      <w:r>
        <w:rPr>
          <w:rFonts w:ascii="Calibri Light" w:hAnsi="Calibri Light"/>
        </w:rPr>
        <w:t xml:space="preserve">BPEM case </w:t>
      </w:r>
      <w:proofErr w:type="gramStart"/>
      <w:r>
        <w:rPr>
          <w:rFonts w:ascii="Calibri Light" w:hAnsi="Calibri Light"/>
        </w:rPr>
        <w:t>Edit</w:t>
      </w:r>
      <w:proofErr w:type="gramEnd"/>
      <w:r>
        <w:rPr>
          <w:rFonts w:ascii="Calibri Light" w:hAnsi="Calibri Light"/>
        </w:rPr>
        <w:t xml:space="preserve"> for complaint in Hybris C4C</w:t>
      </w:r>
      <w:r w:rsidRPr="006B24F0">
        <w:rPr>
          <w:rFonts w:ascii="Calibri Light" w:hAnsi="Calibri Light"/>
        </w:rPr>
        <w:t>.</w:t>
      </w:r>
    </w:p>
    <w:p w14:paraId="0F011D4B" w14:textId="77777777" w:rsidR="00D75A5E" w:rsidRDefault="00D75A5E" w:rsidP="00D75A5E">
      <w:pPr>
        <w:pStyle w:val="Heading3Text"/>
        <w:ind w:left="0"/>
        <w:rPr>
          <w:rFonts w:ascii="Calibri Light" w:hAnsi="Calibri Light"/>
        </w:rPr>
      </w:pPr>
      <w:r>
        <w:rPr>
          <w:noProof/>
          <w:lang w:eastAsia="en-US"/>
        </w:rPr>
        <w:drawing>
          <wp:inline distT="0" distB="0" distL="0" distR="0" wp14:anchorId="034F479E" wp14:editId="137B2DAD">
            <wp:extent cx="4357315" cy="2289337"/>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r="44080" b="47739"/>
                    <a:stretch/>
                  </pic:blipFill>
                  <pic:spPr bwMode="auto">
                    <a:xfrm>
                      <a:off x="0" y="0"/>
                      <a:ext cx="4375146" cy="2298706"/>
                    </a:xfrm>
                    <a:prstGeom prst="rect">
                      <a:avLst/>
                    </a:prstGeom>
                    <a:ln>
                      <a:noFill/>
                    </a:ln>
                    <a:extLst>
                      <a:ext uri="{53640926-AAD7-44D8-BBD7-CCE9431645EC}">
                        <a14:shadowObscured xmlns:a14="http://schemas.microsoft.com/office/drawing/2010/main"/>
                      </a:ext>
                    </a:extLst>
                  </pic:spPr>
                </pic:pic>
              </a:graphicData>
            </a:graphic>
          </wp:inline>
        </w:drawing>
      </w:r>
    </w:p>
    <w:p w14:paraId="38CD74ED" w14:textId="77777777" w:rsidR="006E678B" w:rsidRPr="006B24F0" w:rsidRDefault="006E678B" w:rsidP="006E678B">
      <w:pPr>
        <w:pStyle w:val="Heading3Text"/>
        <w:rPr>
          <w:rFonts w:ascii="Calibri Light" w:hAnsi="Calibri Light"/>
        </w:rPr>
      </w:pP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14"/>
        <w:gridCol w:w="1681"/>
        <w:gridCol w:w="4719"/>
      </w:tblGrid>
      <w:tr w:rsidR="006E678B" w:rsidRPr="006B24F0" w14:paraId="6F78461D" w14:textId="77777777" w:rsidTr="00E90603">
        <w:trPr>
          <w:cantSplit/>
          <w:trHeight w:val="432"/>
          <w:tblHeader/>
        </w:trPr>
        <w:tc>
          <w:tcPr>
            <w:tcW w:w="2988" w:type="dxa"/>
            <w:tcBorders>
              <w:top w:val="threeDEmboss" w:sz="6" w:space="0" w:color="auto"/>
              <w:bottom w:val="threeDEmboss" w:sz="6" w:space="0" w:color="auto"/>
            </w:tcBorders>
            <w:shd w:val="clear" w:color="auto" w:fill="F9FBAF"/>
            <w:vAlign w:val="center"/>
          </w:tcPr>
          <w:p w14:paraId="3D0B8828" w14:textId="77777777" w:rsidR="006E678B" w:rsidRPr="006B24F0" w:rsidRDefault="006E678B" w:rsidP="00E90603">
            <w:pPr>
              <w:pStyle w:val="TableHeader-Left"/>
              <w:rPr>
                <w:rFonts w:ascii="Calibri Light" w:hAnsi="Calibri Light" w:cs="Arial"/>
              </w:rPr>
            </w:pPr>
            <w:r w:rsidRPr="006B24F0">
              <w:rPr>
                <w:rFonts w:ascii="Calibri Light" w:hAnsi="Calibri Light" w:cs="Arial"/>
              </w:rPr>
              <w:t>Field</w:t>
            </w:r>
          </w:p>
        </w:tc>
        <w:tc>
          <w:tcPr>
            <w:tcW w:w="1710" w:type="dxa"/>
            <w:tcBorders>
              <w:top w:val="threeDEmboss" w:sz="6" w:space="0" w:color="auto"/>
              <w:bottom w:val="threeDEmboss" w:sz="6" w:space="0" w:color="auto"/>
            </w:tcBorders>
            <w:shd w:val="clear" w:color="auto" w:fill="F9FBAF"/>
            <w:vAlign w:val="center"/>
          </w:tcPr>
          <w:p w14:paraId="7E733B1F" w14:textId="77777777" w:rsidR="006E678B" w:rsidRPr="006B24F0" w:rsidRDefault="006E678B" w:rsidP="00E90603">
            <w:pPr>
              <w:pStyle w:val="TableHeader-Left"/>
              <w:rPr>
                <w:rFonts w:ascii="Calibri Light" w:hAnsi="Calibri Light" w:cs="Arial"/>
              </w:rPr>
            </w:pPr>
            <w:r w:rsidRPr="006B24F0">
              <w:rPr>
                <w:rFonts w:ascii="Calibri Light" w:hAnsi="Calibri Light" w:cs="Arial"/>
              </w:rPr>
              <w:t>Type</w:t>
            </w:r>
          </w:p>
        </w:tc>
        <w:tc>
          <w:tcPr>
            <w:tcW w:w="4860" w:type="dxa"/>
            <w:tcBorders>
              <w:top w:val="threeDEmboss" w:sz="6" w:space="0" w:color="auto"/>
              <w:bottom w:val="threeDEmboss" w:sz="6" w:space="0" w:color="auto"/>
            </w:tcBorders>
            <w:shd w:val="clear" w:color="auto" w:fill="F9FBAF"/>
            <w:vAlign w:val="center"/>
          </w:tcPr>
          <w:p w14:paraId="25B0173D" w14:textId="77777777" w:rsidR="006E678B" w:rsidRPr="006B24F0" w:rsidRDefault="006E678B" w:rsidP="00E90603">
            <w:pPr>
              <w:pStyle w:val="TableHeader-Left"/>
              <w:rPr>
                <w:rFonts w:ascii="Calibri Light" w:hAnsi="Calibri Light" w:cs="Arial"/>
              </w:rPr>
            </w:pPr>
            <w:r w:rsidRPr="006B24F0">
              <w:rPr>
                <w:rFonts w:ascii="Calibri Light" w:hAnsi="Calibri Light" w:cs="Arial"/>
              </w:rPr>
              <w:t>Comments</w:t>
            </w:r>
          </w:p>
        </w:tc>
      </w:tr>
      <w:tr w:rsidR="006E678B" w:rsidRPr="006B24F0" w14:paraId="039FAA5E" w14:textId="77777777" w:rsidTr="00E90603">
        <w:trPr>
          <w:cantSplit/>
          <w:trHeight w:val="432"/>
        </w:trPr>
        <w:tc>
          <w:tcPr>
            <w:tcW w:w="2988" w:type="dxa"/>
            <w:tcBorders>
              <w:top w:val="threeDEmboss" w:sz="6" w:space="0" w:color="auto"/>
            </w:tcBorders>
            <w:vAlign w:val="center"/>
          </w:tcPr>
          <w:p w14:paraId="7426C742" w14:textId="77777777" w:rsidR="006E678B" w:rsidRPr="006B24F0" w:rsidRDefault="0067032A" w:rsidP="00E90603">
            <w:pPr>
              <w:pStyle w:val="TableField-Left"/>
              <w:rPr>
                <w:rFonts w:ascii="Calibri Light" w:hAnsi="Calibri Light" w:cs="Arial"/>
              </w:rPr>
            </w:pPr>
            <w:r>
              <w:rPr>
                <w:rFonts w:ascii="Calibri Light" w:hAnsi="Calibri Light" w:cs="Arial"/>
              </w:rPr>
              <w:t>Case number</w:t>
            </w:r>
          </w:p>
        </w:tc>
        <w:tc>
          <w:tcPr>
            <w:tcW w:w="1710" w:type="dxa"/>
            <w:tcBorders>
              <w:top w:val="threeDEmboss" w:sz="6" w:space="0" w:color="auto"/>
            </w:tcBorders>
            <w:vAlign w:val="center"/>
          </w:tcPr>
          <w:p w14:paraId="0EB73194" w14:textId="77777777" w:rsidR="006E678B" w:rsidRPr="006B24F0" w:rsidRDefault="0067032A" w:rsidP="00E90603">
            <w:pPr>
              <w:pStyle w:val="TableField-Left"/>
              <w:rPr>
                <w:rFonts w:ascii="Calibri Light" w:hAnsi="Calibri Light" w:cs="Arial"/>
              </w:rPr>
            </w:pPr>
            <w:r>
              <w:rPr>
                <w:rFonts w:ascii="Calibri Light" w:hAnsi="Calibri Light" w:cs="Arial"/>
              </w:rPr>
              <w:t>Required</w:t>
            </w:r>
          </w:p>
        </w:tc>
        <w:tc>
          <w:tcPr>
            <w:tcW w:w="4860" w:type="dxa"/>
            <w:tcBorders>
              <w:top w:val="threeDEmboss" w:sz="6" w:space="0" w:color="auto"/>
            </w:tcBorders>
            <w:vAlign w:val="center"/>
          </w:tcPr>
          <w:p w14:paraId="24F5C552" w14:textId="77777777" w:rsidR="006E678B" w:rsidRPr="006B24F0" w:rsidRDefault="0067032A" w:rsidP="00E90603">
            <w:pPr>
              <w:pStyle w:val="TableField-Left"/>
              <w:rPr>
                <w:rFonts w:ascii="Calibri Light" w:hAnsi="Calibri Light" w:cs="Arial"/>
              </w:rPr>
            </w:pPr>
            <w:r>
              <w:rPr>
                <w:rFonts w:ascii="Calibri Light" w:hAnsi="Calibri Light" w:cs="Arial"/>
              </w:rPr>
              <w:t>BPEM case number</w:t>
            </w:r>
          </w:p>
        </w:tc>
      </w:tr>
      <w:tr w:rsidR="006E678B" w:rsidRPr="006B24F0" w14:paraId="47F04BA9" w14:textId="77777777" w:rsidTr="00E90603">
        <w:trPr>
          <w:cantSplit/>
          <w:trHeight w:val="432"/>
        </w:trPr>
        <w:tc>
          <w:tcPr>
            <w:tcW w:w="2988" w:type="dxa"/>
            <w:vAlign w:val="center"/>
          </w:tcPr>
          <w:p w14:paraId="1F5787E1" w14:textId="77777777" w:rsidR="006E678B" w:rsidRPr="006B24F0" w:rsidRDefault="0067032A" w:rsidP="00E90603">
            <w:pPr>
              <w:pStyle w:val="TableField-Left"/>
              <w:rPr>
                <w:rFonts w:ascii="Calibri Light" w:hAnsi="Calibri Light" w:cs="Arial"/>
              </w:rPr>
            </w:pPr>
            <w:r>
              <w:rPr>
                <w:rFonts w:ascii="Calibri Light" w:hAnsi="Calibri Light" w:cs="Arial"/>
              </w:rPr>
              <w:t>Status</w:t>
            </w:r>
          </w:p>
        </w:tc>
        <w:tc>
          <w:tcPr>
            <w:tcW w:w="1710" w:type="dxa"/>
            <w:vAlign w:val="center"/>
          </w:tcPr>
          <w:p w14:paraId="7C049143" w14:textId="77777777" w:rsidR="006E678B" w:rsidRPr="006B24F0" w:rsidRDefault="0067032A" w:rsidP="00E90603">
            <w:pPr>
              <w:pStyle w:val="TableField-Left"/>
              <w:rPr>
                <w:rFonts w:ascii="Calibri Light" w:hAnsi="Calibri Light" w:cs="Arial"/>
              </w:rPr>
            </w:pPr>
            <w:r>
              <w:rPr>
                <w:rFonts w:ascii="Calibri Light" w:hAnsi="Calibri Light" w:cs="Arial"/>
              </w:rPr>
              <w:t>Required</w:t>
            </w:r>
          </w:p>
        </w:tc>
        <w:tc>
          <w:tcPr>
            <w:tcW w:w="4860" w:type="dxa"/>
            <w:vAlign w:val="center"/>
          </w:tcPr>
          <w:p w14:paraId="56459EF7" w14:textId="77777777" w:rsidR="006E678B" w:rsidRPr="006B24F0" w:rsidRDefault="0067032A" w:rsidP="00E90603">
            <w:pPr>
              <w:pStyle w:val="TableField-Left"/>
              <w:rPr>
                <w:rFonts w:ascii="Calibri Light" w:hAnsi="Calibri Light" w:cs="Arial"/>
              </w:rPr>
            </w:pPr>
            <w:r>
              <w:rPr>
                <w:rFonts w:ascii="Calibri Light" w:hAnsi="Calibri Light" w:cs="Arial"/>
              </w:rPr>
              <w:t>Status of the BPEM case</w:t>
            </w:r>
          </w:p>
        </w:tc>
      </w:tr>
      <w:tr w:rsidR="006E678B" w:rsidRPr="006B24F0" w14:paraId="3DC612BF" w14:textId="77777777" w:rsidTr="00E90603">
        <w:trPr>
          <w:cantSplit/>
          <w:trHeight w:val="432"/>
        </w:trPr>
        <w:tc>
          <w:tcPr>
            <w:tcW w:w="2988" w:type="dxa"/>
            <w:vAlign w:val="center"/>
          </w:tcPr>
          <w:p w14:paraId="68937BBE" w14:textId="77777777" w:rsidR="006E678B" w:rsidRPr="006B24F0" w:rsidRDefault="0067032A" w:rsidP="00E90603">
            <w:pPr>
              <w:pStyle w:val="TableField-Left"/>
              <w:rPr>
                <w:rFonts w:ascii="Calibri Light" w:hAnsi="Calibri Light" w:cs="Arial"/>
              </w:rPr>
            </w:pPr>
            <w:r>
              <w:rPr>
                <w:rFonts w:ascii="Calibri Light" w:hAnsi="Calibri Light" w:cs="Arial"/>
              </w:rPr>
              <w:t>Priority</w:t>
            </w:r>
          </w:p>
        </w:tc>
        <w:tc>
          <w:tcPr>
            <w:tcW w:w="1710" w:type="dxa"/>
            <w:vAlign w:val="center"/>
          </w:tcPr>
          <w:p w14:paraId="7CFF10B2" w14:textId="77777777" w:rsidR="006E678B" w:rsidRPr="006B24F0" w:rsidRDefault="0067032A" w:rsidP="00E90603">
            <w:pPr>
              <w:pStyle w:val="TableField-Left"/>
              <w:rPr>
                <w:rFonts w:ascii="Calibri Light" w:hAnsi="Calibri Light" w:cs="Arial"/>
              </w:rPr>
            </w:pPr>
            <w:r>
              <w:rPr>
                <w:rFonts w:ascii="Calibri Light" w:hAnsi="Calibri Light" w:cs="Arial"/>
              </w:rPr>
              <w:t>Required</w:t>
            </w:r>
          </w:p>
        </w:tc>
        <w:tc>
          <w:tcPr>
            <w:tcW w:w="4860" w:type="dxa"/>
            <w:vAlign w:val="center"/>
          </w:tcPr>
          <w:p w14:paraId="60307359" w14:textId="77777777" w:rsidR="006E678B" w:rsidRPr="006B24F0" w:rsidRDefault="0067032A" w:rsidP="00E90603">
            <w:pPr>
              <w:pStyle w:val="TableField-Left"/>
              <w:rPr>
                <w:rFonts w:ascii="Calibri Light" w:hAnsi="Calibri Light" w:cs="Arial"/>
              </w:rPr>
            </w:pPr>
            <w:r>
              <w:rPr>
                <w:rFonts w:ascii="Calibri Light" w:hAnsi="Calibri Light" w:cs="Arial"/>
              </w:rPr>
              <w:t>Priority of the BPEM case</w:t>
            </w:r>
          </w:p>
        </w:tc>
      </w:tr>
      <w:tr w:rsidR="0067032A" w:rsidRPr="006B24F0" w14:paraId="581E4548" w14:textId="77777777" w:rsidTr="00E90603">
        <w:trPr>
          <w:cantSplit/>
          <w:trHeight w:val="432"/>
        </w:trPr>
        <w:tc>
          <w:tcPr>
            <w:tcW w:w="2988" w:type="dxa"/>
            <w:vAlign w:val="center"/>
          </w:tcPr>
          <w:p w14:paraId="72C9F510" w14:textId="77777777" w:rsidR="0067032A" w:rsidRDefault="0067032A" w:rsidP="00E90603">
            <w:pPr>
              <w:pStyle w:val="TableField-Left"/>
              <w:rPr>
                <w:rFonts w:ascii="Calibri Light" w:hAnsi="Calibri Light" w:cs="Arial"/>
              </w:rPr>
            </w:pPr>
            <w:r>
              <w:rPr>
                <w:rFonts w:ascii="Calibri Light" w:hAnsi="Calibri Light" w:cs="Arial"/>
              </w:rPr>
              <w:t>Due Date</w:t>
            </w:r>
          </w:p>
        </w:tc>
        <w:tc>
          <w:tcPr>
            <w:tcW w:w="1710" w:type="dxa"/>
            <w:vAlign w:val="center"/>
          </w:tcPr>
          <w:p w14:paraId="48CB522F" w14:textId="77777777" w:rsidR="0067032A" w:rsidRDefault="0067032A" w:rsidP="00E90603">
            <w:pPr>
              <w:pStyle w:val="TableField-Left"/>
              <w:rPr>
                <w:rFonts w:ascii="Calibri Light" w:hAnsi="Calibri Light" w:cs="Arial"/>
              </w:rPr>
            </w:pPr>
            <w:r>
              <w:rPr>
                <w:rFonts w:ascii="Calibri Light" w:hAnsi="Calibri Light" w:cs="Arial"/>
              </w:rPr>
              <w:t>Required</w:t>
            </w:r>
          </w:p>
        </w:tc>
        <w:tc>
          <w:tcPr>
            <w:tcW w:w="4860" w:type="dxa"/>
            <w:vAlign w:val="center"/>
          </w:tcPr>
          <w:p w14:paraId="3B1CBA27" w14:textId="77777777" w:rsidR="0067032A" w:rsidRDefault="0067032A" w:rsidP="00E90603">
            <w:pPr>
              <w:pStyle w:val="TableField-Left"/>
              <w:rPr>
                <w:rFonts w:ascii="Calibri Light" w:hAnsi="Calibri Light" w:cs="Arial"/>
              </w:rPr>
            </w:pPr>
            <w:r>
              <w:rPr>
                <w:rFonts w:ascii="Calibri Light" w:hAnsi="Calibri Light" w:cs="Arial"/>
              </w:rPr>
              <w:t>Due date of the BPEM case</w:t>
            </w:r>
          </w:p>
        </w:tc>
      </w:tr>
      <w:tr w:rsidR="0067032A" w:rsidRPr="006B24F0" w14:paraId="6054EFAD" w14:textId="77777777" w:rsidTr="00E90603">
        <w:trPr>
          <w:cantSplit/>
          <w:trHeight w:val="432"/>
        </w:trPr>
        <w:tc>
          <w:tcPr>
            <w:tcW w:w="2988" w:type="dxa"/>
            <w:vAlign w:val="center"/>
          </w:tcPr>
          <w:p w14:paraId="1C54B034" w14:textId="77777777" w:rsidR="0067032A" w:rsidRDefault="0067032A" w:rsidP="00E90603">
            <w:pPr>
              <w:pStyle w:val="TableField-Left"/>
              <w:rPr>
                <w:rFonts w:ascii="Calibri Light" w:hAnsi="Calibri Light" w:cs="Arial"/>
              </w:rPr>
            </w:pPr>
            <w:r>
              <w:rPr>
                <w:rFonts w:ascii="Calibri Light" w:hAnsi="Calibri Light" w:cs="Arial"/>
              </w:rPr>
              <w:t>Due Time</w:t>
            </w:r>
          </w:p>
        </w:tc>
        <w:tc>
          <w:tcPr>
            <w:tcW w:w="1710" w:type="dxa"/>
            <w:vAlign w:val="center"/>
          </w:tcPr>
          <w:p w14:paraId="77F87495" w14:textId="77777777" w:rsidR="0067032A" w:rsidRDefault="0067032A" w:rsidP="00E90603">
            <w:pPr>
              <w:pStyle w:val="TableField-Left"/>
              <w:rPr>
                <w:rFonts w:ascii="Calibri Light" w:hAnsi="Calibri Light" w:cs="Arial"/>
              </w:rPr>
            </w:pPr>
            <w:r>
              <w:rPr>
                <w:rFonts w:ascii="Calibri Light" w:hAnsi="Calibri Light" w:cs="Arial"/>
              </w:rPr>
              <w:t>Required</w:t>
            </w:r>
          </w:p>
        </w:tc>
        <w:tc>
          <w:tcPr>
            <w:tcW w:w="4860" w:type="dxa"/>
            <w:vAlign w:val="center"/>
          </w:tcPr>
          <w:p w14:paraId="119D7317" w14:textId="77777777" w:rsidR="0067032A" w:rsidRDefault="0067032A" w:rsidP="00E90603">
            <w:pPr>
              <w:pStyle w:val="TableField-Left"/>
              <w:rPr>
                <w:rFonts w:ascii="Calibri Light" w:hAnsi="Calibri Light" w:cs="Arial"/>
              </w:rPr>
            </w:pPr>
            <w:r>
              <w:rPr>
                <w:rFonts w:ascii="Calibri Light" w:hAnsi="Calibri Light" w:cs="Arial"/>
              </w:rPr>
              <w:t>Due time of the BPEM case</w:t>
            </w:r>
          </w:p>
        </w:tc>
      </w:tr>
      <w:tr w:rsidR="0067032A" w:rsidRPr="006B24F0" w14:paraId="69F3539D" w14:textId="77777777" w:rsidTr="00E90603">
        <w:trPr>
          <w:cantSplit/>
          <w:trHeight w:val="432"/>
        </w:trPr>
        <w:tc>
          <w:tcPr>
            <w:tcW w:w="2988" w:type="dxa"/>
            <w:vAlign w:val="center"/>
          </w:tcPr>
          <w:p w14:paraId="357BB423" w14:textId="77777777" w:rsidR="0067032A" w:rsidRDefault="0067032A" w:rsidP="00E90603">
            <w:pPr>
              <w:pStyle w:val="TableField-Left"/>
              <w:rPr>
                <w:rFonts w:ascii="Calibri Light" w:hAnsi="Calibri Light" w:cs="Arial"/>
              </w:rPr>
            </w:pPr>
            <w:r>
              <w:rPr>
                <w:rFonts w:ascii="Calibri Light" w:hAnsi="Calibri Light" w:cs="Arial"/>
              </w:rPr>
              <w:t>Processor</w:t>
            </w:r>
          </w:p>
        </w:tc>
        <w:tc>
          <w:tcPr>
            <w:tcW w:w="1710" w:type="dxa"/>
            <w:vAlign w:val="center"/>
          </w:tcPr>
          <w:p w14:paraId="65BA78F5" w14:textId="77777777" w:rsidR="0067032A" w:rsidRDefault="0067032A" w:rsidP="00E90603">
            <w:pPr>
              <w:pStyle w:val="TableField-Left"/>
              <w:rPr>
                <w:rFonts w:ascii="Calibri Light" w:hAnsi="Calibri Light" w:cs="Arial"/>
              </w:rPr>
            </w:pPr>
            <w:r>
              <w:rPr>
                <w:rFonts w:ascii="Calibri Light" w:hAnsi="Calibri Light" w:cs="Arial"/>
              </w:rPr>
              <w:t>Required</w:t>
            </w:r>
          </w:p>
        </w:tc>
        <w:tc>
          <w:tcPr>
            <w:tcW w:w="4860" w:type="dxa"/>
            <w:vAlign w:val="center"/>
          </w:tcPr>
          <w:p w14:paraId="3DBF2B77" w14:textId="77777777" w:rsidR="0067032A" w:rsidRDefault="0067032A" w:rsidP="00E90603">
            <w:pPr>
              <w:pStyle w:val="TableField-Left"/>
              <w:rPr>
                <w:rFonts w:ascii="Calibri Light" w:hAnsi="Calibri Light" w:cs="Arial"/>
              </w:rPr>
            </w:pPr>
            <w:r>
              <w:rPr>
                <w:rFonts w:ascii="Calibri Light" w:hAnsi="Calibri Light" w:cs="Arial"/>
              </w:rPr>
              <w:t>Person assign to work on the BPEM case</w:t>
            </w:r>
          </w:p>
        </w:tc>
      </w:tr>
      <w:tr w:rsidR="0067032A" w:rsidRPr="006B24F0" w14:paraId="6A1E8AB2" w14:textId="77777777" w:rsidTr="00E90603">
        <w:trPr>
          <w:cantSplit/>
          <w:trHeight w:val="432"/>
        </w:trPr>
        <w:tc>
          <w:tcPr>
            <w:tcW w:w="2988" w:type="dxa"/>
            <w:vAlign w:val="center"/>
          </w:tcPr>
          <w:p w14:paraId="36DB90A4" w14:textId="77777777" w:rsidR="0067032A" w:rsidRDefault="0067032A" w:rsidP="00E90603">
            <w:pPr>
              <w:pStyle w:val="TableField-Left"/>
              <w:rPr>
                <w:rFonts w:ascii="Calibri Light" w:hAnsi="Calibri Light" w:cs="Arial"/>
              </w:rPr>
            </w:pPr>
            <w:r>
              <w:rPr>
                <w:rFonts w:ascii="Calibri Light" w:hAnsi="Calibri Light" w:cs="Arial"/>
              </w:rPr>
              <w:t>Forward Due To</w:t>
            </w:r>
          </w:p>
        </w:tc>
        <w:tc>
          <w:tcPr>
            <w:tcW w:w="1710" w:type="dxa"/>
            <w:vAlign w:val="center"/>
          </w:tcPr>
          <w:p w14:paraId="2048BEEB" w14:textId="77777777" w:rsidR="0067032A" w:rsidRDefault="0067032A" w:rsidP="00E90603">
            <w:pPr>
              <w:pStyle w:val="TableField-Left"/>
              <w:rPr>
                <w:rFonts w:ascii="Calibri Light" w:hAnsi="Calibri Light" w:cs="Arial"/>
              </w:rPr>
            </w:pPr>
            <w:r>
              <w:rPr>
                <w:rFonts w:ascii="Calibri Light" w:hAnsi="Calibri Light" w:cs="Arial"/>
              </w:rPr>
              <w:t>Optional</w:t>
            </w:r>
          </w:p>
        </w:tc>
        <w:tc>
          <w:tcPr>
            <w:tcW w:w="4860" w:type="dxa"/>
            <w:vAlign w:val="center"/>
          </w:tcPr>
          <w:p w14:paraId="21D100F5" w14:textId="77777777" w:rsidR="0067032A" w:rsidRDefault="0067032A" w:rsidP="00E90603">
            <w:pPr>
              <w:pStyle w:val="TableField-Left"/>
              <w:rPr>
                <w:rFonts w:ascii="Calibri Light" w:hAnsi="Calibri Light" w:cs="Arial"/>
              </w:rPr>
            </w:pPr>
            <w:r>
              <w:rPr>
                <w:rFonts w:ascii="Calibri Light" w:hAnsi="Calibri Light" w:cs="Arial"/>
              </w:rPr>
              <w:t>Required only when the BPEM is reassigned from one person to the other person. This contains forwarding reason.</w:t>
            </w:r>
          </w:p>
        </w:tc>
      </w:tr>
    </w:tbl>
    <w:p w14:paraId="30BBCABF" w14:textId="77777777" w:rsidR="006E678B" w:rsidRDefault="006E678B" w:rsidP="00D66A8A">
      <w:pPr>
        <w:pStyle w:val="Heading3Text"/>
        <w:rPr>
          <w:rFonts w:ascii="Calibri Light" w:hAnsi="Calibri Light"/>
        </w:rPr>
      </w:pPr>
    </w:p>
    <w:p w14:paraId="2F5DD36F" w14:textId="77777777" w:rsidR="00D75A5E" w:rsidRDefault="00D75A5E" w:rsidP="00D66A8A">
      <w:pPr>
        <w:pStyle w:val="Heading3Text"/>
        <w:rPr>
          <w:rFonts w:ascii="Calibri Light" w:hAnsi="Calibri Light"/>
        </w:rPr>
      </w:pPr>
    </w:p>
    <w:p w14:paraId="3D851F31" w14:textId="77777777" w:rsidR="00D75A5E" w:rsidRPr="006B24F0" w:rsidRDefault="00D75A5E" w:rsidP="00D75A5E">
      <w:pPr>
        <w:pStyle w:val="Heading3"/>
        <w:keepNext/>
        <w:numPr>
          <w:ilvl w:val="2"/>
          <w:numId w:val="5"/>
        </w:numPr>
        <w:tabs>
          <w:tab w:val="left" w:pos="1440"/>
        </w:tabs>
        <w:spacing w:before="120" w:after="120"/>
        <w:rPr>
          <w:rFonts w:ascii="Calibri Light" w:hAnsi="Calibri Light"/>
        </w:rPr>
      </w:pPr>
      <w:bookmarkStart w:id="172" w:name="_Toc512193957"/>
      <w:r>
        <w:rPr>
          <w:rFonts w:ascii="Calibri Light" w:hAnsi="Calibri Light"/>
        </w:rPr>
        <w:t>Create Activity</w:t>
      </w:r>
      <w:bookmarkEnd w:id="172"/>
    </w:p>
    <w:p w14:paraId="370A7AC9" w14:textId="77777777" w:rsidR="00D75A5E" w:rsidRDefault="00D75A5E" w:rsidP="00D75A5E">
      <w:pPr>
        <w:pStyle w:val="Heading3Text"/>
        <w:ind w:left="720"/>
        <w:rPr>
          <w:rFonts w:ascii="Calibri Light" w:hAnsi="Calibri Light"/>
        </w:rPr>
      </w:pPr>
      <w:r w:rsidRPr="006B24F0">
        <w:rPr>
          <w:rFonts w:ascii="Calibri Light" w:hAnsi="Calibri Light"/>
        </w:rPr>
        <w:t xml:space="preserve">The following data elements will be used </w:t>
      </w:r>
      <w:r>
        <w:rPr>
          <w:rFonts w:ascii="Calibri Light" w:hAnsi="Calibri Light"/>
        </w:rPr>
        <w:t>by Activity creation in Hybris C4C</w:t>
      </w:r>
      <w:r w:rsidRPr="006B24F0">
        <w:rPr>
          <w:rFonts w:ascii="Calibri Light" w:hAnsi="Calibri Light"/>
        </w:rPr>
        <w:t>.</w:t>
      </w:r>
    </w:p>
    <w:p w14:paraId="28153EA6" w14:textId="77777777" w:rsidR="00D75A5E" w:rsidRDefault="00D75A5E" w:rsidP="00D66A8A">
      <w:pPr>
        <w:pStyle w:val="Heading3Text"/>
        <w:rPr>
          <w:rFonts w:ascii="Calibri Light" w:hAnsi="Calibri Light"/>
        </w:rPr>
      </w:pPr>
    </w:p>
    <w:p w14:paraId="521120AC" w14:textId="35065DF5" w:rsidR="00D75A5E" w:rsidRDefault="00D75A5E" w:rsidP="00D75A5E">
      <w:pPr>
        <w:pStyle w:val="Heading3Text"/>
        <w:ind w:left="0"/>
        <w:rPr>
          <w:ins w:id="173" w:author="Tuan Yap" w:date="2019-06-20T13:46:00Z"/>
          <w:rFonts w:ascii="Calibri Light" w:hAnsi="Calibri Light"/>
        </w:rPr>
      </w:pPr>
    </w:p>
    <w:p w14:paraId="6962AB6A" w14:textId="0F9D7449" w:rsidR="0094613F" w:rsidRDefault="0094613F" w:rsidP="00D75A5E">
      <w:pPr>
        <w:pStyle w:val="Heading3Text"/>
        <w:ind w:left="0"/>
        <w:rPr>
          <w:rFonts w:ascii="Calibri Light" w:hAnsi="Calibri Light"/>
        </w:rPr>
      </w:pPr>
      <w:ins w:id="174" w:author="Tuan Yap" w:date="2019-06-20T13:46:00Z">
        <w:r>
          <w:rPr>
            <w:noProof/>
            <w:lang w:eastAsia="en-US"/>
          </w:rPr>
          <w:drawing>
            <wp:inline distT="0" distB="0" distL="0" distR="0" wp14:anchorId="2682CEBE" wp14:editId="6B7CFD17">
              <wp:extent cx="5943600" cy="3343275"/>
              <wp:effectExtent l="0" t="0" r="0" b="9525"/>
              <wp:docPr id="50176" name="Picture 50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343275"/>
                      </a:xfrm>
                      <a:prstGeom prst="rect">
                        <a:avLst/>
                      </a:prstGeom>
                    </pic:spPr>
                  </pic:pic>
                </a:graphicData>
              </a:graphic>
            </wp:inline>
          </w:drawing>
        </w:r>
      </w:ins>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13"/>
        <w:gridCol w:w="1680"/>
        <w:gridCol w:w="4721"/>
      </w:tblGrid>
      <w:tr w:rsidR="00D75A5E" w:rsidRPr="006B24F0" w14:paraId="407A18CC" w14:textId="77777777" w:rsidTr="00D168BB">
        <w:trPr>
          <w:cantSplit/>
          <w:trHeight w:val="432"/>
          <w:tblHeader/>
        </w:trPr>
        <w:tc>
          <w:tcPr>
            <w:tcW w:w="2988" w:type="dxa"/>
            <w:tcBorders>
              <w:top w:val="threeDEmboss" w:sz="6" w:space="0" w:color="auto"/>
              <w:bottom w:val="threeDEmboss" w:sz="6" w:space="0" w:color="auto"/>
            </w:tcBorders>
            <w:shd w:val="clear" w:color="auto" w:fill="F9FBAF"/>
            <w:vAlign w:val="center"/>
          </w:tcPr>
          <w:p w14:paraId="761F536D" w14:textId="77777777" w:rsidR="00D75A5E" w:rsidRPr="006B24F0" w:rsidRDefault="00D75A5E" w:rsidP="00D168BB">
            <w:pPr>
              <w:pStyle w:val="TableHeader-Left"/>
              <w:rPr>
                <w:rFonts w:ascii="Calibri Light" w:hAnsi="Calibri Light" w:cs="Arial"/>
              </w:rPr>
            </w:pPr>
            <w:r w:rsidRPr="006B24F0">
              <w:rPr>
                <w:rFonts w:ascii="Calibri Light" w:hAnsi="Calibri Light" w:cs="Arial"/>
              </w:rPr>
              <w:t>Field</w:t>
            </w:r>
          </w:p>
        </w:tc>
        <w:tc>
          <w:tcPr>
            <w:tcW w:w="1710" w:type="dxa"/>
            <w:tcBorders>
              <w:top w:val="threeDEmboss" w:sz="6" w:space="0" w:color="auto"/>
              <w:bottom w:val="threeDEmboss" w:sz="6" w:space="0" w:color="auto"/>
            </w:tcBorders>
            <w:shd w:val="clear" w:color="auto" w:fill="F9FBAF"/>
            <w:vAlign w:val="center"/>
          </w:tcPr>
          <w:p w14:paraId="2AD080D9" w14:textId="77777777" w:rsidR="00D75A5E" w:rsidRPr="006B24F0" w:rsidRDefault="00D75A5E" w:rsidP="00D168BB">
            <w:pPr>
              <w:pStyle w:val="TableHeader-Left"/>
              <w:rPr>
                <w:rFonts w:ascii="Calibri Light" w:hAnsi="Calibri Light" w:cs="Arial"/>
              </w:rPr>
            </w:pPr>
            <w:r w:rsidRPr="006B24F0">
              <w:rPr>
                <w:rFonts w:ascii="Calibri Light" w:hAnsi="Calibri Light" w:cs="Arial"/>
              </w:rPr>
              <w:t>Type</w:t>
            </w:r>
          </w:p>
        </w:tc>
        <w:tc>
          <w:tcPr>
            <w:tcW w:w="4860" w:type="dxa"/>
            <w:tcBorders>
              <w:top w:val="threeDEmboss" w:sz="6" w:space="0" w:color="auto"/>
              <w:bottom w:val="threeDEmboss" w:sz="6" w:space="0" w:color="auto"/>
            </w:tcBorders>
            <w:shd w:val="clear" w:color="auto" w:fill="F9FBAF"/>
            <w:vAlign w:val="center"/>
          </w:tcPr>
          <w:p w14:paraId="1BEBCF3D" w14:textId="77777777" w:rsidR="00D75A5E" w:rsidRPr="006B24F0" w:rsidRDefault="00D75A5E" w:rsidP="00D168BB">
            <w:pPr>
              <w:pStyle w:val="TableHeader-Left"/>
              <w:rPr>
                <w:rFonts w:ascii="Calibri Light" w:hAnsi="Calibri Light" w:cs="Arial"/>
              </w:rPr>
            </w:pPr>
            <w:r w:rsidRPr="006B24F0">
              <w:rPr>
                <w:rFonts w:ascii="Calibri Light" w:hAnsi="Calibri Light" w:cs="Arial"/>
              </w:rPr>
              <w:t>Comments</w:t>
            </w:r>
          </w:p>
        </w:tc>
      </w:tr>
      <w:tr w:rsidR="00D75A5E" w:rsidRPr="006B24F0" w14:paraId="30DD9383" w14:textId="77777777" w:rsidTr="00D168BB">
        <w:trPr>
          <w:cantSplit/>
          <w:trHeight w:val="432"/>
        </w:trPr>
        <w:tc>
          <w:tcPr>
            <w:tcW w:w="2988" w:type="dxa"/>
            <w:tcBorders>
              <w:top w:val="threeDEmboss" w:sz="6" w:space="0" w:color="auto"/>
            </w:tcBorders>
            <w:vAlign w:val="center"/>
          </w:tcPr>
          <w:p w14:paraId="27162872" w14:textId="77777777" w:rsidR="00D75A5E" w:rsidRPr="006B24F0" w:rsidRDefault="00D75A5E" w:rsidP="00D168BB">
            <w:pPr>
              <w:pStyle w:val="TableField-Left"/>
              <w:rPr>
                <w:rFonts w:ascii="Calibri Light" w:hAnsi="Calibri Light" w:cs="Arial"/>
              </w:rPr>
            </w:pPr>
            <w:r>
              <w:rPr>
                <w:rFonts w:ascii="Calibri Light" w:hAnsi="Calibri Light" w:cs="Arial"/>
              </w:rPr>
              <w:t>Subject</w:t>
            </w:r>
          </w:p>
        </w:tc>
        <w:tc>
          <w:tcPr>
            <w:tcW w:w="1710" w:type="dxa"/>
            <w:tcBorders>
              <w:top w:val="threeDEmboss" w:sz="6" w:space="0" w:color="auto"/>
            </w:tcBorders>
            <w:vAlign w:val="center"/>
          </w:tcPr>
          <w:p w14:paraId="181A6B31" w14:textId="77777777" w:rsidR="00D75A5E" w:rsidRPr="006B24F0" w:rsidRDefault="00D75A5E" w:rsidP="00D168BB">
            <w:pPr>
              <w:pStyle w:val="TableField-Left"/>
              <w:rPr>
                <w:rFonts w:ascii="Calibri Light" w:hAnsi="Calibri Light" w:cs="Arial"/>
              </w:rPr>
            </w:pPr>
            <w:r>
              <w:rPr>
                <w:rFonts w:ascii="Calibri Light" w:hAnsi="Calibri Light" w:cs="Arial"/>
              </w:rPr>
              <w:t>Optional</w:t>
            </w:r>
          </w:p>
        </w:tc>
        <w:tc>
          <w:tcPr>
            <w:tcW w:w="4860" w:type="dxa"/>
            <w:tcBorders>
              <w:top w:val="threeDEmboss" w:sz="6" w:space="0" w:color="auto"/>
            </w:tcBorders>
            <w:vAlign w:val="center"/>
          </w:tcPr>
          <w:p w14:paraId="488EFF1B" w14:textId="77777777" w:rsidR="00D75A5E" w:rsidRPr="006B24F0" w:rsidRDefault="008B2558" w:rsidP="00D168BB">
            <w:pPr>
              <w:pStyle w:val="TableField-Left"/>
              <w:rPr>
                <w:rFonts w:ascii="Calibri Light" w:hAnsi="Calibri Light" w:cs="Arial"/>
              </w:rPr>
            </w:pPr>
            <w:r>
              <w:rPr>
                <w:rFonts w:ascii="Calibri Light" w:hAnsi="Calibri Light" w:cs="Arial"/>
              </w:rPr>
              <w:t>Description of the activity</w:t>
            </w:r>
          </w:p>
        </w:tc>
      </w:tr>
      <w:tr w:rsidR="00D75A5E" w:rsidRPr="006B24F0" w14:paraId="6005A4B9" w14:textId="77777777" w:rsidTr="00D168BB">
        <w:trPr>
          <w:cantSplit/>
          <w:trHeight w:val="432"/>
        </w:trPr>
        <w:tc>
          <w:tcPr>
            <w:tcW w:w="2988" w:type="dxa"/>
            <w:vAlign w:val="center"/>
          </w:tcPr>
          <w:p w14:paraId="3F70E73A" w14:textId="77777777" w:rsidR="00D75A5E" w:rsidRPr="006B24F0" w:rsidRDefault="00D75A5E" w:rsidP="00D168BB">
            <w:pPr>
              <w:pStyle w:val="TableField-Left"/>
              <w:rPr>
                <w:rFonts w:ascii="Calibri Light" w:hAnsi="Calibri Light" w:cs="Arial"/>
              </w:rPr>
            </w:pPr>
            <w:r>
              <w:rPr>
                <w:rFonts w:ascii="Calibri Light" w:hAnsi="Calibri Light" w:cs="Arial"/>
              </w:rPr>
              <w:t>Account</w:t>
            </w:r>
          </w:p>
        </w:tc>
        <w:tc>
          <w:tcPr>
            <w:tcW w:w="1710" w:type="dxa"/>
            <w:vAlign w:val="center"/>
          </w:tcPr>
          <w:p w14:paraId="69635F5B" w14:textId="77777777" w:rsidR="00D75A5E" w:rsidRPr="006B24F0" w:rsidRDefault="00D75A5E" w:rsidP="00D168BB">
            <w:pPr>
              <w:pStyle w:val="TableField-Left"/>
              <w:rPr>
                <w:rFonts w:ascii="Calibri Light" w:hAnsi="Calibri Light" w:cs="Arial"/>
              </w:rPr>
            </w:pPr>
            <w:r>
              <w:rPr>
                <w:rFonts w:ascii="Calibri Light" w:hAnsi="Calibri Light" w:cs="Arial"/>
              </w:rPr>
              <w:t>Display</w:t>
            </w:r>
          </w:p>
        </w:tc>
        <w:tc>
          <w:tcPr>
            <w:tcW w:w="4860" w:type="dxa"/>
            <w:vAlign w:val="center"/>
          </w:tcPr>
          <w:p w14:paraId="244E043F" w14:textId="77777777" w:rsidR="00D75A5E" w:rsidRPr="006B24F0" w:rsidRDefault="00D75A5E" w:rsidP="00D168BB">
            <w:pPr>
              <w:pStyle w:val="TableField-Left"/>
              <w:rPr>
                <w:rFonts w:ascii="Calibri Light" w:hAnsi="Calibri Light" w:cs="Arial"/>
              </w:rPr>
            </w:pPr>
            <w:r>
              <w:rPr>
                <w:rFonts w:ascii="Calibri Light" w:hAnsi="Calibri Light" w:cs="Arial"/>
              </w:rPr>
              <w:t>BP name</w:t>
            </w:r>
          </w:p>
        </w:tc>
      </w:tr>
      <w:tr w:rsidR="00D75A5E" w:rsidRPr="006B24F0" w14:paraId="7CFDED94" w14:textId="77777777" w:rsidTr="00D168BB">
        <w:trPr>
          <w:cantSplit/>
          <w:trHeight w:val="432"/>
        </w:trPr>
        <w:tc>
          <w:tcPr>
            <w:tcW w:w="2988" w:type="dxa"/>
            <w:vAlign w:val="center"/>
          </w:tcPr>
          <w:p w14:paraId="538D441E" w14:textId="77777777" w:rsidR="00D75A5E" w:rsidRPr="006B24F0" w:rsidRDefault="00D75A5E" w:rsidP="00D168BB">
            <w:pPr>
              <w:pStyle w:val="TableField-Left"/>
              <w:rPr>
                <w:rFonts w:ascii="Calibri Light" w:hAnsi="Calibri Light" w:cs="Arial"/>
              </w:rPr>
            </w:pPr>
            <w:r>
              <w:rPr>
                <w:rFonts w:ascii="Calibri Light" w:hAnsi="Calibri Light" w:cs="Arial"/>
              </w:rPr>
              <w:t>Primary Contact</w:t>
            </w:r>
          </w:p>
        </w:tc>
        <w:tc>
          <w:tcPr>
            <w:tcW w:w="1710" w:type="dxa"/>
            <w:vAlign w:val="center"/>
          </w:tcPr>
          <w:p w14:paraId="6D7B16DA" w14:textId="77777777" w:rsidR="00D75A5E" w:rsidRPr="006B24F0" w:rsidRDefault="00D75A5E" w:rsidP="00D168BB">
            <w:pPr>
              <w:pStyle w:val="TableField-Left"/>
              <w:rPr>
                <w:rFonts w:ascii="Calibri Light" w:hAnsi="Calibri Light" w:cs="Arial"/>
              </w:rPr>
            </w:pPr>
            <w:r>
              <w:rPr>
                <w:rFonts w:ascii="Calibri Light" w:hAnsi="Calibri Light" w:cs="Arial"/>
              </w:rPr>
              <w:t>Optional</w:t>
            </w:r>
          </w:p>
        </w:tc>
        <w:tc>
          <w:tcPr>
            <w:tcW w:w="4860" w:type="dxa"/>
            <w:vAlign w:val="center"/>
          </w:tcPr>
          <w:p w14:paraId="26288EE0" w14:textId="77777777" w:rsidR="00D75A5E" w:rsidRPr="006B24F0" w:rsidRDefault="00D75A5E" w:rsidP="00D168BB">
            <w:pPr>
              <w:pStyle w:val="TableField-Left"/>
              <w:rPr>
                <w:rFonts w:ascii="Calibri Light" w:hAnsi="Calibri Light" w:cs="Arial"/>
              </w:rPr>
            </w:pPr>
            <w:r>
              <w:rPr>
                <w:rFonts w:ascii="Calibri Light" w:hAnsi="Calibri Light" w:cs="Arial"/>
              </w:rPr>
              <w:t>Primary Contact person name</w:t>
            </w:r>
          </w:p>
        </w:tc>
      </w:tr>
      <w:tr w:rsidR="00D75A5E" w14:paraId="7FF402EB" w14:textId="77777777" w:rsidTr="00D168BB">
        <w:trPr>
          <w:cantSplit/>
          <w:trHeight w:val="432"/>
        </w:trPr>
        <w:tc>
          <w:tcPr>
            <w:tcW w:w="2988" w:type="dxa"/>
            <w:vAlign w:val="center"/>
          </w:tcPr>
          <w:p w14:paraId="34904E89" w14:textId="77777777" w:rsidR="00D75A5E" w:rsidRDefault="00D75A5E" w:rsidP="00D168BB">
            <w:pPr>
              <w:pStyle w:val="TableField-Left"/>
              <w:rPr>
                <w:rFonts w:ascii="Calibri Light" w:hAnsi="Calibri Light" w:cs="Arial"/>
              </w:rPr>
            </w:pPr>
            <w:r>
              <w:rPr>
                <w:rFonts w:ascii="Calibri Light" w:hAnsi="Calibri Light" w:cs="Arial"/>
              </w:rPr>
              <w:t>Start Date/Time</w:t>
            </w:r>
          </w:p>
        </w:tc>
        <w:tc>
          <w:tcPr>
            <w:tcW w:w="1710" w:type="dxa"/>
            <w:vAlign w:val="center"/>
          </w:tcPr>
          <w:p w14:paraId="1F21BCB5" w14:textId="77777777" w:rsidR="00D75A5E" w:rsidRDefault="00D75A5E" w:rsidP="00D168BB">
            <w:pPr>
              <w:pStyle w:val="TableField-Left"/>
              <w:rPr>
                <w:rFonts w:ascii="Calibri Light" w:hAnsi="Calibri Light" w:cs="Arial"/>
              </w:rPr>
            </w:pPr>
            <w:r>
              <w:rPr>
                <w:rFonts w:ascii="Calibri Light" w:hAnsi="Calibri Light" w:cs="Arial"/>
              </w:rPr>
              <w:t>Optional</w:t>
            </w:r>
          </w:p>
        </w:tc>
        <w:tc>
          <w:tcPr>
            <w:tcW w:w="4860" w:type="dxa"/>
            <w:vAlign w:val="center"/>
          </w:tcPr>
          <w:p w14:paraId="6C51248C" w14:textId="77777777" w:rsidR="00D75A5E" w:rsidRDefault="00D75A5E" w:rsidP="00D168BB">
            <w:pPr>
              <w:pStyle w:val="TableField-Left"/>
              <w:rPr>
                <w:rFonts w:ascii="Calibri Light" w:hAnsi="Calibri Light" w:cs="Arial"/>
              </w:rPr>
            </w:pPr>
            <w:r>
              <w:rPr>
                <w:rFonts w:ascii="Calibri Light" w:hAnsi="Calibri Light" w:cs="Arial"/>
              </w:rPr>
              <w:t xml:space="preserve">Start </w:t>
            </w:r>
            <w:r w:rsidR="00640F00">
              <w:rPr>
                <w:rFonts w:ascii="Calibri Light" w:hAnsi="Calibri Light" w:cs="Arial"/>
              </w:rPr>
              <w:t>Date/Time of the Activity</w:t>
            </w:r>
          </w:p>
        </w:tc>
      </w:tr>
      <w:tr w:rsidR="00D75A5E" w14:paraId="726E7B13" w14:textId="77777777" w:rsidTr="00D168BB">
        <w:trPr>
          <w:cantSplit/>
          <w:trHeight w:val="432"/>
        </w:trPr>
        <w:tc>
          <w:tcPr>
            <w:tcW w:w="2988" w:type="dxa"/>
            <w:vAlign w:val="center"/>
          </w:tcPr>
          <w:p w14:paraId="4F20FF82" w14:textId="77777777" w:rsidR="00D75A5E" w:rsidRDefault="00640F00" w:rsidP="00D168BB">
            <w:pPr>
              <w:pStyle w:val="TableField-Left"/>
              <w:rPr>
                <w:rFonts w:ascii="Calibri Light" w:hAnsi="Calibri Light" w:cs="Arial"/>
              </w:rPr>
            </w:pPr>
            <w:r>
              <w:rPr>
                <w:rFonts w:ascii="Calibri Light" w:hAnsi="Calibri Light" w:cs="Arial"/>
              </w:rPr>
              <w:t>Direction</w:t>
            </w:r>
          </w:p>
        </w:tc>
        <w:tc>
          <w:tcPr>
            <w:tcW w:w="1710" w:type="dxa"/>
            <w:vAlign w:val="center"/>
          </w:tcPr>
          <w:p w14:paraId="3FF70E18" w14:textId="77777777" w:rsidR="00D75A5E" w:rsidRDefault="00640F00" w:rsidP="00D168BB">
            <w:pPr>
              <w:pStyle w:val="TableField-Left"/>
              <w:rPr>
                <w:rFonts w:ascii="Calibri Light" w:hAnsi="Calibri Light" w:cs="Arial"/>
              </w:rPr>
            </w:pPr>
            <w:r>
              <w:rPr>
                <w:rFonts w:ascii="Calibri Light" w:hAnsi="Calibri Light" w:cs="Arial"/>
              </w:rPr>
              <w:t>Required</w:t>
            </w:r>
          </w:p>
        </w:tc>
        <w:tc>
          <w:tcPr>
            <w:tcW w:w="4860" w:type="dxa"/>
            <w:vAlign w:val="center"/>
          </w:tcPr>
          <w:p w14:paraId="03E48FD4" w14:textId="77777777" w:rsidR="00D75A5E" w:rsidRDefault="00640F00" w:rsidP="00D168BB">
            <w:pPr>
              <w:pStyle w:val="TableField-Left"/>
              <w:rPr>
                <w:rFonts w:ascii="Calibri Light" w:hAnsi="Calibri Light" w:cs="Arial"/>
              </w:rPr>
            </w:pPr>
            <w:r>
              <w:rPr>
                <w:rFonts w:ascii="Calibri Light" w:hAnsi="Calibri Light" w:cs="Arial"/>
              </w:rPr>
              <w:t xml:space="preserve">Channel. </w:t>
            </w:r>
            <w:proofErr w:type="spellStart"/>
            <w:r>
              <w:rPr>
                <w:rFonts w:ascii="Calibri Light" w:hAnsi="Calibri Light" w:cs="Arial"/>
              </w:rPr>
              <w:t>Eg</w:t>
            </w:r>
            <w:proofErr w:type="spellEnd"/>
            <w:r>
              <w:rPr>
                <w:rFonts w:ascii="Calibri Light" w:hAnsi="Calibri Light" w:cs="Arial"/>
              </w:rPr>
              <w:t>. Inbound, Outbound</w:t>
            </w:r>
          </w:p>
        </w:tc>
      </w:tr>
      <w:tr w:rsidR="00D75A5E" w14:paraId="37B59340" w14:textId="77777777" w:rsidTr="00D168BB">
        <w:trPr>
          <w:cantSplit/>
          <w:trHeight w:val="432"/>
        </w:trPr>
        <w:tc>
          <w:tcPr>
            <w:tcW w:w="2988" w:type="dxa"/>
            <w:vAlign w:val="center"/>
          </w:tcPr>
          <w:p w14:paraId="1374778C" w14:textId="77777777" w:rsidR="00D75A5E" w:rsidRDefault="00640F00" w:rsidP="00D168BB">
            <w:pPr>
              <w:pStyle w:val="TableField-Left"/>
              <w:rPr>
                <w:rFonts w:ascii="Calibri Light" w:hAnsi="Calibri Light" w:cs="Arial"/>
              </w:rPr>
            </w:pPr>
            <w:r>
              <w:rPr>
                <w:rFonts w:ascii="Calibri Light" w:hAnsi="Calibri Light" w:cs="Arial"/>
              </w:rPr>
              <w:t>Category</w:t>
            </w:r>
          </w:p>
        </w:tc>
        <w:tc>
          <w:tcPr>
            <w:tcW w:w="1710" w:type="dxa"/>
            <w:vAlign w:val="center"/>
          </w:tcPr>
          <w:p w14:paraId="761B0235" w14:textId="77777777" w:rsidR="00D75A5E" w:rsidRDefault="00640F00" w:rsidP="00D168BB">
            <w:pPr>
              <w:pStyle w:val="TableField-Left"/>
              <w:rPr>
                <w:rFonts w:ascii="Calibri Light" w:hAnsi="Calibri Light" w:cs="Arial"/>
              </w:rPr>
            </w:pPr>
            <w:r>
              <w:rPr>
                <w:rFonts w:ascii="Calibri Light" w:hAnsi="Calibri Light" w:cs="Arial"/>
              </w:rPr>
              <w:t>Required</w:t>
            </w:r>
          </w:p>
        </w:tc>
        <w:tc>
          <w:tcPr>
            <w:tcW w:w="4860" w:type="dxa"/>
            <w:vAlign w:val="center"/>
          </w:tcPr>
          <w:p w14:paraId="0530AEFB" w14:textId="477C86CB" w:rsidR="00D75A5E" w:rsidRDefault="00A27A40" w:rsidP="00A27A40">
            <w:pPr>
              <w:pStyle w:val="TableField-Left"/>
              <w:rPr>
                <w:rFonts w:ascii="Calibri Light" w:hAnsi="Calibri Light" w:cs="Arial"/>
              </w:rPr>
            </w:pPr>
            <w:r>
              <w:rPr>
                <w:rFonts w:ascii="Calibri Light" w:hAnsi="Calibri Light" w:cs="Arial"/>
              </w:rPr>
              <w:t>Category of an Activity</w:t>
            </w:r>
          </w:p>
        </w:tc>
      </w:tr>
      <w:tr w:rsidR="0094613F" w14:paraId="35440EB4" w14:textId="77777777" w:rsidTr="00D168BB">
        <w:trPr>
          <w:cantSplit/>
          <w:trHeight w:val="432"/>
          <w:ins w:id="175" w:author="Tuan Yap" w:date="2019-06-20T13:47:00Z"/>
        </w:trPr>
        <w:tc>
          <w:tcPr>
            <w:tcW w:w="2988" w:type="dxa"/>
            <w:vAlign w:val="center"/>
          </w:tcPr>
          <w:p w14:paraId="7222D374" w14:textId="0EF4D1B5" w:rsidR="0094613F" w:rsidRDefault="0094613F" w:rsidP="00D168BB">
            <w:pPr>
              <w:pStyle w:val="TableField-Left"/>
              <w:rPr>
                <w:ins w:id="176" w:author="Tuan Yap" w:date="2019-06-20T13:47:00Z"/>
                <w:rFonts w:ascii="Calibri Light" w:hAnsi="Calibri Light" w:cs="Arial"/>
              </w:rPr>
            </w:pPr>
            <w:ins w:id="177" w:author="Tuan Yap" w:date="2019-06-20T13:47:00Z">
              <w:r>
                <w:rPr>
                  <w:rFonts w:ascii="Calibri Light" w:hAnsi="Calibri Light" w:cs="Arial"/>
                </w:rPr>
                <w:t>Sub Category</w:t>
              </w:r>
            </w:ins>
          </w:p>
        </w:tc>
        <w:tc>
          <w:tcPr>
            <w:tcW w:w="1710" w:type="dxa"/>
            <w:vAlign w:val="center"/>
          </w:tcPr>
          <w:p w14:paraId="3D16F0C4" w14:textId="611DB6B6" w:rsidR="0094613F" w:rsidRDefault="0094613F" w:rsidP="00D168BB">
            <w:pPr>
              <w:pStyle w:val="TableField-Left"/>
              <w:rPr>
                <w:ins w:id="178" w:author="Tuan Yap" w:date="2019-06-20T13:47:00Z"/>
                <w:rFonts w:ascii="Calibri Light" w:hAnsi="Calibri Light" w:cs="Arial"/>
              </w:rPr>
            </w:pPr>
            <w:ins w:id="179" w:author="Tuan Yap" w:date="2019-06-20T13:47:00Z">
              <w:r>
                <w:rPr>
                  <w:rFonts w:ascii="Calibri Light" w:hAnsi="Calibri Light" w:cs="Arial"/>
                </w:rPr>
                <w:t>Optional</w:t>
              </w:r>
            </w:ins>
          </w:p>
        </w:tc>
        <w:tc>
          <w:tcPr>
            <w:tcW w:w="4860" w:type="dxa"/>
            <w:vAlign w:val="center"/>
          </w:tcPr>
          <w:p w14:paraId="341F7123" w14:textId="4BF75988" w:rsidR="0094613F" w:rsidRDefault="0094613F" w:rsidP="00A27A40">
            <w:pPr>
              <w:pStyle w:val="TableField-Left"/>
              <w:rPr>
                <w:ins w:id="180" w:author="Tuan Yap" w:date="2019-06-20T13:47:00Z"/>
                <w:rFonts w:ascii="Calibri Light" w:hAnsi="Calibri Light" w:cs="Arial"/>
              </w:rPr>
            </w:pPr>
            <w:ins w:id="181" w:author="Tuan Yap" w:date="2019-06-20T13:47:00Z">
              <w:r>
                <w:rPr>
                  <w:rFonts w:ascii="Calibri Light" w:hAnsi="Calibri Light" w:cs="Arial"/>
                </w:rPr>
                <w:t>Sub category of an Activity</w:t>
              </w:r>
            </w:ins>
          </w:p>
        </w:tc>
      </w:tr>
      <w:tr w:rsidR="00D75A5E" w14:paraId="7FE293A8" w14:textId="77777777" w:rsidTr="00D168BB">
        <w:trPr>
          <w:cantSplit/>
          <w:trHeight w:val="432"/>
        </w:trPr>
        <w:tc>
          <w:tcPr>
            <w:tcW w:w="2988" w:type="dxa"/>
            <w:vAlign w:val="center"/>
          </w:tcPr>
          <w:p w14:paraId="4BDEBD57" w14:textId="77777777" w:rsidR="00D75A5E" w:rsidRDefault="00640F00" w:rsidP="00D168BB">
            <w:pPr>
              <w:pStyle w:val="TableField-Left"/>
              <w:rPr>
                <w:rFonts w:ascii="Calibri Light" w:hAnsi="Calibri Light" w:cs="Arial"/>
              </w:rPr>
            </w:pPr>
            <w:r>
              <w:rPr>
                <w:rFonts w:ascii="Calibri Light" w:hAnsi="Calibri Light" w:cs="Arial"/>
              </w:rPr>
              <w:t>Priority</w:t>
            </w:r>
          </w:p>
        </w:tc>
        <w:tc>
          <w:tcPr>
            <w:tcW w:w="1710" w:type="dxa"/>
            <w:vAlign w:val="center"/>
          </w:tcPr>
          <w:p w14:paraId="3B128A33" w14:textId="77777777" w:rsidR="00D75A5E" w:rsidRDefault="00640F00" w:rsidP="00D168BB">
            <w:pPr>
              <w:pStyle w:val="TableField-Left"/>
              <w:rPr>
                <w:rFonts w:ascii="Calibri Light" w:hAnsi="Calibri Light" w:cs="Arial"/>
              </w:rPr>
            </w:pPr>
            <w:r>
              <w:rPr>
                <w:rFonts w:ascii="Calibri Light" w:hAnsi="Calibri Light" w:cs="Arial"/>
              </w:rPr>
              <w:t>Required</w:t>
            </w:r>
          </w:p>
        </w:tc>
        <w:tc>
          <w:tcPr>
            <w:tcW w:w="4860" w:type="dxa"/>
            <w:vAlign w:val="center"/>
          </w:tcPr>
          <w:p w14:paraId="514C86F7" w14:textId="77777777" w:rsidR="00D75A5E" w:rsidRDefault="00640F00" w:rsidP="00D168BB">
            <w:pPr>
              <w:pStyle w:val="TableField-Left"/>
              <w:rPr>
                <w:rFonts w:ascii="Calibri Light" w:hAnsi="Calibri Light" w:cs="Arial"/>
              </w:rPr>
            </w:pPr>
            <w:r>
              <w:rPr>
                <w:rFonts w:ascii="Calibri Light" w:hAnsi="Calibri Light" w:cs="Arial"/>
              </w:rPr>
              <w:t>Priority</w:t>
            </w:r>
          </w:p>
        </w:tc>
      </w:tr>
      <w:tr w:rsidR="00640F00" w14:paraId="4217AE87" w14:textId="77777777" w:rsidTr="00D168BB">
        <w:trPr>
          <w:cantSplit/>
          <w:trHeight w:val="432"/>
        </w:trPr>
        <w:tc>
          <w:tcPr>
            <w:tcW w:w="2988" w:type="dxa"/>
            <w:vAlign w:val="center"/>
          </w:tcPr>
          <w:p w14:paraId="3247A3BF" w14:textId="77777777" w:rsidR="00640F00" w:rsidRDefault="00640F00" w:rsidP="00D168BB">
            <w:pPr>
              <w:pStyle w:val="TableField-Left"/>
              <w:rPr>
                <w:rFonts w:ascii="Calibri Light" w:hAnsi="Calibri Light" w:cs="Arial"/>
              </w:rPr>
            </w:pPr>
            <w:r>
              <w:rPr>
                <w:rFonts w:ascii="Calibri Light" w:hAnsi="Calibri Light" w:cs="Arial"/>
              </w:rPr>
              <w:t>Status</w:t>
            </w:r>
          </w:p>
        </w:tc>
        <w:tc>
          <w:tcPr>
            <w:tcW w:w="1710" w:type="dxa"/>
            <w:vAlign w:val="center"/>
          </w:tcPr>
          <w:p w14:paraId="016198DA" w14:textId="77777777" w:rsidR="00640F00" w:rsidRDefault="00640F00" w:rsidP="00D168BB">
            <w:pPr>
              <w:pStyle w:val="TableField-Left"/>
              <w:rPr>
                <w:rFonts w:ascii="Calibri Light" w:hAnsi="Calibri Light" w:cs="Arial"/>
              </w:rPr>
            </w:pPr>
            <w:r>
              <w:rPr>
                <w:rFonts w:ascii="Calibri Light" w:hAnsi="Calibri Light" w:cs="Arial"/>
              </w:rPr>
              <w:t>Display</w:t>
            </w:r>
          </w:p>
        </w:tc>
        <w:tc>
          <w:tcPr>
            <w:tcW w:w="4860" w:type="dxa"/>
            <w:vAlign w:val="center"/>
          </w:tcPr>
          <w:p w14:paraId="18319B18" w14:textId="77777777" w:rsidR="00640F00" w:rsidRDefault="00640F00" w:rsidP="00D168BB">
            <w:pPr>
              <w:pStyle w:val="TableField-Left"/>
              <w:rPr>
                <w:rFonts w:ascii="Calibri Light" w:hAnsi="Calibri Light" w:cs="Arial"/>
              </w:rPr>
            </w:pPr>
            <w:r>
              <w:rPr>
                <w:rFonts w:ascii="Calibri Light" w:hAnsi="Calibri Light" w:cs="Arial"/>
              </w:rPr>
              <w:t>Status</w:t>
            </w:r>
          </w:p>
        </w:tc>
      </w:tr>
      <w:tr w:rsidR="00640F00" w14:paraId="75830FE5" w14:textId="77777777" w:rsidTr="00D168BB">
        <w:trPr>
          <w:cantSplit/>
          <w:trHeight w:val="432"/>
        </w:trPr>
        <w:tc>
          <w:tcPr>
            <w:tcW w:w="2988" w:type="dxa"/>
            <w:vAlign w:val="center"/>
          </w:tcPr>
          <w:p w14:paraId="218F48F9" w14:textId="77777777" w:rsidR="00640F00" w:rsidRDefault="00640F00" w:rsidP="00D168BB">
            <w:pPr>
              <w:pStyle w:val="TableField-Left"/>
              <w:rPr>
                <w:rFonts w:ascii="Calibri Light" w:hAnsi="Calibri Light" w:cs="Arial"/>
              </w:rPr>
            </w:pPr>
            <w:r>
              <w:rPr>
                <w:rFonts w:ascii="Calibri Light" w:hAnsi="Calibri Light" w:cs="Arial"/>
              </w:rPr>
              <w:t>Owner</w:t>
            </w:r>
          </w:p>
        </w:tc>
        <w:tc>
          <w:tcPr>
            <w:tcW w:w="1710" w:type="dxa"/>
            <w:vAlign w:val="center"/>
          </w:tcPr>
          <w:p w14:paraId="10EF4509" w14:textId="77777777" w:rsidR="00640F00" w:rsidRDefault="00640F00" w:rsidP="00D168BB">
            <w:pPr>
              <w:pStyle w:val="TableField-Left"/>
              <w:rPr>
                <w:rFonts w:ascii="Calibri Light" w:hAnsi="Calibri Light" w:cs="Arial"/>
              </w:rPr>
            </w:pPr>
            <w:r>
              <w:rPr>
                <w:rFonts w:ascii="Calibri Light" w:hAnsi="Calibri Light" w:cs="Arial"/>
              </w:rPr>
              <w:t>Required</w:t>
            </w:r>
          </w:p>
        </w:tc>
        <w:tc>
          <w:tcPr>
            <w:tcW w:w="4860" w:type="dxa"/>
            <w:vAlign w:val="center"/>
          </w:tcPr>
          <w:p w14:paraId="4638362C" w14:textId="77777777" w:rsidR="00640F00" w:rsidRDefault="00640F00" w:rsidP="00D168BB">
            <w:pPr>
              <w:pStyle w:val="TableField-Left"/>
              <w:rPr>
                <w:rFonts w:ascii="Calibri Light" w:hAnsi="Calibri Light" w:cs="Arial"/>
              </w:rPr>
            </w:pPr>
            <w:r>
              <w:rPr>
                <w:rFonts w:ascii="Calibri Light" w:hAnsi="Calibri Light" w:cs="Arial"/>
              </w:rPr>
              <w:t>Creation user name</w:t>
            </w:r>
          </w:p>
        </w:tc>
      </w:tr>
      <w:tr w:rsidR="00640F00" w14:paraId="6C796038" w14:textId="77777777" w:rsidTr="00D168BB">
        <w:trPr>
          <w:cantSplit/>
          <w:trHeight w:val="432"/>
        </w:trPr>
        <w:tc>
          <w:tcPr>
            <w:tcW w:w="2988" w:type="dxa"/>
            <w:vAlign w:val="center"/>
          </w:tcPr>
          <w:p w14:paraId="4005C332" w14:textId="77777777" w:rsidR="00640F00" w:rsidRDefault="00640F00" w:rsidP="00D168BB">
            <w:pPr>
              <w:pStyle w:val="TableField-Left"/>
              <w:rPr>
                <w:rFonts w:ascii="Calibri Light" w:hAnsi="Calibri Light" w:cs="Arial"/>
              </w:rPr>
            </w:pPr>
            <w:r>
              <w:rPr>
                <w:rFonts w:ascii="Calibri Light" w:hAnsi="Calibri Light" w:cs="Arial"/>
              </w:rPr>
              <w:t>Campaign</w:t>
            </w:r>
          </w:p>
        </w:tc>
        <w:tc>
          <w:tcPr>
            <w:tcW w:w="1710" w:type="dxa"/>
            <w:vAlign w:val="center"/>
          </w:tcPr>
          <w:p w14:paraId="381E2A82" w14:textId="77777777" w:rsidR="00640F00" w:rsidRDefault="00640F00" w:rsidP="00D168BB">
            <w:pPr>
              <w:pStyle w:val="TableField-Left"/>
              <w:rPr>
                <w:rFonts w:ascii="Calibri Light" w:hAnsi="Calibri Light" w:cs="Arial"/>
              </w:rPr>
            </w:pPr>
            <w:r>
              <w:rPr>
                <w:rFonts w:ascii="Calibri Light" w:hAnsi="Calibri Light" w:cs="Arial"/>
              </w:rPr>
              <w:t>Optional</w:t>
            </w:r>
          </w:p>
        </w:tc>
        <w:tc>
          <w:tcPr>
            <w:tcW w:w="4860" w:type="dxa"/>
            <w:vAlign w:val="center"/>
          </w:tcPr>
          <w:p w14:paraId="785192CB" w14:textId="53ED0C03" w:rsidR="00640F00" w:rsidRDefault="00640F00" w:rsidP="00D168BB">
            <w:pPr>
              <w:pStyle w:val="TableField-Left"/>
              <w:rPr>
                <w:rFonts w:ascii="Calibri Light" w:hAnsi="Calibri Light" w:cs="Arial"/>
              </w:rPr>
            </w:pPr>
            <w:del w:id="182" w:author="Tuan Yap" w:date="2019-06-20T13:47:00Z">
              <w:r w:rsidDel="0094613F">
                <w:rPr>
                  <w:rFonts w:ascii="Calibri Light" w:hAnsi="Calibri Light" w:cs="Arial"/>
                </w:rPr>
                <w:delText>N/A for SCE. Will be made hidden</w:delText>
              </w:r>
            </w:del>
            <w:ins w:id="183" w:author="Tuan Yap" w:date="2019-06-20T13:47:00Z">
              <w:r w:rsidR="0094613F">
                <w:rPr>
                  <w:rFonts w:ascii="Calibri Light" w:hAnsi="Calibri Light" w:cs="Arial"/>
                </w:rPr>
                <w:t xml:space="preserve">For </w:t>
              </w:r>
            </w:ins>
            <w:ins w:id="184" w:author="Tuan Yap" w:date="2019-06-20T13:50:00Z">
              <w:r w:rsidR="0094613F">
                <w:rPr>
                  <w:rFonts w:ascii="Calibri Light" w:hAnsi="Calibri Light" w:cs="Arial"/>
                </w:rPr>
                <w:t>Territory Management use only</w:t>
              </w:r>
            </w:ins>
          </w:p>
        </w:tc>
      </w:tr>
      <w:tr w:rsidR="00640F00" w14:paraId="7D31202B" w14:textId="77777777" w:rsidTr="00D168BB">
        <w:trPr>
          <w:cantSplit/>
          <w:trHeight w:val="432"/>
        </w:trPr>
        <w:tc>
          <w:tcPr>
            <w:tcW w:w="2988" w:type="dxa"/>
            <w:vAlign w:val="center"/>
          </w:tcPr>
          <w:p w14:paraId="076D2288" w14:textId="77777777" w:rsidR="00640F00" w:rsidRDefault="00640F00" w:rsidP="00D168BB">
            <w:pPr>
              <w:pStyle w:val="TableField-Left"/>
              <w:rPr>
                <w:rFonts w:ascii="Calibri Light" w:hAnsi="Calibri Light" w:cs="Arial"/>
              </w:rPr>
            </w:pPr>
            <w:r>
              <w:rPr>
                <w:rFonts w:ascii="Calibri Light" w:hAnsi="Calibri Light" w:cs="Arial"/>
              </w:rPr>
              <w:t>Sales Territory</w:t>
            </w:r>
          </w:p>
        </w:tc>
        <w:tc>
          <w:tcPr>
            <w:tcW w:w="1710" w:type="dxa"/>
            <w:vAlign w:val="center"/>
          </w:tcPr>
          <w:p w14:paraId="00D27B53" w14:textId="77777777" w:rsidR="00640F00" w:rsidRDefault="00640F00" w:rsidP="00D168BB">
            <w:pPr>
              <w:pStyle w:val="TableField-Left"/>
              <w:rPr>
                <w:rFonts w:ascii="Calibri Light" w:hAnsi="Calibri Light" w:cs="Arial"/>
              </w:rPr>
            </w:pPr>
            <w:r>
              <w:rPr>
                <w:rFonts w:ascii="Calibri Light" w:hAnsi="Calibri Light" w:cs="Arial"/>
              </w:rPr>
              <w:t>Optional</w:t>
            </w:r>
          </w:p>
        </w:tc>
        <w:tc>
          <w:tcPr>
            <w:tcW w:w="4860" w:type="dxa"/>
            <w:vAlign w:val="center"/>
          </w:tcPr>
          <w:p w14:paraId="25D1D04F" w14:textId="56B8AE37" w:rsidR="00640F00" w:rsidRDefault="00640F00" w:rsidP="00D168BB">
            <w:pPr>
              <w:pStyle w:val="TableField-Left"/>
              <w:rPr>
                <w:rFonts w:ascii="Calibri Light" w:hAnsi="Calibri Light" w:cs="Arial"/>
              </w:rPr>
            </w:pPr>
            <w:del w:id="185" w:author="Tuan Yap" w:date="2019-06-20T13:50:00Z">
              <w:r w:rsidDel="0094613F">
                <w:rPr>
                  <w:rFonts w:ascii="Calibri Light" w:hAnsi="Calibri Light" w:cs="Arial"/>
                </w:rPr>
                <w:delText>N/A for SCE. Will be made hidden</w:delText>
              </w:r>
            </w:del>
            <w:ins w:id="186" w:author="Tuan Yap" w:date="2019-06-20T13:50:00Z">
              <w:r w:rsidR="0094613F">
                <w:rPr>
                  <w:rFonts w:ascii="Calibri Light" w:hAnsi="Calibri Light" w:cs="Arial"/>
                </w:rPr>
                <w:t>For Territory Management use only</w:t>
              </w:r>
            </w:ins>
          </w:p>
        </w:tc>
      </w:tr>
      <w:tr w:rsidR="00640F00" w14:paraId="2EBB6207" w14:textId="77777777" w:rsidTr="00D168BB">
        <w:trPr>
          <w:cantSplit/>
          <w:trHeight w:val="432"/>
        </w:trPr>
        <w:tc>
          <w:tcPr>
            <w:tcW w:w="2988" w:type="dxa"/>
            <w:vAlign w:val="center"/>
          </w:tcPr>
          <w:p w14:paraId="60AC032C" w14:textId="77777777" w:rsidR="00640F00" w:rsidRDefault="00640F00" w:rsidP="00D168BB">
            <w:pPr>
              <w:pStyle w:val="TableField-Left"/>
              <w:rPr>
                <w:rFonts w:ascii="Calibri Light" w:hAnsi="Calibri Light" w:cs="Arial"/>
              </w:rPr>
            </w:pPr>
            <w:r>
              <w:rPr>
                <w:rFonts w:ascii="Calibri Light" w:hAnsi="Calibri Light" w:cs="Arial"/>
              </w:rPr>
              <w:t>Notes</w:t>
            </w:r>
          </w:p>
        </w:tc>
        <w:tc>
          <w:tcPr>
            <w:tcW w:w="1710" w:type="dxa"/>
            <w:vAlign w:val="center"/>
          </w:tcPr>
          <w:p w14:paraId="4202A6A5" w14:textId="77777777" w:rsidR="00640F00" w:rsidRDefault="00640F00" w:rsidP="00D168BB">
            <w:pPr>
              <w:pStyle w:val="TableField-Left"/>
              <w:rPr>
                <w:rFonts w:ascii="Calibri Light" w:hAnsi="Calibri Light" w:cs="Arial"/>
              </w:rPr>
            </w:pPr>
            <w:r>
              <w:rPr>
                <w:rFonts w:ascii="Calibri Light" w:hAnsi="Calibri Light" w:cs="Arial"/>
              </w:rPr>
              <w:t>Optional</w:t>
            </w:r>
          </w:p>
        </w:tc>
        <w:tc>
          <w:tcPr>
            <w:tcW w:w="4860" w:type="dxa"/>
            <w:vAlign w:val="center"/>
          </w:tcPr>
          <w:p w14:paraId="7ABFE4D9" w14:textId="77777777" w:rsidR="00640F00" w:rsidRDefault="00640F00" w:rsidP="00D168BB">
            <w:pPr>
              <w:pStyle w:val="TableField-Left"/>
              <w:rPr>
                <w:rFonts w:ascii="Calibri Light" w:hAnsi="Calibri Light" w:cs="Arial"/>
              </w:rPr>
            </w:pPr>
            <w:r>
              <w:rPr>
                <w:rFonts w:ascii="Calibri Light" w:hAnsi="Calibri Light" w:cs="Arial"/>
              </w:rPr>
              <w:t>Activity long text</w:t>
            </w:r>
          </w:p>
        </w:tc>
      </w:tr>
    </w:tbl>
    <w:p w14:paraId="65AC707F" w14:textId="77777777" w:rsidR="00D75A5E" w:rsidRDefault="00D75A5E" w:rsidP="00D66A8A">
      <w:pPr>
        <w:pStyle w:val="Heading3Text"/>
        <w:rPr>
          <w:rFonts w:ascii="Calibri Light" w:hAnsi="Calibri Light"/>
        </w:rPr>
      </w:pPr>
    </w:p>
    <w:p w14:paraId="64C8E9CD" w14:textId="5DC78231" w:rsidR="00A27A40" w:rsidRPr="006B24F0" w:rsidRDefault="00A27A40" w:rsidP="00A27A40">
      <w:pPr>
        <w:pStyle w:val="Heading3"/>
        <w:keepNext/>
        <w:numPr>
          <w:ilvl w:val="2"/>
          <w:numId w:val="20"/>
        </w:numPr>
        <w:tabs>
          <w:tab w:val="left" w:pos="1440"/>
        </w:tabs>
        <w:spacing w:before="120" w:after="120"/>
        <w:rPr>
          <w:rFonts w:ascii="Calibri Light" w:hAnsi="Calibri Light"/>
        </w:rPr>
      </w:pPr>
      <w:bookmarkStart w:id="187" w:name="_Toc512193958"/>
      <w:r>
        <w:rPr>
          <w:rFonts w:ascii="Calibri Light" w:hAnsi="Calibri Light"/>
        </w:rPr>
        <w:lastRenderedPageBreak/>
        <w:t>Create Ticket</w:t>
      </w:r>
      <w:bookmarkEnd w:id="187"/>
    </w:p>
    <w:p w14:paraId="0ABE5A02" w14:textId="61599747" w:rsidR="00A27A40" w:rsidRDefault="00A27A40" w:rsidP="00A27A40">
      <w:pPr>
        <w:pStyle w:val="Heading3Text"/>
        <w:ind w:left="720"/>
        <w:rPr>
          <w:rFonts w:ascii="Calibri Light" w:hAnsi="Calibri Light"/>
        </w:rPr>
      </w:pPr>
      <w:r w:rsidRPr="006B24F0">
        <w:rPr>
          <w:rFonts w:ascii="Calibri Light" w:hAnsi="Calibri Light"/>
        </w:rPr>
        <w:t xml:space="preserve">The following data elements will be used </w:t>
      </w:r>
      <w:r>
        <w:rPr>
          <w:rFonts w:ascii="Calibri Light" w:hAnsi="Calibri Light"/>
        </w:rPr>
        <w:t>by Ticket creation in Hybris C4C</w:t>
      </w:r>
      <w:r w:rsidRPr="006B24F0">
        <w:rPr>
          <w:rFonts w:ascii="Calibri Light" w:hAnsi="Calibri Light"/>
        </w:rPr>
        <w:t>.</w:t>
      </w:r>
    </w:p>
    <w:p w14:paraId="438FADDB" w14:textId="4B941FC4" w:rsidR="00A27A40" w:rsidRDefault="0094613F" w:rsidP="0094613F">
      <w:pPr>
        <w:pStyle w:val="Heading3Text"/>
        <w:ind w:left="0"/>
        <w:rPr>
          <w:ins w:id="188" w:author="Tuan Yap" w:date="2019-06-20T13:52:00Z"/>
          <w:rFonts w:ascii="Calibri Light" w:hAnsi="Calibri Light"/>
        </w:rPr>
      </w:pPr>
      <w:ins w:id="189" w:author="Tuan Yap" w:date="2019-06-20T13:54:00Z">
        <w:r>
          <w:rPr>
            <w:noProof/>
            <w:lang w:eastAsia="en-US"/>
          </w:rPr>
          <w:drawing>
            <wp:inline distT="0" distB="0" distL="0" distR="0" wp14:anchorId="0C938E7A" wp14:editId="2913F574">
              <wp:extent cx="5943600" cy="3343275"/>
              <wp:effectExtent l="0" t="0" r="0" b="9525"/>
              <wp:docPr id="50179" name="Picture 5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343275"/>
                      </a:xfrm>
                      <a:prstGeom prst="rect">
                        <a:avLst/>
                      </a:prstGeom>
                    </pic:spPr>
                  </pic:pic>
                </a:graphicData>
              </a:graphic>
            </wp:inline>
          </w:drawing>
        </w:r>
      </w:ins>
    </w:p>
    <w:p w14:paraId="7A0D8E0F" w14:textId="450D5B08" w:rsidR="00A27A40" w:rsidRDefault="00A27A40" w:rsidP="00A27A40">
      <w:pPr>
        <w:pStyle w:val="Heading3Text"/>
        <w:ind w:left="0"/>
        <w:rPr>
          <w:rFonts w:ascii="Calibri Light" w:hAnsi="Calibri Light"/>
        </w:rPr>
      </w:pP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16"/>
        <w:gridCol w:w="1686"/>
        <w:gridCol w:w="4712"/>
      </w:tblGrid>
      <w:tr w:rsidR="00A27A40" w:rsidRPr="006B24F0" w14:paraId="4AB84068" w14:textId="77777777" w:rsidTr="0094613F">
        <w:trPr>
          <w:cantSplit/>
          <w:trHeight w:val="432"/>
          <w:tblHeader/>
        </w:trPr>
        <w:tc>
          <w:tcPr>
            <w:tcW w:w="2916" w:type="dxa"/>
            <w:tcBorders>
              <w:top w:val="threeDEmboss" w:sz="6" w:space="0" w:color="auto"/>
              <w:bottom w:val="threeDEmboss" w:sz="6" w:space="0" w:color="auto"/>
            </w:tcBorders>
            <w:shd w:val="clear" w:color="auto" w:fill="F9FBAF"/>
            <w:vAlign w:val="center"/>
          </w:tcPr>
          <w:p w14:paraId="750FDE0A" w14:textId="77777777" w:rsidR="00A27A40" w:rsidRPr="006B24F0" w:rsidRDefault="00A27A40" w:rsidP="001A673A">
            <w:pPr>
              <w:pStyle w:val="TableHeader-Left"/>
              <w:rPr>
                <w:rFonts w:ascii="Calibri Light" w:hAnsi="Calibri Light" w:cs="Arial"/>
              </w:rPr>
            </w:pPr>
            <w:r w:rsidRPr="006B24F0">
              <w:rPr>
                <w:rFonts w:ascii="Calibri Light" w:hAnsi="Calibri Light" w:cs="Arial"/>
              </w:rPr>
              <w:t>Field</w:t>
            </w:r>
          </w:p>
        </w:tc>
        <w:tc>
          <w:tcPr>
            <w:tcW w:w="1686" w:type="dxa"/>
            <w:tcBorders>
              <w:top w:val="threeDEmboss" w:sz="6" w:space="0" w:color="auto"/>
              <w:bottom w:val="threeDEmboss" w:sz="6" w:space="0" w:color="auto"/>
            </w:tcBorders>
            <w:shd w:val="clear" w:color="auto" w:fill="F9FBAF"/>
            <w:vAlign w:val="center"/>
          </w:tcPr>
          <w:p w14:paraId="7CC62AED" w14:textId="77777777" w:rsidR="00A27A40" w:rsidRPr="006B24F0" w:rsidRDefault="00A27A40" w:rsidP="001A673A">
            <w:pPr>
              <w:pStyle w:val="TableHeader-Left"/>
              <w:rPr>
                <w:rFonts w:ascii="Calibri Light" w:hAnsi="Calibri Light" w:cs="Arial"/>
              </w:rPr>
            </w:pPr>
            <w:r w:rsidRPr="006B24F0">
              <w:rPr>
                <w:rFonts w:ascii="Calibri Light" w:hAnsi="Calibri Light" w:cs="Arial"/>
              </w:rPr>
              <w:t>Type</w:t>
            </w:r>
          </w:p>
        </w:tc>
        <w:tc>
          <w:tcPr>
            <w:tcW w:w="4712" w:type="dxa"/>
            <w:tcBorders>
              <w:top w:val="threeDEmboss" w:sz="6" w:space="0" w:color="auto"/>
              <w:bottom w:val="threeDEmboss" w:sz="6" w:space="0" w:color="auto"/>
            </w:tcBorders>
            <w:shd w:val="clear" w:color="auto" w:fill="F9FBAF"/>
            <w:vAlign w:val="center"/>
          </w:tcPr>
          <w:p w14:paraId="5969CBB2" w14:textId="77777777" w:rsidR="00A27A40" w:rsidRPr="006B24F0" w:rsidRDefault="00A27A40" w:rsidP="001A673A">
            <w:pPr>
              <w:pStyle w:val="TableHeader-Left"/>
              <w:rPr>
                <w:rFonts w:ascii="Calibri Light" w:hAnsi="Calibri Light" w:cs="Arial"/>
              </w:rPr>
            </w:pPr>
            <w:r w:rsidRPr="006B24F0">
              <w:rPr>
                <w:rFonts w:ascii="Calibri Light" w:hAnsi="Calibri Light" w:cs="Arial"/>
              </w:rPr>
              <w:t>Comments</w:t>
            </w:r>
          </w:p>
        </w:tc>
      </w:tr>
      <w:tr w:rsidR="00A27A40" w:rsidRPr="006B24F0" w14:paraId="0AA2BEED" w14:textId="77777777" w:rsidTr="0094613F">
        <w:trPr>
          <w:cantSplit/>
          <w:trHeight w:val="432"/>
        </w:trPr>
        <w:tc>
          <w:tcPr>
            <w:tcW w:w="2916" w:type="dxa"/>
            <w:tcBorders>
              <w:top w:val="threeDEmboss" w:sz="6" w:space="0" w:color="auto"/>
            </w:tcBorders>
            <w:vAlign w:val="center"/>
          </w:tcPr>
          <w:p w14:paraId="198BC055" w14:textId="0A1B64D8" w:rsidR="00A27A40" w:rsidRPr="006B24F0" w:rsidRDefault="00A27A40" w:rsidP="001A673A">
            <w:pPr>
              <w:pStyle w:val="TableField-Left"/>
              <w:rPr>
                <w:rFonts w:ascii="Calibri Light" w:hAnsi="Calibri Light" w:cs="Arial"/>
              </w:rPr>
            </w:pPr>
            <w:r>
              <w:rPr>
                <w:rFonts w:ascii="Calibri Light" w:hAnsi="Calibri Light" w:cs="Arial"/>
              </w:rPr>
              <w:t>ID</w:t>
            </w:r>
          </w:p>
        </w:tc>
        <w:tc>
          <w:tcPr>
            <w:tcW w:w="1686" w:type="dxa"/>
            <w:tcBorders>
              <w:top w:val="threeDEmboss" w:sz="6" w:space="0" w:color="auto"/>
            </w:tcBorders>
            <w:vAlign w:val="center"/>
          </w:tcPr>
          <w:p w14:paraId="215E3B99" w14:textId="57F855E9" w:rsidR="00A27A40" w:rsidRPr="006B24F0" w:rsidRDefault="00A27A40" w:rsidP="001A673A">
            <w:pPr>
              <w:pStyle w:val="TableField-Left"/>
              <w:rPr>
                <w:rFonts w:ascii="Calibri Light" w:hAnsi="Calibri Light" w:cs="Arial"/>
              </w:rPr>
            </w:pPr>
            <w:r>
              <w:rPr>
                <w:rFonts w:ascii="Calibri Light" w:hAnsi="Calibri Light" w:cs="Arial"/>
              </w:rPr>
              <w:t>Display</w:t>
            </w:r>
          </w:p>
        </w:tc>
        <w:tc>
          <w:tcPr>
            <w:tcW w:w="4712" w:type="dxa"/>
            <w:tcBorders>
              <w:top w:val="threeDEmboss" w:sz="6" w:space="0" w:color="auto"/>
            </w:tcBorders>
            <w:vAlign w:val="center"/>
          </w:tcPr>
          <w:p w14:paraId="37211155" w14:textId="6D04A242" w:rsidR="00A27A40" w:rsidRPr="006B24F0" w:rsidRDefault="00A27A40" w:rsidP="001A673A">
            <w:pPr>
              <w:pStyle w:val="TableField-Left"/>
              <w:rPr>
                <w:rFonts w:ascii="Calibri Light" w:hAnsi="Calibri Light" w:cs="Arial"/>
              </w:rPr>
            </w:pPr>
            <w:r>
              <w:rPr>
                <w:rFonts w:ascii="Calibri Light" w:hAnsi="Calibri Light" w:cs="Arial"/>
              </w:rPr>
              <w:t>Ticket number</w:t>
            </w:r>
          </w:p>
        </w:tc>
      </w:tr>
      <w:tr w:rsidR="00A27A40" w:rsidRPr="006B24F0" w14:paraId="36BF484D" w14:textId="21101227" w:rsidTr="0094613F">
        <w:trPr>
          <w:cantSplit/>
          <w:trHeight w:val="432"/>
        </w:trPr>
        <w:tc>
          <w:tcPr>
            <w:tcW w:w="2916" w:type="dxa"/>
            <w:vAlign w:val="center"/>
          </w:tcPr>
          <w:p w14:paraId="208343CB" w14:textId="63354AA2" w:rsidR="00A27A40" w:rsidRPr="006B24F0" w:rsidRDefault="00A27A40" w:rsidP="001A673A">
            <w:pPr>
              <w:pStyle w:val="TableField-Left"/>
              <w:rPr>
                <w:rFonts w:ascii="Calibri Light" w:hAnsi="Calibri Light" w:cs="Arial"/>
              </w:rPr>
            </w:pPr>
            <w:r>
              <w:rPr>
                <w:rFonts w:ascii="Calibri Light" w:hAnsi="Calibri Light" w:cs="Arial"/>
              </w:rPr>
              <w:t>Type</w:t>
            </w:r>
          </w:p>
        </w:tc>
        <w:tc>
          <w:tcPr>
            <w:tcW w:w="1686" w:type="dxa"/>
            <w:vAlign w:val="center"/>
          </w:tcPr>
          <w:p w14:paraId="66CC9757" w14:textId="0E7D0F82" w:rsidR="00A27A40" w:rsidRPr="006B24F0" w:rsidRDefault="00A27A40" w:rsidP="001A673A">
            <w:pPr>
              <w:pStyle w:val="TableField-Left"/>
              <w:rPr>
                <w:rFonts w:ascii="Calibri Light" w:hAnsi="Calibri Light" w:cs="Arial"/>
              </w:rPr>
            </w:pPr>
            <w:r>
              <w:rPr>
                <w:rFonts w:ascii="Calibri Light" w:hAnsi="Calibri Light" w:cs="Arial"/>
              </w:rPr>
              <w:t>Mandatory</w:t>
            </w:r>
          </w:p>
        </w:tc>
        <w:tc>
          <w:tcPr>
            <w:tcW w:w="4712" w:type="dxa"/>
            <w:vAlign w:val="center"/>
          </w:tcPr>
          <w:p w14:paraId="6AAFA604" w14:textId="1B35AB4D" w:rsidR="001A673A" w:rsidRDefault="00A27A40" w:rsidP="001A673A">
            <w:pPr>
              <w:pStyle w:val="TableField-Left"/>
              <w:rPr>
                <w:rFonts w:ascii="Calibri Light" w:hAnsi="Calibri Light" w:cs="Arial"/>
              </w:rPr>
            </w:pPr>
            <w:r>
              <w:rPr>
                <w:rFonts w:ascii="Calibri Light" w:hAnsi="Calibri Light" w:cs="Arial"/>
              </w:rPr>
              <w:t xml:space="preserve">Type of Ticket. </w:t>
            </w:r>
          </w:p>
          <w:p w14:paraId="51D6C137" w14:textId="6EC89BDB" w:rsidR="00A27A40" w:rsidRPr="006B24F0" w:rsidRDefault="001A673A" w:rsidP="001A673A">
            <w:pPr>
              <w:pStyle w:val="TableField-Left"/>
              <w:rPr>
                <w:rFonts w:ascii="Calibri Light" w:hAnsi="Calibri Light" w:cs="Arial"/>
              </w:rPr>
            </w:pPr>
            <w:r>
              <w:rPr>
                <w:rFonts w:ascii="Calibri Light" w:hAnsi="Calibri Light" w:cs="Arial"/>
              </w:rPr>
              <w:t>‘</w:t>
            </w:r>
            <w:r w:rsidR="00A27A40">
              <w:rPr>
                <w:rFonts w:ascii="Calibri Light" w:hAnsi="Calibri Light" w:cs="Arial"/>
              </w:rPr>
              <w:t>Service Request</w:t>
            </w:r>
            <w:r>
              <w:rPr>
                <w:rFonts w:ascii="Calibri Light" w:hAnsi="Calibri Light" w:cs="Arial"/>
              </w:rPr>
              <w:t>’ will be defaulted</w:t>
            </w:r>
            <w:r w:rsidR="00A27A40">
              <w:rPr>
                <w:rFonts w:ascii="Calibri Light" w:hAnsi="Calibri Light" w:cs="Arial"/>
              </w:rPr>
              <w:t>.</w:t>
            </w:r>
          </w:p>
        </w:tc>
      </w:tr>
      <w:tr w:rsidR="001A673A" w:rsidRPr="006B24F0" w14:paraId="7B394860" w14:textId="77777777" w:rsidTr="0094613F">
        <w:trPr>
          <w:cantSplit/>
          <w:trHeight w:val="432"/>
        </w:trPr>
        <w:tc>
          <w:tcPr>
            <w:tcW w:w="2916" w:type="dxa"/>
            <w:vAlign w:val="center"/>
          </w:tcPr>
          <w:p w14:paraId="1BA02046" w14:textId="5F9A8B4D" w:rsidR="001A673A" w:rsidRDefault="001A673A" w:rsidP="001A673A">
            <w:pPr>
              <w:pStyle w:val="TableField-Left"/>
              <w:rPr>
                <w:rFonts w:ascii="Calibri Light" w:hAnsi="Calibri Light" w:cs="Arial"/>
              </w:rPr>
            </w:pPr>
            <w:r>
              <w:rPr>
                <w:rFonts w:ascii="Calibri Light" w:hAnsi="Calibri Light" w:cs="Arial"/>
              </w:rPr>
              <w:t>Source</w:t>
            </w:r>
          </w:p>
        </w:tc>
        <w:tc>
          <w:tcPr>
            <w:tcW w:w="1686" w:type="dxa"/>
            <w:vAlign w:val="center"/>
          </w:tcPr>
          <w:p w14:paraId="6902DAF2" w14:textId="46DEEFB3" w:rsidR="001A673A" w:rsidRDefault="001A673A" w:rsidP="001A673A">
            <w:pPr>
              <w:pStyle w:val="TableField-Left"/>
              <w:rPr>
                <w:rFonts w:ascii="Calibri Light" w:hAnsi="Calibri Light" w:cs="Arial"/>
              </w:rPr>
            </w:pPr>
            <w:r>
              <w:rPr>
                <w:rFonts w:ascii="Calibri Light" w:hAnsi="Calibri Light" w:cs="Arial"/>
              </w:rPr>
              <w:t>Mandatory</w:t>
            </w:r>
          </w:p>
        </w:tc>
        <w:tc>
          <w:tcPr>
            <w:tcW w:w="4712" w:type="dxa"/>
            <w:vAlign w:val="center"/>
          </w:tcPr>
          <w:p w14:paraId="68C75761" w14:textId="77777777" w:rsidR="001A673A" w:rsidRDefault="001A673A" w:rsidP="001A673A">
            <w:pPr>
              <w:pStyle w:val="TableField-Left"/>
              <w:rPr>
                <w:rFonts w:ascii="Calibri Light" w:hAnsi="Calibri Light" w:cs="Arial"/>
              </w:rPr>
            </w:pPr>
            <w:r>
              <w:rPr>
                <w:rFonts w:ascii="Calibri Light" w:hAnsi="Calibri Light" w:cs="Arial"/>
              </w:rPr>
              <w:t xml:space="preserve">Channel used to create ticket. </w:t>
            </w:r>
          </w:p>
          <w:p w14:paraId="2D9654A0" w14:textId="5D539608" w:rsidR="001A673A" w:rsidRDefault="001A673A" w:rsidP="001A673A">
            <w:pPr>
              <w:pStyle w:val="TableField-Left"/>
              <w:rPr>
                <w:rFonts w:ascii="Calibri Light" w:hAnsi="Calibri Light" w:cs="Arial"/>
              </w:rPr>
            </w:pPr>
            <w:r>
              <w:rPr>
                <w:rFonts w:ascii="Calibri Light" w:hAnsi="Calibri Light" w:cs="Arial"/>
              </w:rPr>
              <w:t>‘Manual Data Entry’ will be defaulted.</w:t>
            </w:r>
          </w:p>
        </w:tc>
      </w:tr>
      <w:tr w:rsidR="001A673A" w:rsidRPr="006B24F0" w14:paraId="6C987982" w14:textId="77777777" w:rsidTr="0094613F">
        <w:trPr>
          <w:cantSplit/>
          <w:trHeight w:val="432"/>
        </w:trPr>
        <w:tc>
          <w:tcPr>
            <w:tcW w:w="2916" w:type="dxa"/>
            <w:vAlign w:val="center"/>
          </w:tcPr>
          <w:p w14:paraId="7450AB77" w14:textId="41717B67" w:rsidR="001A673A" w:rsidRDefault="001A673A" w:rsidP="001A673A">
            <w:pPr>
              <w:pStyle w:val="TableField-Left"/>
              <w:rPr>
                <w:rFonts w:ascii="Calibri Light" w:hAnsi="Calibri Light" w:cs="Arial"/>
              </w:rPr>
            </w:pPr>
            <w:r>
              <w:rPr>
                <w:rFonts w:ascii="Calibri Light" w:hAnsi="Calibri Light" w:cs="Arial"/>
              </w:rPr>
              <w:t>Employee</w:t>
            </w:r>
          </w:p>
        </w:tc>
        <w:tc>
          <w:tcPr>
            <w:tcW w:w="1686" w:type="dxa"/>
            <w:vAlign w:val="center"/>
          </w:tcPr>
          <w:p w14:paraId="55CEDF74" w14:textId="399800F3" w:rsidR="001A673A" w:rsidRDefault="001A673A" w:rsidP="001A673A">
            <w:pPr>
              <w:pStyle w:val="TableField-Left"/>
              <w:rPr>
                <w:rFonts w:ascii="Calibri Light" w:hAnsi="Calibri Light" w:cs="Arial"/>
              </w:rPr>
            </w:pPr>
            <w:r>
              <w:rPr>
                <w:rFonts w:ascii="Calibri Light" w:hAnsi="Calibri Light" w:cs="Arial"/>
              </w:rPr>
              <w:t>Optional</w:t>
            </w:r>
          </w:p>
        </w:tc>
        <w:tc>
          <w:tcPr>
            <w:tcW w:w="4712" w:type="dxa"/>
            <w:vAlign w:val="center"/>
          </w:tcPr>
          <w:p w14:paraId="7C5F3C47" w14:textId="17693EA6" w:rsidR="001A673A" w:rsidRDefault="001A673A" w:rsidP="001A673A">
            <w:pPr>
              <w:pStyle w:val="TableField-Left"/>
              <w:rPr>
                <w:rFonts w:ascii="Calibri Light" w:hAnsi="Calibri Light" w:cs="Arial"/>
              </w:rPr>
            </w:pPr>
            <w:r>
              <w:rPr>
                <w:rFonts w:ascii="Calibri Light" w:hAnsi="Calibri Light" w:cs="Arial"/>
              </w:rPr>
              <w:t>Person the ticket is assigned to</w:t>
            </w:r>
          </w:p>
        </w:tc>
      </w:tr>
      <w:tr w:rsidR="00A27A40" w:rsidRPr="006B24F0" w14:paraId="2F49A815" w14:textId="77777777" w:rsidTr="0094613F">
        <w:trPr>
          <w:cantSplit/>
          <w:trHeight w:val="432"/>
        </w:trPr>
        <w:tc>
          <w:tcPr>
            <w:tcW w:w="2916" w:type="dxa"/>
            <w:vAlign w:val="center"/>
          </w:tcPr>
          <w:p w14:paraId="63458C56" w14:textId="592D9E41" w:rsidR="00A27A40" w:rsidRPr="006B24F0" w:rsidRDefault="00A27A40" w:rsidP="001A673A">
            <w:pPr>
              <w:pStyle w:val="TableField-Left"/>
              <w:rPr>
                <w:rFonts w:ascii="Calibri Light" w:hAnsi="Calibri Light" w:cs="Arial"/>
              </w:rPr>
            </w:pPr>
            <w:r>
              <w:rPr>
                <w:rFonts w:ascii="Calibri Light" w:hAnsi="Calibri Light" w:cs="Arial"/>
              </w:rPr>
              <w:t>Service Category</w:t>
            </w:r>
          </w:p>
        </w:tc>
        <w:tc>
          <w:tcPr>
            <w:tcW w:w="1686" w:type="dxa"/>
            <w:vAlign w:val="center"/>
          </w:tcPr>
          <w:p w14:paraId="7E259B53" w14:textId="461D16B4" w:rsidR="00A27A40" w:rsidRPr="006B24F0" w:rsidRDefault="00A27A40" w:rsidP="001A673A">
            <w:pPr>
              <w:pStyle w:val="TableField-Left"/>
              <w:rPr>
                <w:rFonts w:ascii="Calibri Light" w:hAnsi="Calibri Light" w:cs="Arial"/>
              </w:rPr>
            </w:pPr>
            <w:r>
              <w:rPr>
                <w:rFonts w:ascii="Calibri Light" w:hAnsi="Calibri Light" w:cs="Arial"/>
              </w:rPr>
              <w:t>Mandatory</w:t>
            </w:r>
          </w:p>
        </w:tc>
        <w:tc>
          <w:tcPr>
            <w:tcW w:w="4712" w:type="dxa"/>
            <w:vAlign w:val="center"/>
          </w:tcPr>
          <w:p w14:paraId="03C4C86D" w14:textId="64FCDCB1" w:rsidR="00A27A40" w:rsidRPr="006B24F0" w:rsidRDefault="00A27A40" w:rsidP="001A673A">
            <w:pPr>
              <w:pStyle w:val="TableField-Left"/>
              <w:rPr>
                <w:rFonts w:ascii="Calibri Light" w:hAnsi="Calibri Light" w:cs="Arial"/>
              </w:rPr>
            </w:pPr>
            <w:r>
              <w:rPr>
                <w:rFonts w:ascii="Calibri Light" w:hAnsi="Calibri Light" w:cs="Arial"/>
              </w:rPr>
              <w:t>Category of the Ticket</w:t>
            </w:r>
          </w:p>
        </w:tc>
      </w:tr>
      <w:tr w:rsidR="00103087" w:rsidRPr="006B24F0" w14:paraId="3A885094" w14:textId="77777777" w:rsidTr="0094613F">
        <w:trPr>
          <w:cantSplit/>
          <w:trHeight w:val="432"/>
        </w:trPr>
        <w:tc>
          <w:tcPr>
            <w:tcW w:w="2916" w:type="dxa"/>
            <w:vAlign w:val="center"/>
          </w:tcPr>
          <w:p w14:paraId="40016CCB" w14:textId="5DA63A21" w:rsidR="00103087" w:rsidRDefault="00103087" w:rsidP="001A673A">
            <w:pPr>
              <w:pStyle w:val="TableField-Left"/>
              <w:rPr>
                <w:rFonts w:ascii="Calibri Light" w:hAnsi="Calibri Light" w:cs="Arial"/>
              </w:rPr>
            </w:pPr>
            <w:r>
              <w:rPr>
                <w:rFonts w:ascii="Calibri Light" w:hAnsi="Calibri Light" w:cs="Arial"/>
              </w:rPr>
              <w:t>Cause Category</w:t>
            </w:r>
          </w:p>
        </w:tc>
        <w:tc>
          <w:tcPr>
            <w:tcW w:w="1686" w:type="dxa"/>
            <w:vAlign w:val="center"/>
          </w:tcPr>
          <w:p w14:paraId="11B79166" w14:textId="4D10F08F" w:rsidR="00103087" w:rsidRDefault="00103087" w:rsidP="001A673A">
            <w:pPr>
              <w:pStyle w:val="TableField-Left"/>
              <w:rPr>
                <w:rFonts w:ascii="Calibri Light" w:hAnsi="Calibri Light" w:cs="Arial"/>
              </w:rPr>
            </w:pPr>
            <w:r>
              <w:rPr>
                <w:rFonts w:ascii="Calibri Light" w:hAnsi="Calibri Light" w:cs="Arial"/>
              </w:rPr>
              <w:t>Optional</w:t>
            </w:r>
          </w:p>
        </w:tc>
        <w:tc>
          <w:tcPr>
            <w:tcW w:w="4712" w:type="dxa"/>
            <w:vAlign w:val="center"/>
          </w:tcPr>
          <w:p w14:paraId="4A51ADE0" w14:textId="1DE97F5C" w:rsidR="00103087" w:rsidRDefault="00103087" w:rsidP="001A673A">
            <w:pPr>
              <w:pStyle w:val="TableField-Left"/>
              <w:rPr>
                <w:rFonts w:ascii="Calibri Light" w:hAnsi="Calibri Light" w:cs="Arial"/>
              </w:rPr>
            </w:pPr>
            <w:r>
              <w:rPr>
                <w:rFonts w:ascii="Calibri Light" w:hAnsi="Calibri Light" w:cs="Arial"/>
              </w:rPr>
              <w:t>Sub category of the Ticket</w:t>
            </w:r>
          </w:p>
        </w:tc>
      </w:tr>
      <w:tr w:rsidR="00A27A40" w:rsidRPr="006B24F0" w14:paraId="1ADBAE22" w14:textId="77777777" w:rsidTr="0094613F">
        <w:trPr>
          <w:cantSplit/>
          <w:trHeight w:val="432"/>
        </w:trPr>
        <w:tc>
          <w:tcPr>
            <w:tcW w:w="2916" w:type="dxa"/>
            <w:vAlign w:val="center"/>
          </w:tcPr>
          <w:p w14:paraId="0DEA9467" w14:textId="168F9342" w:rsidR="00A27A40" w:rsidRDefault="001A673A" w:rsidP="001A673A">
            <w:pPr>
              <w:pStyle w:val="TableField-Left"/>
              <w:rPr>
                <w:rFonts w:ascii="Calibri Light" w:hAnsi="Calibri Light" w:cs="Arial"/>
              </w:rPr>
            </w:pPr>
            <w:r>
              <w:rPr>
                <w:rFonts w:ascii="Calibri Light" w:hAnsi="Calibri Light" w:cs="Arial"/>
              </w:rPr>
              <w:t>Priority</w:t>
            </w:r>
          </w:p>
        </w:tc>
        <w:tc>
          <w:tcPr>
            <w:tcW w:w="1686" w:type="dxa"/>
            <w:vAlign w:val="center"/>
          </w:tcPr>
          <w:p w14:paraId="7B4BD92E" w14:textId="1D10F89C" w:rsidR="00A27A40" w:rsidRDefault="001A673A" w:rsidP="001A673A">
            <w:pPr>
              <w:pStyle w:val="TableField-Left"/>
              <w:rPr>
                <w:rFonts w:ascii="Calibri Light" w:hAnsi="Calibri Light" w:cs="Arial"/>
              </w:rPr>
            </w:pPr>
            <w:r>
              <w:rPr>
                <w:rFonts w:ascii="Calibri Light" w:hAnsi="Calibri Light" w:cs="Arial"/>
              </w:rPr>
              <w:t>Optional</w:t>
            </w:r>
          </w:p>
        </w:tc>
        <w:tc>
          <w:tcPr>
            <w:tcW w:w="4712" w:type="dxa"/>
            <w:vAlign w:val="center"/>
          </w:tcPr>
          <w:p w14:paraId="27D7BF89" w14:textId="2F1E43E7" w:rsidR="00A27A40" w:rsidRDefault="001A673A" w:rsidP="001A673A">
            <w:pPr>
              <w:pStyle w:val="TableField-Left"/>
              <w:rPr>
                <w:rFonts w:ascii="Calibri Light" w:hAnsi="Calibri Light" w:cs="Arial"/>
              </w:rPr>
            </w:pPr>
            <w:r>
              <w:rPr>
                <w:rFonts w:ascii="Calibri Light" w:hAnsi="Calibri Light" w:cs="Arial"/>
              </w:rPr>
              <w:t>Priority of the Ticket</w:t>
            </w:r>
          </w:p>
        </w:tc>
      </w:tr>
      <w:tr w:rsidR="00A27A40" w:rsidRPr="006B24F0" w14:paraId="1E83024F" w14:textId="77777777" w:rsidTr="0094613F">
        <w:trPr>
          <w:cantSplit/>
          <w:trHeight w:val="432"/>
        </w:trPr>
        <w:tc>
          <w:tcPr>
            <w:tcW w:w="2916" w:type="dxa"/>
            <w:vAlign w:val="center"/>
          </w:tcPr>
          <w:p w14:paraId="39E5A4CB" w14:textId="22FC5B41" w:rsidR="00A27A40" w:rsidRDefault="00A27A40" w:rsidP="001A673A">
            <w:pPr>
              <w:pStyle w:val="TableField-Left"/>
              <w:rPr>
                <w:rFonts w:ascii="Calibri Light" w:hAnsi="Calibri Light" w:cs="Arial"/>
              </w:rPr>
            </w:pPr>
            <w:r>
              <w:rPr>
                <w:rFonts w:ascii="Calibri Light" w:hAnsi="Calibri Light" w:cs="Arial"/>
              </w:rPr>
              <w:t>Agent</w:t>
            </w:r>
          </w:p>
        </w:tc>
        <w:tc>
          <w:tcPr>
            <w:tcW w:w="1686" w:type="dxa"/>
            <w:vAlign w:val="center"/>
          </w:tcPr>
          <w:p w14:paraId="39EFC1D5" w14:textId="46459C30" w:rsidR="00A27A40" w:rsidRDefault="00A27A40" w:rsidP="001A673A">
            <w:pPr>
              <w:pStyle w:val="TableField-Left"/>
              <w:rPr>
                <w:rFonts w:ascii="Calibri Light" w:hAnsi="Calibri Light" w:cs="Arial"/>
              </w:rPr>
            </w:pPr>
            <w:r>
              <w:rPr>
                <w:rFonts w:ascii="Calibri Light" w:hAnsi="Calibri Light" w:cs="Arial"/>
              </w:rPr>
              <w:t>Display</w:t>
            </w:r>
          </w:p>
        </w:tc>
        <w:tc>
          <w:tcPr>
            <w:tcW w:w="4712" w:type="dxa"/>
            <w:vAlign w:val="center"/>
          </w:tcPr>
          <w:p w14:paraId="3DEBEA29" w14:textId="7785B387" w:rsidR="00A27A40" w:rsidRDefault="00A27A40" w:rsidP="001A673A">
            <w:pPr>
              <w:pStyle w:val="TableField-Left"/>
              <w:rPr>
                <w:rFonts w:ascii="Calibri Light" w:hAnsi="Calibri Light" w:cs="Arial"/>
              </w:rPr>
            </w:pPr>
            <w:r>
              <w:rPr>
                <w:rFonts w:ascii="Calibri Light" w:hAnsi="Calibri Light" w:cs="Arial"/>
              </w:rPr>
              <w:t>Person that created the ticket</w:t>
            </w:r>
          </w:p>
        </w:tc>
      </w:tr>
      <w:tr w:rsidR="00A27A40" w:rsidRPr="006B24F0" w14:paraId="4B7FF97B" w14:textId="77777777" w:rsidTr="0094613F">
        <w:trPr>
          <w:cantSplit/>
          <w:trHeight w:val="432"/>
        </w:trPr>
        <w:tc>
          <w:tcPr>
            <w:tcW w:w="2916" w:type="dxa"/>
            <w:vAlign w:val="center"/>
          </w:tcPr>
          <w:p w14:paraId="6A32705C" w14:textId="0B664729" w:rsidR="00A27A40" w:rsidRDefault="001A673A" w:rsidP="001A673A">
            <w:pPr>
              <w:pStyle w:val="TableField-Left"/>
              <w:rPr>
                <w:rFonts w:ascii="Calibri Light" w:hAnsi="Calibri Light" w:cs="Arial"/>
              </w:rPr>
            </w:pPr>
            <w:r>
              <w:rPr>
                <w:rFonts w:ascii="Calibri Light" w:hAnsi="Calibri Light" w:cs="Arial"/>
              </w:rPr>
              <w:t>Subject</w:t>
            </w:r>
          </w:p>
        </w:tc>
        <w:tc>
          <w:tcPr>
            <w:tcW w:w="1686" w:type="dxa"/>
            <w:vAlign w:val="center"/>
          </w:tcPr>
          <w:p w14:paraId="2C0D7428" w14:textId="6DC49668" w:rsidR="00A27A40" w:rsidRDefault="001A673A" w:rsidP="001A673A">
            <w:pPr>
              <w:pStyle w:val="TableField-Left"/>
              <w:rPr>
                <w:rFonts w:ascii="Calibri Light" w:hAnsi="Calibri Light" w:cs="Arial"/>
              </w:rPr>
            </w:pPr>
            <w:r>
              <w:rPr>
                <w:rFonts w:ascii="Calibri Light" w:hAnsi="Calibri Light" w:cs="Arial"/>
              </w:rPr>
              <w:t>Mandatory</w:t>
            </w:r>
          </w:p>
        </w:tc>
        <w:tc>
          <w:tcPr>
            <w:tcW w:w="4712" w:type="dxa"/>
            <w:vAlign w:val="center"/>
          </w:tcPr>
          <w:p w14:paraId="1B2DEA3D" w14:textId="29CAFB8F" w:rsidR="00A27A40" w:rsidRDefault="001A673A" w:rsidP="001A673A">
            <w:pPr>
              <w:pStyle w:val="TableField-Left"/>
              <w:rPr>
                <w:rFonts w:ascii="Calibri Light" w:hAnsi="Calibri Light" w:cs="Arial"/>
              </w:rPr>
            </w:pPr>
            <w:r>
              <w:rPr>
                <w:rFonts w:ascii="Calibri Light" w:hAnsi="Calibri Light" w:cs="Arial"/>
              </w:rPr>
              <w:t>Title of the Ticket. Free text field.</w:t>
            </w:r>
          </w:p>
        </w:tc>
      </w:tr>
      <w:tr w:rsidR="001A673A" w:rsidRPr="006B24F0" w14:paraId="45A94FC6" w14:textId="77777777" w:rsidTr="0094613F">
        <w:trPr>
          <w:cantSplit/>
          <w:trHeight w:val="432"/>
        </w:trPr>
        <w:tc>
          <w:tcPr>
            <w:tcW w:w="2916" w:type="dxa"/>
            <w:vAlign w:val="center"/>
          </w:tcPr>
          <w:p w14:paraId="2272A74C" w14:textId="6B216674" w:rsidR="001A673A" w:rsidRDefault="001A673A" w:rsidP="001A673A">
            <w:pPr>
              <w:pStyle w:val="TableField-Left"/>
              <w:rPr>
                <w:rFonts w:ascii="Calibri Light" w:hAnsi="Calibri Light" w:cs="Arial"/>
              </w:rPr>
            </w:pPr>
            <w:r>
              <w:rPr>
                <w:rFonts w:ascii="Calibri Light" w:hAnsi="Calibri Light" w:cs="Arial"/>
              </w:rPr>
              <w:t>Description</w:t>
            </w:r>
          </w:p>
        </w:tc>
        <w:tc>
          <w:tcPr>
            <w:tcW w:w="1686" w:type="dxa"/>
            <w:vAlign w:val="center"/>
          </w:tcPr>
          <w:p w14:paraId="2388E5FA" w14:textId="7B64513F" w:rsidR="001A673A" w:rsidRDefault="001A673A" w:rsidP="001A673A">
            <w:pPr>
              <w:pStyle w:val="TableField-Left"/>
              <w:rPr>
                <w:rFonts w:ascii="Calibri Light" w:hAnsi="Calibri Light" w:cs="Arial"/>
              </w:rPr>
            </w:pPr>
            <w:r>
              <w:rPr>
                <w:rFonts w:ascii="Calibri Light" w:hAnsi="Calibri Light" w:cs="Arial"/>
              </w:rPr>
              <w:t>Optional</w:t>
            </w:r>
          </w:p>
        </w:tc>
        <w:tc>
          <w:tcPr>
            <w:tcW w:w="4712" w:type="dxa"/>
            <w:vAlign w:val="center"/>
          </w:tcPr>
          <w:p w14:paraId="55EB79B7" w14:textId="528DC74F" w:rsidR="001A673A" w:rsidRDefault="001A673A" w:rsidP="001A673A">
            <w:pPr>
              <w:pStyle w:val="TableField-Left"/>
              <w:rPr>
                <w:rFonts w:ascii="Calibri Light" w:hAnsi="Calibri Light" w:cs="Arial"/>
              </w:rPr>
            </w:pPr>
            <w:r>
              <w:rPr>
                <w:rFonts w:ascii="Calibri Light" w:hAnsi="Calibri Light" w:cs="Arial"/>
              </w:rPr>
              <w:t>Long text of the Ticket</w:t>
            </w:r>
          </w:p>
        </w:tc>
      </w:tr>
      <w:tr w:rsidR="00044151" w:rsidRPr="006B24F0" w14:paraId="71B3BD4A" w14:textId="77777777" w:rsidTr="0094613F">
        <w:trPr>
          <w:cantSplit/>
          <w:trHeight w:val="432"/>
          <w:ins w:id="190" w:author="Tuan Yap" w:date="2019-06-20T14:04:00Z"/>
        </w:trPr>
        <w:tc>
          <w:tcPr>
            <w:tcW w:w="2916" w:type="dxa"/>
            <w:vAlign w:val="center"/>
          </w:tcPr>
          <w:p w14:paraId="2B2EBC69" w14:textId="1771AC62" w:rsidR="00044151" w:rsidRDefault="00044151" w:rsidP="001A673A">
            <w:pPr>
              <w:pStyle w:val="TableField-Left"/>
              <w:rPr>
                <w:ins w:id="191" w:author="Tuan Yap" w:date="2019-06-20T14:04:00Z"/>
                <w:rFonts w:ascii="Calibri Light" w:hAnsi="Calibri Light" w:cs="Arial"/>
              </w:rPr>
            </w:pPr>
            <w:ins w:id="192" w:author="Tuan Yap" w:date="2019-06-20T14:04:00Z">
              <w:r>
                <w:rPr>
                  <w:rFonts w:ascii="Calibri Light" w:hAnsi="Calibri Light" w:cs="Arial"/>
                </w:rPr>
                <w:t>Reported by</w:t>
              </w:r>
            </w:ins>
          </w:p>
        </w:tc>
        <w:tc>
          <w:tcPr>
            <w:tcW w:w="1686" w:type="dxa"/>
            <w:vAlign w:val="center"/>
          </w:tcPr>
          <w:p w14:paraId="3AFED8B1" w14:textId="7EEEDFAC" w:rsidR="00044151" w:rsidRDefault="00044151" w:rsidP="001A673A">
            <w:pPr>
              <w:pStyle w:val="TableField-Left"/>
              <w:rPr>
                <w:ins w:id="193" w:author="Tuan Yap" w:date="2019-06-20T14:04:00Z"/>
                <w:rFonts w:ascii="Calibri Light" w:hAnsi="Calibri Light" w:cs="Arial"/>
              </w:rPr>
            </w:pPr>
            <w:ins w:id="194" w:author="Tuan Yap" w:date="2019-06-20T14:04:00Z">
              <w:r>
                <w:rPr>
                  <w:rFonts w:ascii="Calibri Light" w:hAnsi="Calibri Light" w:cs="Arial"/>
                </w:rPr>
                <w:t>Optional</w:t>
              </w:r>
            </w:ins>
          </w:p>
        </w:tc>
        <w:tc>
          <w:tcPr>
            <w:tcW w:w="4712" w:type="dxa"/>
            <w:vAlign w:val="center"/>
          </w:tcPr>
          <w:p w14:paraId="5DCBE241" w14:textId="30C38E61" w:rsidR="00044151" w:rsidRDefault="00044151" w:rsidP="00D56F3A">
            <w:pPr>
              <w:pStyle w:val="TableField-Left"/>
              <w:rPr>
                <w:ins w:id="195" w:author="Tuan Yap" w:date="2019-06-20T14:04:00Z"/>
                <w:rFonts w:ascii="Calibri Light" w:hAnsi="Calibri Light" w:cs="Arial"/>
              </w:rPr>
            </w:pPr>
            <w:ins w:id="196" w:author="Tuan Yap" w:date="2019-06-20T14:07:00Z">
              <w:r>
                <w:rPr>
                  <w:rFonts w:ascii="Calibri Light" w:hAnsi="Calibri Light" w:cs="Arial"/>
                </w:rPr>
                <w:t xml:space="preserve">The </w:t>
              </w:r>
              <w:r w:rsidR="00D56F3A">
                <w:rPr>
                  <w:rFonts w:ascii="Calibri Light" w:hAnsi="Calibri Light" w:cs="Arial"/>
                </w:rPr>
                <w:t>person</w:t>
              </w:r>
              <w:r>
                <w:rPr>
                  <w:rFonts w:ascii="Calibri Light" w:hAnsi="Calibri Light" w:cs="Arial"/>
                </w:rPr>
                <w:t xml:space="preserve"> that reported the issue</w:t>
              </w:r>
            </w:ins>
          </w:p>
        </w:tc>
      </w:tr>
    </w:tbl>
    <w:p w14:paraId="6104F644" w14:textId="2950A811" w:rsidR="00A27A40" w:rsidRDefault="00A27A40" w:rsidP="00D66A8A">
      <w:pPr>
        <w:pStyle w:val="Heading3Text"/>
        <w:rPr>
          <w:rFonts w:ascii="Calibri Light" w:hAnsi="Calibri Light"/>
        </w:rPr>
      </w:pPr>
    </w:p>
    <w:p w14:paraId="6EA0C91F" w14:textId="77777777" w:rsidR="00A27A40" w:rsidRDefault="00A27A40" w:rsidP="00D66A8A">
      <w:pPr>
        <w:pStyle w:val="Heading3Text"/>
        <w:rPr>
          <w:rFonts w:ascii="Calibri Light" w:hAnsi="Calibri Light"/>
        </w:rPr>
      </w:pPr>
    </w:p>
    <w:p w14:paraId="23649CB1" w14:textId="77777777" w:rsidR="006E678B" w:rsidRPr="006B24F0" w:rsidRDefault="006E678B" w:rsidP="00D66A8A">
      <w:pPr>
        <w:pStyle w:val="Heading3Text"/>
        <w:rPr>
          <w:rFonts w:ascii="Calibri Light" w:hAnsi="Calibri Light"/>
        </w:rPr>
      </w:pPr>
    </w:p>
    <w:p w14:paraId="65DC02FF" w14:textId="77777777" w:rsidR="00D810DB" w:rsidRPr="006B24F0" w:rsidRDefault="00D810DB" w:rsidP="00AE07EE">
      <w:pPr>
        <w:pStyle w:val="Heading1Text"/>
        <w:numPr>
          <w:ilvl w:val="2"/>
          <w:numId w:val="5"/>
        </w:numPr>
        <w:rPr>
          <w:rFonts w:ascii="Calibri Light" w:hAnsi="Calibri Light" w:cs="Arial"/>
          <w:b/>
          <w:sz w:val="24"/>
        </w:rPr>
      </w:pPr>
      <w:bookmarkStart w:id="197" w:name="_Toc496015728"/>
      <w:r w:rsidRPr="006B24F0">
        <w:rPr>
          <w:rFonts w:ascii="Calibri Light" w:hAnsi="Calibri Light" w:cs="Arial"/>
          <w:b/>
          <w:sz w:val="24"/>
        </w:rPr>
        <w:t>Source Systems and Data Volumes</w:t>
      </w:r>
      <w:bookmarkEnd w:id="197"/>
    </w:p>
    <w:p w14:paraId="446BE287" w14:textId="77777777" w:rsidR="000E4DE9" w:rsidRDefault="000E4DE9" w:rsidP="00E6718B">
      <w:pPr>
        <w:pStyle w:val="Heading3Text"/>
        <w:numPr>
          <w:ilvl w:val="0"/>
          <w:numId w:val="12"/>
        </w:numPr>
        <w:rPr>
          <w:rFonts w:ascii="Calibri Light" w:hAnsi="Calibri Light"/>
        </w:rPr>
      </w:pPr>
      <w:r>
        <w:rPr>
          <w:rFonts w:ascii="Calibri Light" w:hAnsi="Calibri Light"/>
        </w:rPr>
        <w:t>Customer c</w:t>
      </w:r>
      <w:r w:rsidR="00E6718B">
        <w:rPr>
          <w:rFonts w:ascii="Calibri Light" w:hAnsi="Calibri Light"/>
        </w:rPr>
        <w:t xml:space="preserve">omplaints </w:t>
      </w:r>
      <w:r>
        <w:rPr>
          <w:rFonts w:ascii="Calibri Light" w:hAnsi="Calibri Light"/>
        </w:rPr>
        <w:t>handled:</w:t>
      </w:r>
    </w:p>
    <w:p w14:paraId="79DE327A" w14:textId="77777777" w:rsidR="000E4DE9" w:rsidRDefault="000E4DE9" w:rsidP="000E4DE9">
      <w:pPr>
        <w:pStyle w:val="Heading3Text"/>
        <w:numPr>
          <w:ilvl w:val="1"/>
          <w:numId w:val="12"/>
        </w:numPr>
        <w:rPr>
          <w:rFonts w:ascii="Calibri Light" w:hAnsi="Calibri Light"/>
        </w:rPr>
      </w:pPr>
      <w:r>
        <w:rPr>
          <w:rFonts w:ascii="Calibri Light" w:hAnsi="Calibri Light"/>
        </w:rPr>
        <w:t>4050 in 2015</w:t>
      </w:r>
    </w:p>
    <w:p w14:paraId="5C435F90" w14:textId="77777777" w:rsidR="000E4DE9" w:rsidRDefault="000E4DE9" w:rsidP="000E4DE9">
      <w:pPr>
        <w:pStyle w:val="Heading3Text"/>
        <w:numPr>
          <w:ilvl w:val="1"/>
          <w:numId w:val="12"/>
        </w:numPr>
        <w:rPr>
          <w:rFonts w:ascii="Calibri Light" w:hAnsi="Calibri Light"/>
        </w:rPr>
      </w:pPr>
      <w:r>
        <w:rPr>
          <w:rFonts w:ascii="Calibri Light" w:hAnsi="Calibri Light"/>
        </w:rPr>
        <w:t>4919 in 2016</w:t>
      </w:r>
    </w:p>
    <w:p w14:paraId="1FB61139" w14:textId="77777777" w:rsidR="00D810DB" w:rsidRDefault="00E6718B" w:rsidP="000E4DE9">
      <w:pPr>
        <w:pStyle w:val="Heading3Text"/>
        <w:numPr>
          <w:ilvl w:val="1"/>
          <w:numId w:val="12"/>
        </w:numPr>
        <w:rPr>
          <w:rFonts w:ascii="Calibri Light" w:hAnsi="Calibri Light"/>
        </w:rPr>
      </w:pPr>
      <w:r>
        <w:rPr>
          <w:rFonts w:ascii="Calibri Light" w:hAnsi="Calibri Light"/>
        </w:rPr>
        <w:t xml:space="preserve">4883 </w:t>
      </w:r>
      <w:r w:rsidR="000E4DE9">
        <w:rPr>
          <w:rFonts w:ascii="Calibri Light" w:hAnsi="Calibri Light"/>
        </w:rPr>
        <w:t>in 2017</w:t>
      </w:r>
    </w:p>
    <w:p w14:paraId="1B8AB8B4" w14:textId="77777777" w:rsidR="003141CB" w:rsidRDefault="003141CB" w:rsidP="00103087">
      <w:pPr>
        <w:pStyle w:val="Heading3Text"/>
        <w:ind w:left="1800"/>
        <w:rPr>
          <w:rFonts w:ascii="Calibri Light" w:hAnsi="Calibri Light"/>
        </w:rPr>
      </w:pPr>
    </w:p>
    <w:p w14:paraId="33DC8026" w14:textId="77777777" w:rsidR="003141CB" w:rsidRDefault="003141CB" w:rsidP="003141CB">
      <w:pPr>
        <w:pStyle w:val="Heading3Text"/>
        <w:numPr>
          <w:ilvl w:val="0"/>
          <w:numId w:val="12"/>
        </w:numPr>
        <w:rPr>
          <w:rFonts w:ascii="Calibri Light" w:hAnsi="Calibri Light"/>
        </w:rPr>
      </w:pPr>
      <w:r>
        <w:rPr>
          <w:rFonts w:ascii="Calibri Light" w:hAnsi="Calibri Light"/>
        </w:rPr>
        <w:t>Customer claim handled:</w:t>
      </w:r>
    </w:p>
    <w:p w14:paraId="2D2CF278" w14:textId="77777777" w:rsidR="003141CB" w:rsidRDefault="00C174FF" w:rsidP="003141CB">
      <w:pPr>
        <w:pStyle w:val="Heading3Text"/>
        <w:numPr>
          <w:ilvl w:val="1"/>
          <w:numId w:val="12"/>
        </w:numPr>
        <w:rPr>
          <w:rFonts w:ascii="Calibri Light" w:hAnsi="Calibri Light"/>
        </w:rPr>
      </w:pPr>
      <w:r w:rsidRPr="00C174FF">
        <w:rPr>
          <w:rFonts w:ascii="Calibri Light" w:hAnsi="Calibri Light"/>
        </w:rPr>
        <w:t>Average of 12,854 claims a year</w:t>
      </w:r>
    </w:p>
    <w:p w14:paraId="3C7B872A" w14:textId="77777777" w:rsidR="00C174FF" w:rsidRDefault="00C174FF" w:rsidP="00103087">
      <w:pPr>
        <w:pStyle w:val="Heading3Text"/>
        <w:ind w:left="1800"/>
        <w:rPr>
          <w:rFonts w:ascii="Calibri Light" w:hAnsi="Calibri Light"/>
        </w:rPr>
      </w:pPr>
    </w:p>
    <w:p w14:paraId="69FD19B1" w14:textId="77777777" w:rsidR="003141CB" w:rsidRDefault="003141CB" w:rsidP="00C174FF">
      <w:pPr>
        <w:pStyle w:val="Heading3Text"/>
        <w:rPr>
          <w:rFonts w:ascii="Calibri Light" w:hAnsi="Calibri Light"/>
        </w:rPr>
      </w:pPr>
    </w:p>
    <w:p w14:paraId="2DCF876C" w14:textId="77777777" w:rsidR="00E0118B" w:rsidRPr="006B24F0" w:rsidRDefault="008E1E7A" w:rsidP="001C2CA5">
      <w:pPr>
        <w:pStyle w:val="Heading2"/>
      </w:pPr>
      <w:bookmarkStart w:id="198" w:name="_Toc512193959"/>
      <w:r>
        <w:t>Cloud for Customer (</w:t>
      </w:r>
      <w:r w:rsidR="00722B55">
        <w:t xml:space="preserve">Hybris </w:t>
      </w:r>
      <w:r>
        <w:t>C4C)</w:t>
      </w:r>
      <w:r w:rsidR="00E0118B" w:rsidRPr="006B24F0">
        <w:t xml:space="preserve"> </w:t>
      </w:r>
      <w:bookmarkEnd w:id="158"/>
      <w:bookmarkEnd w:id="159"/>
      <w:r w:rsidR="00584616">
        <w:t>Integration</w:t>
      </w:r>
      <w:bookmarkEnd w:id="198"/>
    </w:p>
    <w:p w14:paraId="0D8B1833" w14:textId="77777777" w:rsidR="00E0118B" w:rsidRPr="006B24F0" w:rsidRDefault="00E0118B" w:rsidP="00AE07EE">
      <w:pPr>
        <w:pStyle w:val="Heading3"/>
        <w:keepNext/>
        <w:numPr>
          <w:ilvl w:val="2"/>
          <w:numId w:val="5"/>
        </w:numPr>
        <w:tabs>
          <w:tab w:val="left" w:pos="1440"/>
        </w:tabs>
        <w:spacing w:before="120" w:after="120"/>
        <w:ind w:left="1440" w:hanging="900"/>
        <w:rPr>
          <w:rFonts w:ascii="Calibri Light" w:hAnsi="Calibri Light"/>
        </w:rPr>
      </w:pPr>
      <w:bookmarkStart w:id="199" w:name="_Toc406588310"/>
      <w:bookmarkStart w:id="200" w:name="_Toc491613818"/>
      <w:bookmarkStart w:id="201" w:name="_Toc512193960"/>
      <w:r w:rsidRPr="006B24F0">
        <w:rPr>
          <w:rFonts w:ascii="Calibri Light" w:hAnsi="Calibri Light"/>
        </w:rPr>
        <w:t>Processes</w:t>
      </w:r>
      <w:bookmarkEnd w:id="199"/>
      <w:bookmarkEnd w:id="200"/>
      <w:bookmarkEnd w:id="201"/>
    </w:p>
    <w:p w14:paraId="2C2C0776" w14:textId="2EE9BDBB" w:rsidR="00E0118B" w:rsidRDefault="001A673A" w:rsidP="00E6718B">
      <w:pPr>
        <w:pStyle w:val="Heading3TextBulleted"/>
        <w:numPr>
          <w:ilvl w:val="0"/>
          <w:numId w:val="12"/>
        </w:numPr>
        <w:rPr>
          <w:ins w:id="202" w:author="Tuan Yap" w:date="2019-06-20T14:12:00Z"/>
          <w:rFonts w:ascii="Calibri Light" w:hAnsi="Calibri Light"/>
        </w:rPr>
      </w:pPr>
      <w:r>
        <w:rPr>
          <w:rFonts w:ascii="Calibri Light" w:hAnsi="Calibri Light"/>
        </w:rPr>
        <w:t xml:space="preserve">Ticket and </w:t>
      </w:r>
      <w:r w:rsidR="00313584">
        <w:rPr>
          <w:rFonts w:ascii="Calibri Light" w:hAnsi="Calibri Light"/>
        </w:rPr>
        <w:t xml:space="preserve">BPEM case creation for complaint can be done via </w:t>
      </w:r>
      <w:r w:rsidR="00722B55">
        <w:rPr>
          <w:rFonts w:ascii="Calibri Light" w:hAnsi="Calibri Light"/>
        </w:rPr>
        <w:t xml:space="preserve">Hybris </w:t>
      </w:r>
      <w:r w:rsidR="00313584">
        <w:rPr>
          <w:rFonts w:ascii="Calibri Light" w:hAnsi="Calibri Light"/>
        </w:rPr>
        <w:t xml:space="preserve">C4C </w:t>
      </w:r>
      <w:bookmarkStart w:id="203" w:name="_Toc406588311"/>
      <w:bookmarkStart w:id="204" w:name="_Toc491613819"/>
      <w:r>
        <w:rPr>
          <w:rFonts w:ascii="Calibri Light" w:hAnsi="Calibri Light"/>
        </w:rPr>
        <w:t>v</w:t>
      </w:r>
      <w:r w:rsidR="00E0118B" w:rsidRPr="006B24F0">
        <w:rPr>
          <w:rFonts w:ascii="Calibri Light" w:hAnsi="Calibri Light"/>
        </w:rPr>
        <w:t>iews</w:t>
      </w:r>
      <w:bookmarkEnd w:id="203"/>
      <w:bookmarkEnd w:id="204"/>
    </w:p>
    <w:p w14:paraId="5939ED9D" w14:textId="1E5D79BA" w:rsidR="00D56F3A" w:rsidRPr="006B24F0" w:rsidRDefault="00D56F3A" w:rsidP="00E6718B">
      <w:pPr>
        <w:pStyle w:val="Heading3TextBulleted"/>
        <w:numPr>
          <w:ilvl w:val="0"/>
          <w:numId w:val="12"/>
        </w:numPr>
        <w:rPr>
          <w:rFonts w:ascii="Calibri Light" w:hAnsi="Calibri Light"/>
        </w:rPr>
      </w:pPr>
      <w:ins w:id="205" w:author="Tuan Yap" w:date="2019-06-20T14:12:00Z">
        <w:r>
          <w:rPr>
            <w:rFonts w:ascii="Calibri Light" w:hAnsi="Calibri Light"/>
          </w:rPr>
          <w:t>BPEM case can be created via C4C FOP.</w:t>
        </w:r>
      </w:ins>
    </w:p>
    <w:p w14:paraId="302716C8" w14:textId="21418A5A" w:rsidR="00E0118B" w:rsidRDefault="00313584" w:rsidP="00E6718B">
      <w:pPr>
        <w:pStyle w:val="Heading3TextBulleted"/>
        <w:numPr>
          <w:ilvl w:val="0"/>
          <w:numId w:val="12"/>
        </w:numPr>
        <w:rPr>
          <w:rFonts w:ascii="Calibri Light" w:hAnsi="Calibri Light"/>
        </w:rPr>
      </w:pPr>
      <w:r>
        <w:rPr>
          <w:rFonts w:ascii="Calibri Light" w:hAnsi="Calibri Light"/>
        </w:rPr>
        <w:t>BPEM case change and display view will be available for user</w:t>
      </w:r>
      <w:r w:rsidR="001A673A">
        <w:rPr>
          <w:rFonts w:ascii="Calibri Light" w:hAnsi="Calibri Light"/>
        </w:rPr>
        <w:t xml:space="preserve"> via Hybris C4C FOP</w:t>
      </w:r>
      <w:r>
        <w:rPr>
          <w:rFonts w:ascii="Calibri Light" w:hAnsi="Calibri Light"/>
        </w:rPr>
        <w:t>.</w:t>
      </w:r>
    </w:p>
    <w:p w14:paraId="66A1B31F" w14:textId="6848848F" w:rsidR="00313584" w:rsidRDefault="00313584" w:rsidP="00E6718B">
      <w:pPr>
        <w:pStyle w:val="Heading3TextBulleted"/>
        <w:numPr>
          <w:ilvl w:val="0"/>
          <w:numId w:val="12"/>
        </w:numPr>
        <w:rPr>
          <w:rFonts w:ascii="Calibri Light" w:hAnsi="Calibri Light"/>
        </w:rPr>
      </w:pPr>
      <w:r>
        <w:rPr>
          <w:rFonts w:ascii="Calibri Light" w:hAnsi="Calibri Light"/>
        </w:rPr>
        <w:t>Activity record create, change and display view will be available for user</w:t>
      </w:r>
      <w:r w:rsidR="001A673A">
        <w:rPr>
          <w:rFonts w:ascii="Calibri Light" w:hAnsi="Calibri Light"/>
        </w:rPr>
        <w:t xml:space="preserve"> via Hybris C4C views</w:t>
      </w:r>
      <w:r>
        <w:rPr>
          <w:rFonts w:ascii="Calibri Light" w:hAnsi="Calibri Light"/>
        </w:rPr>
        <w:t>.</w:t>
      </w:r>
    </w:p>
    <w:p w14:paraId="4710BDA7" w14:textId="5EA859A0" w:rsidR="001A673A" w:rsidRPr="006B24F0" w:rsidRDefault="001A673A" w:rsidP="00E6718B">
      <w:pPr>
        <w:pStyle w:val="Heading3TextBulleted"/>
        <w:numPr>
          <w:ilvl w:val="0"/>
          <w:numId w:val="12"/>
        </w:numPr>
        <w:rPr>
          <w:rFonts w:ascii="Calibri Light" w:hAnsi="Calibri Light"/>
        </w:rPr>
      </w:pPr>
      <w:r>
        <w:rPr>
          <w:rFonts w:ascii="Calibri Light" w:hAnsi="Calibri Light"/>
        </w:rPr>
        <w:t>Service Order creation and display will be available for user via Hybris C4C views.</w:t>
      </w:r>
    </w:p>
    <w:p w14:paraId="64619C81" w14:textId="77777777" w:rsidR="00E0118B" w:rsidRPr="006B24F0" w:rsidRDefault="00473C6B" w:rsidP="00AE07EE">
      <w:pPr>
        <w:pStyle w:val="Heading3"/>
        <w:keepNext/>
        <w:numPr>
          <w:ilvl w:val="2"/>
          <w:numId w:val="5"/>
        </w:numPr>
        <w:tabs>
          <w:tab w:val="left" w:pos="1440"/>
        </w:tabs>
        <w:spacing w:before="120" w:after="120"/>
        <w:ind w:left="1440" w:hanging="900"/>
        <w:rPr>
          <w:rFonts w:ascii="Calibri Light" w:hAnsi="Calibri Light"/>
        </w:rPr>
      </w:pPr>
      <w:bookmarkStart w:id="206" w:name="_Toc406588312"/>
      <w:bookmarkStart w:id="207" w:name="_Toc491613820"/>
      <w:bookmarkStart w:id="208" w:name="_Toc512193961"/>
      <w:r>
        <w:rPr>
          <w:rFonts w:ascii="Calibri Light" w:hAnsi="Calibri Light"/>
        </w:rPr>
        <w:t>Activity</w:t>
      </w:r>
      <w:r w:rsidR="00E0118B" w:rsidRPr="006B24F0">
        <w:rPr>
          <w:rFonts w:ascii="Calibri Light" w:hAnsi="Calibri Light"/>
        </w:rPr>
        <w:t xml:space="preserve"> Records</w:t>
      </w:r>
      <w:bookmarkEnd w:id="206"/>
      <w:bookmarkEnd w:id="207"/>
      <w:bookmarkEnd w:id="208"/>
    </w:p>
    <w:p w14:paraId="0FBDDE74" w14:textId="2FA03D05" w:rsidR="00173B47" w:rsidRDefault="003B59D3" w:rsidP="002267BD">
      <w:pPr>
        <w:pStyle w:val="Heading3TextBulleted"/>
        <w:numPr>
          <w:ilvl w:val="0"/>
          <w:numId w:val="0"/>
        </w:numPr>
        <w:ind w:left="540" w:firstLine="180"/>
        <w:rPr>
          <w:rFonts w:ascii="Calibri Light" w:hAnsi="Calibri Light"/>
        </w:rPr>
      </w:pPr>
      <w:hyperlink r:id="rId47" w:history="1">
        <w:r w:rsidR="00187DDD" w:rsidRPr="007553E6">
          <w:rPr>
            <w:rStyle w:val="Hyperlink"/>
            <w:rFonts w:ascii="Calibri Light" w:hAnsi="Calibri Light"/>
          </w:rPr>
          <w:t>Refer to Customer Interaction BPD Call Disposition Type &amp; Sub Type</w:t>
        </w:r>
      </w:hyperlink>
      <w:r w:rsidR="00187DDD">
        <w:rPr>
          <w:rStyle w:val="Hyperlink"/>
          <w:rFonts w:ascii="Calibri Light" w:hAnsi="Calibri Light"/>
        </w:rPr>
        <w:t>.</w:t>
      </w:r>
    </w:p>
    <w:p w14:paraId="67049855" w14:textId="5D91DA58" w:rsidR="008A2D2F" w:rsidRDefault="008A2D2F" w:rsidP="008A2D2F">
      <w:pPr>
        <w:pStyle w:val="Heading3TextBulleted"/>
        <w:numPr>
          <w:ilvl w:val="0"/>
          <w:numId w:val="0"/>
        </w:numPr>
        <w:ind w:left="1440" w:hanging="360"/>
        <w:rPr>
          <w:rFonts w:ascii="Calibri Light" w:hAnsi="Calibri Light"/>
        </w:rPr>
      </w:pPr>
    </w:p>
    <w:p w14:paraId="3654D34A" w14:textId="77777777" w:rsidR="008A2D2F" w:rsidRPr="006B24F0" w:rsidRDefault="000E4DE9" w:rsidP="00AE07EE">
      <w:pPr>
        <w:pStyle w:val="Heading3"/>
        <w:keepNext/>
        <w:numPr>
          <w:ilvl w:val="2"/>
          <w:numId w:val="5"/>
        </w:numPr>
        <w:tabs>
          <w:tab w:val="left" w:pos="1440"/>
        </w:tabs>
        <w:spacing w:before="120" w:after="120"/>
        <w:ind w:left="1440" w:hanging="900"/>
        <w:rPr>
          <w:rFonts w:ascii="Calibri Light" w:hAnsi="Calibri Light"/>
        </w:rPr>
      </w:pPr>
      <w:bookmarkStart w:id="209" w:name="_Toc512193962"/>
      <w:r>
        <w:rPr>
          <w:rFonts w:ascii="Calibri Light" w:hAnsi="Calibri Light"/>
        </w:rPr>
        <w:t>Service</w:t>
      </w:r>
      <w:r w:rsidR="008A2D2F">
        <w:rPr>
          <w:rFonts w:ascii="Calibri Light" w:hAnsi="Calibri Light"/>
        </w:rPr>
        <w:t xml:space="preserve"> Order</w:t>
      </w:r>
      <w:bookmarkEnd w:id="209"/>
    </w:p>
    <w:p w14:paraId="6F3A92A0" w14:textId="35AF99E2" w:rsidR="008A2D2F" w:rsidRDefault="008A2D2F" w:rsidP="002267BD">
      <w:pPr>
        <w:pStyle w:val="Heading3TextBulleted"/>
        <w:numPr>
          <w:ilvl w:val="0"/>
          <w:numId w:val="0"/>
        </w:numPr>
        <w:ind w:firstLine="720"/>
        <w:rPr>
          <w:rFonts w:ascii="Calibri Light" w:hAnsi="Calibri Light"/>
        </w:rPr>
      </w:pPr>
      <w:r>
        <w:rPr>
          <w:rFonts w:ascii="Calibri Light" w:hAnsi="Calibri Light"/>
        </w:rPr>
        <w:t xml:space="preserve">The following activities will result </w:t>
      </w:r>
      <w:r w:rsidR="001920F2">
        <w:rPr>
          <w:rFonts w:ascii="Calibri Light" w:hAnsi="Calibri Light"/>
        </w:rPr>
        <w:t xml:space="preserve">in </w:t>
      </w:r>
      <w:r>
        <w:rPr>
          <w:rFonts w:ascii="Calibri Light" w:hAnsi="Calibri Light"/>
        </w:rPr>
        <w:t xml:space="preserve">a </w:t>
      </w:r>
      <w:r w:rsidR="000E4DE9">
        <w:rPr>
          <w:rFonts w:ascii="Calibri Light" w:hAnsi="Calibri Light"/>
        </w:rPr>
        <w:t>Service</w:t>
      </w:r>
      <w:r>
        <w:rPr>
          <w:rFonts w:ascii="Calibri Light" w:hAnsi="Calibri Light"/>
        </w:rPr>
        <w:t xml:space="preserve"> Order to be created:</w:t>
      </w:r>
    </w:p>
    <w:p w14:paraId="3517EEAD" w14:textId="77777777" w:rsidR="008A2D2F" w:rsidRDefault="008A2D2F" w:rsidP="00AE07EE">
      <w:pPr>
        <w:pStyle w:val="Heading3TextBulleted"/>
        <w:numPr>
          <w:ilvl w:val="0"/>
          <w:numId w:val="12"/>
        </w:numPr>
        <w:rPr>
          <w:rFonts w:ascii="Calibri Light" w:hAnsi="Calibri Light"/>
        </w:rPr>
      </w:pPr>
      <w:r>
        <w:rPr>
          <w:rFonts w:ascii="Calibri Light" w:hAnsi="Calibri Light"/>
        </w:rPr>
        <w:t>Complaint from BP on debris or mess left by field personnel</w:t>
      </w:r>
    </w:p>
    <w:p w14:paraId="722C21B6" w14:textId="77777777" w:rsidR="008A2D2F" w:rsidRPr="006B24F0" w:rsidRDefault="008A2D2F" w:rsidP="00AE07EE">
      <w:pPr>
        <w:pStyle w:val="Heading3TextBulleted"/>
        <w:numPr>
          <w:ilvl w:val="0"/>
          <w:numId w:val="12"/>
        </w:numPr>
        <w:rPr>
          <w:rFonts w:ascii="Calibri Light" w:hAnsi="Calibri Light"/>
        </w:rPr>
      </w:pPr>
      <w:r>
        <w:rPr>
          <w:rFonts w:ascii="Calibri Light" w:hAnsi="Calibri Light"/>
        </w:rPr>
        <w:t>Outage reported from BP</w:t>
      </w:r>
    </w:p>
    <w:p w14:paraId="22162C2B" w14:textId="77777777" w:rsidR="00E0118B" w:rsidRPr="006B24F0" w:rsidRDefault="00E0118B" w:rsidP="001C2CA5">
      <w:pPr>
        <w:pStyle w:val="Heading2"/>
      </w:pPr>
      <w:bookmarkStart w:id="210" w:name="_Toc406588313"/>
      <w:bookmarkStart w:id="211" w:name="_Toc491613821"/>
      <w:bookmarkStart w:id="212" w:name="_Toc512193963"/>
      <w:r w:rsidRPr="006B24F0">
        <w:t>Exception Management Requirement</w:t>
      </w:r>
      <w:bookmarkEnd w:id="210"/>
      <w:bookmarkEnd w:id="211"/>
      <w:r w:rsidR="001D4212">
        <w:t>s</w:t>
      </w:r>
      <w:bookmarkEnd w:id="212"/>
    </w:p>
    <w:p w14:paraId="47A93A93" w14:textId="77777777" w:rsidR="00FD04BB" w:rsidRDefault="00FD04BB" w:rsidP="00FD04BB">
      <w:pPr>
        <w:pStyle w:val="Heading2TextBulleted"/>
        <w:numPr>
          <w:ilvl w:val="0"/>
          <w:numId w:val="0"/>
        </w:numPr>
        <w:ind w:left="720"/>
        <w:rPr>
          <w:rFonts w:ascii="Calibri Light" w:hAnsi="Calibri Light" w:cs="Arial"/>
        </w:rPr>
      </w:pPr>
      <w:bookmarkStart w:id="213" w:name="_Toc406588314"/>
      <w:bookmarkStart w:id="214" w:name="_Toc491613822"/>
      <w:r>
        <w:rPr>
          <w:rFonts w:ascii="Calibri Light" w:hAnsi="Calibri Light" w:cs="Arial"/>
        </w:rPr>
        <w:t xml:space="preserve">This section outlines a high level description of each BPEM Case or other user workflow items (such as “Tickets” used by Front Office) used to route work requests between business areas.   The companion document for this section which outlines the detail of each case is documented in APSE on the </w:t>
      </w:r>
      <w:hyperlink r:id="rId48" w:history="1">
        <w:r w:rsidRPr="009B7EB3">
          <w:rPr>
            <w:rStyle w:val="Hyperlink"/>
            <w:rFonts w:ascii="Calibri Light" w:hAnsi="Calibri Light" w:cs="Arial"/>
          </w:rPr>
          <w:t>Exception Case Template General Document #8</w:t>
        </w:r>
      </w:hyperlink>
      <w:r>
        <w:rPr>
          <w:rFonts w:ascii="Calibri Light" w:hAnsi="Calibri Light" w:cs="Arial"/>
        </w:rPr>
        <w:t xml:space="preserve">.  </w:t>
      </w:r>
    </w:p>
    <w:p w14:paraId="4238E1C9" w14:textId="77777777" w:rsidR="00FD04BB" w:rsidRDefault="00FD04BB" w:rsidP="00FD04BB">
      <w:pPr>
        <w:rPr>
          <w:rFonts w:ascii="Calibri Light" w:hAnsi="Calibri Light" w:cs="Arial"/>
        </w:rPr>
      </w:pPr>
    </w:p>
    <w:tbl>
      <w:tblPr>
        <w:tblW w:w="9697" w:type="dxa"/>
        <w:tblCellMar>
          <w:left w:w="0" w:type="dxa"/>
          <w:right w:w="0" w:type="dxa"/>
        </w:tblCellMar>
        <w:tblLook w:val="04A0" w:firstRow="1" w:lastRow="0" w:firstColumn="1" w:lastColumn="0" w:noHBand="0" w:noVBand="1"/>
      </w:tblPr>
      <w:tblGrid>
        <w:gridCol w:w="4477"/>
        <w:gridCol w:w="1530"/>
        <w:gridCol w:w="1620"/>
        <w:gridCol w:w="2070"/>
      </w:tblGrid>
      <w:tr w:rsidR="008D05C3" w14:paraId="2BC7C835" w14:textId="77777777" w:rsidTr="00E90603">
        <w:trPr>
          <w:cantSplit/>
          <w:trHeight w:val="432"/>
          <w:tblHeader/>
        </w:trPr>
        <w:tc>
          <w:tcPr>
            <w:tcW w:w="4477" w:type="dxa"/>
            <w:tcBorders>
              <w:top w:val="threeDEmboss" w:sz="6" w:space="0" w:color="auto"/>
              <w:left w:val="threeDEmboss" w:sz="6" w:space="0" w:color="auto"/>
              <w:bottom w:val="threeDEmboss" w:sz="6" w:space="0" w:color="auto"/>
              <w:right w:val="single" w:sz="8" w:space="0" w:color="auto"/>
            </w:tcBorders>
            <w:shd w:val="clear" w:color="auto" w:fill="F9FBAF"/>
            <w:tcMar>
              <w:top w:w="0" w:type="dxa"/>
              <w:left w:w="108" w:type="dxa"/>
              <w:bottom w:w="0" w:type="dxa"/>
              <w:right w:w="108" w:type="dxa"/>
            </w:tcMar>
            <w:vAlign w:val="center"/>
            <w:hideMark/>
          </w:tcPr>
          <w:p w14:paraId="1B3AA155" w14:textId="77777777" w:rsidR="008D05C3" w:rsidRDefault="008D05C3" w:rsidP="00E90603">
            <w:pPr>
              <w:pStyle w:val="TableHeader-Left"/>
              <w:rPr>
                <w:rFonts w:ascii="Calibri Light" w:hAnsi="Calibri Light" w:cs="Calibri Light"/>
                <w:szCs w:val="20"/>
                <w:lang w:val="de-CH"/>
              </w:rPr>
            </w:pPr>
            <w:r>
              <w:rPr>
                <w:rFonts w:ascii="Calibri Light" w:hAnsi="Calibri Light" w:cs="Calibri Light"/>
                <w:lang w:val="de-CH"/>
              </w:rPr>
              <w:t>User Exception Scenario / Description</w:t>
            </w:r>
          </w:p>
        </w:tc>
        <w:tc>
          <w:tcPr>
            <w:tcW w:w="1530" w:type="dxa"/>
            <w:tcBorders>
              <w:top w:val="threeDEmboss" w:sz="6" w:space="0" w:color="auto"/>
              <w:left w:val="nil"/>
              <w:bottom w:val="threeDEmboss" w:sz="6" w:space="0" w:color="auto"/>
              <w:right w:val="single" w:sz="8" w:space="0" w:color="auto"/>
            </w:tcBorders>
            <w:shd w:val="clear" w:color="auto" w:fill="F9FBAF"/>
            <w:tcMar>
              <w:top w:w="0" w:type="dxa"/>
              <w:left w:w="108" w:type="dxa"/>
              <w:bottom w:w="0" w:type="dxa"/>
              <w:right w:w="108" w:type="dxa"/>
            </w:tcMar>
            <w:vAlign w:val="center"/>
            <w:hideMark/>
          </w:tcPr>
          <w:p w14:paraId="334BEE08" w14:textId="77777777" w:rsidR="008D05C3" w:rsidRDefault="008D05C3" w:rsidP="00E90603">
            <w:pPr>
              <w:pStyle w:val="TableHeader-Left"/>
              <w:rPr>
                <w:rFonts w:ascii="Calibri Light" w:hAnsi="Calibri Light" w:cs="Calibri Light"/>
                <w:lang w:val="de-CH"/>
              </w:rPr>
            </w:pPr>
            <w:r>
              <w:rPr>
                <w:rFonts w:ascii="Calibri Light" w:hAnsi="Calibri Light" w:cs="Calibri Light"/>
                <w:lang w:val="de-CH"/>
              </w:rPr>
              <w:t>User Group</w:t>
            </w:r>
          </w:p>
        </w:tc>
        <w:tc>
          <w:tcPr>
            <w:tcW w:w="1620" w:type="dxa"/>
            <w:tcBorders>
              <w:top w:val="threeDEmboss" w:sz="6" w:space="0" w:color="auto"/>
              <w:left w:val="nil"/>
              <w:bottom w:val="threeDEmboss" w:sz="6" w:space="0" w:color="auto"/>
              <w:right w:val="single" w:sz="8" w:space="0" w:color="auto"/>
            </w:tcBorders>
            <w:shd w:val="clear" w:color="auto" w:fill="F9FBAF"/>
            <w:tcMar>
              <w:top w:w="0" w:type="dxa"/>
              <w:left w:w="108" w:type="dxa"/>
              <w:bottom w:w="0" w:type="dxa"/>
              <w:right w:w="108" w:type="dxa"/>
            </w:tcMar>
            <w:vAlign w:val="center"/>
            <w:hideMark/>
          </w:tcPr>
          <w:p w14:paraId="02F76C92" w14:textId="77777777" w:rsidR="008D05C3" w:rsidRDefault="008D05C3" w:rsidP="00E90603">
            <w:pPr>
              <w:pStyle w:val="TableHeader-Left"/>
              <w:jc w:val="center"/>
              <w:rPr>
                <w:rFonts w:ascii="Calibri Light" w:hAnsi="Calibri Light" w:cs="Calibri Light"/>
                <w:lang w:val="de-CH"/>
              </w:rPr>
            </w:pPr>
            <w:r>
              <w:rPr>
                <w:rFonts w:ascii="Calibri Light" w:hAnsi="Calibri Light" w:cs="Calibri Light"/>
                <w:lang w:val="de-CH"/>
              </w:rPr>
              <w:t>Initiated by</w:t>
            </w:r>
          </w:p>
        </w:tc>
        <w:tc>
          <w:tcPr>
            <w:tcW w:w="2070" w:type="dxa"/>
            <w:tcBorders>
              <w:top w:val="threeDEmboss" w:sz="6" w:space="0" w:color="auto"/>
              <w:left w:val="nil"/>
              <w:bottom w:val="threeDEmboss" w:sz="6" w:space="0" w:color="auto"/>
              <w:right w:val="threeDEmboss" w:sz="6" w:space="0" w:color="auto"/>
            </w:tcBorders>
            <w:shd w:val="clear" w:color="auto" w:fill="F9FBAF"/>
            <w:tcMar>
              <w:top w:w="0" w:type="dxa"/>
              <w:left w:w="108" w:type="dxa"/>
              <w:bottom w:w="0" w:type="dxa"/>
              <w:right w:w="108" w:type="dxa"/>
            </w:tcMar>
            <w:vAlign w:val="center"/>
            <w:hideMark/>
          </w:tcPr>
          <w:p w14:paraId="690CD156" w14:textId="77777777" w:rsidR="008D05C3" w:rsidRDefault="008D05C3" w:rsidP="00E90603">
            <w:pPr>
              <w:pStyle w:val="TableHeader-Left"/>
              <w:rPr>
                <w:rFonts w:ascii="Calibri Light" w:hAnsi="Calibri Light" w:cs="Calibri Light"/>
                <w:lang w:val="de-CH"/>
              </w:rPr>
            </w:pPr>
            <w:r>
              <w:rPr>
                <w:rFonts w:ascii="Calibri Light" w:hAnsi="Calibri Light" w:cs="Calibri Light"/>
                <w:lang w:val="de-CH"/>
              </w:rPr>
              <w:t>Work Distribution</w:t>
            </w:r>
          </w:p>
        </w:tc>
      </w:tr>
      <w:tr w:rsidR="008D05C3" w:rsidRPr="00476E80" w14:paraId="5EA4AEAA" w14:textId="77777777" w:rsidTr="00E90603">
        <w:trPr>
          <w:cantSplit/>
          <w:trHeight w:val="432"/>
        </w:trPr>
        <w:tc>
          <w:tcPr>
            <w:tcW w:w="4477" w:type="dxa"/>
            <w:tcBorders>
              <w:top w:val="nil"/>
              <w:left w:val="threeDEmboss" w:sz="6" w:space="0" w:color="auto"/>
              <w:bottom w:val="single" w:sz="8" w:space="0" w:color="auto"/>
              <w:right w:val="single" w:sz="8" w:space="0" w:color="auto"/>
            </w:tcBorders>
            <w:tcMar>
              <w:top w:w="0" w:type="dxa"/>
              <w:left w:w="108" w:type="dxa"/>
              <w:bottom w:w="0" w:type="dxa"/>
              <w:right w:w="108" w:type="dxa"/>
            </w:tcMar>
          </w:tcPr>
          <w:p w14:paraId="1ADA58B5" w14:textId="5B62AF40" w:rsidR="008D05C3" w:rsidRDefault="00096131" w:rsidP="008D05C3">
            <w:pPr>
              <w:pStyle w:val="TableField-Left"/>
              <w:rPr>
                <w:rFonts w:ascii="Calibri Light" w:hAnsi="Calibri Light" w:cs="Arial"/>
              </w:rPr>
            </w:pPr>
            <w:r>
              <w:rPr>
                <w:rFonts w:ascii="Calibri Light" w:hAnsi="Calibri Light" w:cs="Arial"/>
              </w:rPr>
              <w:t>Refer to attached worksheet.</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tcPr>
          <w:p w14:paraId="4589E3F5" w14:textId="44AE9F33" w:rsidR="008D05C3" w:rsidRDefault="008D05C3" w:rsidP="008D05C3">
            <w:pPr>
              <w:pStyle w:val="TableField-Left"/>
              <w:jc w:val="center"/>
              <w:rPr>
                <w:rFonts w:ascii="Calibri Light" w:hAnsi="Calibri Light" w:cs="Arial"/>
              </w:rPr>
            </w:pPr>
          </w:p>
        </w:tc>
        <w:tc>
          <w:tcPr>
            <w:tcW w:w="1620" w:type="dxa"/>
            <w:tcBorders>
              <w:top w:val="nil"/>
              <w:left w:val="nil"/>
              <w:bottom w:val="single" w:sz="8" w:space="0" w:color="auto"/>
              <w:right w:val="single" w:sz="8" w:space="0" w:color="auto"/>
            </w:tcBorders>
            <w:tcMar>
              <w:top w:w="0" w:type="dxa"/>
              <w:left w:w="108" w:type="dxa"/>
              <w:bottom w:w="0" w:type="dxa"/>
              <w:right w:w="108" w:type="dxa"/>
            </w:tcMar>
            <w:vAlign w:val="center"/>
          </w:tcPr>
          <w:p w14:paraId="55FAFD6D" w14:textId="581504A5" w:rsidR="008D05C3" w:rsidRDefault="008D05C3" w:rsidP="008D05C3">
            <w:pPr>
              <w:pStyle w:val="TableField-Left"/>
              <w:jc w:val="center"/>
              <w:rPr>
                <w:rFonts w:ascii="Calibri Light" w:hAnsi="Calibri Light" w:cs="Arial"/>
              </w:rPr>
            </w:pPr>
          </w:p>
        </w:tc>
        <w:tc>
          <w:tcPr>
            <w:tcW w:w="2070" w:type="dxa"/>
            <w:tcBorders>
              <w:top w:val="nil"/>
              <w:left w:val="nil"/>
              <w:bottom w:val="single" w:sz="8" w:space="0" w:color="auto"/>
              <w:right w:val="threeDEmboss" w:sz="6" w:space="0" w:color="auto"/>
            </w:tcBorders>
            <w:tcMar>
              <w:top w:w="0" w:type="dxa"/>
              <w:left w:w="108" w:type="dxa"/>
              <w:bottom w:w="0" w:type="dxa"/>
              <w:right w:w="108" w:type="dxa"/>
            </w:tcMar>
            <w:vAlign w:val="center"/>
          </w:tcPr>
          <w:p w14:paraId="18D92D1F" w14:textId="25B07F78" w:rsidR="008D05C3" w:rsidRPr="008D05C3" w:rsidRDefault="008D05C3" w:rsidP="008D05C3">
            <w:pPr>
              <w:pStyle w:val="TableField-Left"/>
              <w:jc w:val="center"/>
              <w:rPr>
                <w:rFonts w:ascii="Calibri Light" w:hAnsi="Calibri Light" w:cs="Arial"/>
              </w:rPr>
            </w:pPr>
          </w:p>
        </w:tc>
      </w:tr>
    </w:tbl>
    <w:p w14:paraId="39CCC818" w14:textId="77777777" w:rsidR="008D05C3" w:rsidRDefault="008D05C3" w:rsidP="00FD04BB">
      <w:pPr>
        <w:rPr>
          <w:rFonts w:ascii="Calibri Light" w:hAnsi="Calibri Light" w:cs="Arial"/>
        </w:rPr>
      </w:pPr>
    </w:p>
    <w:p w14:paraId="002515FE" w14:textId="77777777" w:rsidR="00E0118B" w:rsidRPr="006B24F0" w:rsidRDefault="00E0118B" w:rsidP="001C2CA5">
      <w:pPr>
        <w:pStyle w:val="Heading2"/>
      </w:pPr>
      <w:bookmarkStart w:id="215" w:name="_Toc512193964"/>
      <w:r w:rsidRPr="006B24F0">
        <w:lastRenderedPageBreak/>
        <w:t>Process Risks and Mitigation</w:t>
      </w:r>
      <w:bookmarkEnd w:id="213"/>
      <w:bookmarkEnd w:id="214"/>
      <w:bookmarkEnd w:id="215"/>
    </w:p>
    <w:p w14:paraId="0806B8A6" w14:textId="77777777" w:rsidR="001C2CA5" w:rsidRDefault="00096131" w:rsidP="00094469">
      <w:pPr>
        <w:pStyle w:val="Heading2TextBulleted"/>
        <w:numPr>
          <w:ilvl w:val="0"/>
          <w:numId w:val="0"/>
        </w:numPr>
        <w:rPr>
          <w:rFonts w:ascii="Calibri Light" w:hAnsi="Calibri Light"/>
        </w:rPr>
      </w:pPr>
      <w:r>
        <w:rPr>
          <w:rFonts w:ascii="Calibri Light" w:hAnsi="Calibri Light"/>
        </w:rPr>
        <w:t xml:space="preserve"> </w:t>
      </w:r>
    </w:p>
    <w:tbl>
      <w:tblPr>
        <w:tblW w:w="9566" w:type="dxa"/>
        <w:tblInd w:w="-131"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575"/>
        <w:gridCol w:w="4991"/>
      </w:tblGrid>
      <w:tr w:rsidR="001C2CA5" w14:paraId="658F4A73" w14:textId="77777777" w:rsidTr="001C2CA5">
        <w:trPr>
          <w:cantSplit/>
          <w:trHeight w:val="432"/>
          <w:tblHeader/>
        </w:trPr>
        <w:tc>
          <w:tcPr>
            <w:tcW w:w="4575" w:type="dxa"/>
            <w:tcBorders>
              <w:top w:val="threeDEmboss" w:sz="6" w:space="0" w:color="auto"/>
              <w:left w:val="threeDEmboss" w:sz="6" w:space="0" w:color="auto"/>
              <w:bottom w:val="threeDEmboss" w:sz="6" w:space="0" w:color="auto"/>
              <w:right w:val="single" w:sz="6" w:space="0" w:color="auto"/>
            </w:tcBorders>
            <w:shd w:val="clear" w:color="auto" w:fill="F9FBAF"/>
            <w:vAlign w:val="center"/>
            <w:hideMark/>
          </w:tcPr>
          <w:p w14:paraId="04E6669D" w14:textId="77777777" w:rsidR="001C2CA5" w:rsidRPr="001C2CA5" w:rsidRDefault="001C2CA5">
            <w:pPr>
              <w:pStyle w:val="TableHeader-Left"/>
              <w:rPr>
                <w:rFonts w:ascii="Calibri Light" w:hAnsi="Calibri Light" w:cs="Arial"/>
                <w:szCs w:val="20"/>
                <w:lang w:val="de-CH"/>
              </w:rPr>
            </w:pPr>
            <w:r w:rsidRPr="001C2CA5">
              <w:rPr>
                <w:rFonts w:ascii="Calibri Light" w:hAnsi="Calibri Light" w:cs="Arial"/>
                <w:szCs w:val="20"/>
                <w:lang w:val="de-CH"/>
              </w:rPr>
              <w:t>Risk Statement</w:t>
            </w:r>
          </w:p>
        </w:tc>
        <w:tc>
          <w:tcPr>
            <w:tcW w:w="4991" w:type="dxa"/>
            <w:tcBorders>
              <w:top w:val="threeDEmboss" w:sz="6" w:space="0" w:color="auto"/>
              <w:left w:val="single" w:sz="6" w:space="0" w:color="auto"/>
              <w:bottom w:val="threeDEmboss" w:sz="6" w:space="0" w:color="auto"/>
              <w:right w:val="threeDEmboss" w:sz="6" w:space="0" w:color="auto"/>
            </w:tcBorders>
            <w:shd w:val="clear" w:color="auto" w:fill="F9FBAF"/>
            <w:hideMark/>
          </w:tcPr>
          <w:p w14:paraId="15FB5241" w14:textId="77777777" w:rsidR="001C2CA5" w:rsidRPr="001C2CA5" w:rsidRDefault="001C2CA5">
            <w:pPr>
              <w:pStyle w:val="TableHeader-Left"/>
              <w:rPr>
                <w:rFonts w:ascii="Calibri Light" w:hAnsi="Calibri Light" w:cs="Arial"/>
                <w:szCs w:val="20"/>
                <w:lang w:val="de-CH"/>
              </w:rPr>
            </w:pPr>
            <w:r w:rsidRPr="001C2CA5">
              <w:rPr>
                <w:rFonts w:ascii="Calibri Light" w:hAnsi="Calibri Light" w:cs="Arial"/>
                <w:szCs w:val="20"/>
                <w:lang w:val="de-CH"/>
              </w:rPr>
              <w:t>Mitigation</w:t>
            </w:r>
          </w:p>
        </w:tc>
      </w:tr>
      <w:tr w:rsidR="001C2CA5" w14:paraId="7D5D5A71" w14:textId="77777777" w:rsidTr="001C2CA5">
        <w:trPr>
          <w:cantSplit/>
          <w:trHeight w:val="432"/>
        </w:trPr>
        <w:tc>
          <w:tcPr>
            <w:tcW w:w="4575" w:type="dxa"/>
            <w:tcBorders>
              <w:top w:val="threeDEmboss" w:sz="6" w:space="0" w:color="auto"/>
              <w:left w:val="threeDEmboss" w:sz="6" w:space="0" w:color="auto"/>
              <w:bottom w:val="threeDEmboss" w:sz="6" w:space="0" w:color="auto"/>
              <w:right w:val="single" w:sz="6" w:space="0" w:color="auto"/>
            </w:tcBorders>
            <w:vAlign w:val="center"/>
          </w:tcPr>
          <w:p w14:paraId="1036441F" w14:textId="0163945F" w:rsidR="001C2CA5" w:rsidRPr="001C2CA5" w:rsidRDefault="001C2CA5">
            <w:pPr>
              <w:pStyle w:val="TableField-Left"/>
              <w:rPr>
                <w:rFonts w:ascii="Calibri Light" w:hAnsi="Calibri Light" w:cs="Arial"/>
                <w:lang w:val="de-CH"/>
              </w:rPr>
            </w:pPr>
            <w:r w:rsidRPr="001C2CA5">
              <w:rPr>
                <w:rFonts w:ascii="Calibri Light" w:hAnsi="Calibri Light" w:cs="Arial"/>
                <w:lang w:val="de-CH"/>
              </w:rPr>
              <w:t>N/A</w:t>
            </w:r>
          </w:p>
        </w:tc>
        <w:tc>
          <w:tcPr>
            <w:tcW w:w="4991" w:type="dxa"/>
            <w:tcBorders>
              <w:top w:val="threeDEmboss" w:sz="6" w:space="0" w:color="auto"/>
              <w:left w:val="single" w:sz="6" w:space="0" w:color="auto"/>
              <w:bottom w:val="threeDEmboss" w:sz="6" w:space="0" w:color="auto"/>
              <w:right w:val="threeDEmboss" w:sz="6" w:space="0" w:color="auto"/>
            </w:tcBorders>
          </w:tcPr>
          <w:p w14:paraId="37F99888" w14:textId="77777777" w:rsidR="001C2CA5" w:rsidRPr="001C2CA5" w:rsidRDefault="001C2CA5">
            <w:pPr>
              <w:pStyle w:val="TableField-Left"/>
              <w:rPr>
                <w:rFonts w:ascii="Calibri Light" w:hAnsi="Calibri Light" w:cs="Arial"/>
                <w:lang w:val="de-CH"/>
              </w:rPr>
            </w:pPr>
          </w:p>
        </w:tc>
      </w:tr>
    </w:tbl>
    <w:p w14:paraId="29C95983" w14:textId="1C15B67E" w:rsidR="00173B47" w:rsidRPr="006B24F0" w:rsidRDefault="00173B47" w:rsidP="00094469">
      <w:pPr>
        <w:pStyle w:val="Heading2TextBulleted"/>
        <w:numPr>
          <w:ilvl w:val="0"/>
          <w:numId w:val="0"/>
        </w:numPr>
        <w:rPr>
          <w:rFonts w:ascii="Calibri Light" w:hAnsi="Calibri Light"/>
        </w:rPr>
      </w:pPr>
    </w:p>
    <w:p w14:paraId="2C7BBED3" w14:textId="77777777" w:rsidR="00E0118B" w:rsidRPr="006B24F0" w:rsidRDefault="00E0118B" w:rsidP="001C2CA5">
      <w:pPr>
        <w:pStyle w:val="Heading2"/>
      </w:pPr>
      <w:bookmarkStart w:id="216" w:name="_Toc406588315"/>
      <w:bookmarkStart w:id="217" w:name="_Toc491613823"/>
      <w:bookmarkStart w:id="218" w:name="_Toc512193965"/>
      <w:r w:rsidRPr="006B24F0">
        <w:t>Key Performance Indicators</w:t>
      </w:r>
      <w:bookmarkEnd w:id="216"/>
      <w:bookmarkEnd w:id="217"/>
      <w:bookmarkEnd w:id="218"/>
    </w:p>
    <w:p w14:paraId="22546A6A" w14:textId="77777777" w:rsidR="00E0118B" w:rsidRPr="006B24F0" w:rsidRDefault="00E0118B" w:rsidP="00E0118B">
      <w:pPr>
        <w:pStyle w:val="Heading2Text"/>
        <w:rPr>
          <w:rFonts w:ascii="Calibri Light" w:hAnsi="Calibri Light" w:cs="Arial"/>
        </w:rPr>
      </w:pPr>
      <w:r w:rsidRPr="006B24F0">
        <w:rPr>
          <w:rFonts w:ascii="Calibri Light" w:hAnsi="Calibri Light" w:cs="Arial"/>
        </w:rPr>
        <w:t xml:space="preserve">The following have been identified as KPI’s at </w:t>
      </w:r>
      <w:r w:rsidR="004B7224" w:rsidRPr="006B24F0">
        <w:rPr>
          <w:rFonts w:ascii="Calibri Light" w:hAnsi="Calibri Light" w:cs="Arial"/>
        </w:rPr>
        <w:t>Southern California Edison</w:t>
      </w:r>
      <w:r w:rsidRPr="006B24F0">
        <w:rPr>
          <w:rFonts w:ascii="Calibri Light" w:hAnsi="Calibri Light" w:cs="Arial"/>
        </w:rPr>
        <w:t>, along with the means of measuring each KPI and the current measurement statistic for each KPI:</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6B24F0" w14:paraId="5F0F8CBA" w14:textId="77777777" w:rsidTr="00D75481">
        <w:trPr>
          <w:cantSplit/>
          <w:trHeight w:val="432"/>
          <w:tblHeader/>
        </w:trPr>
        <w:tc>
          <w:tcPr>
            <w:tcW w:w="1818" w:type="dxa"/>
            <w:tcBorders>
              <w:top w:val="threeDEmboss" w:sz="6" w:space="0" w:color="auto"/>
              <w:bottom w:val="threeDEmboss" w:sz="6" w:space="0" w:color="auto"/>
            </w:tcBorders>
            <w:shd w:val="clear" w:color="auto" w:fill="F9FBAF"/>
            <w:vAlign w:val="center"/>
          </w:tcPr>
          <w:p w14:paraId="1B831C1B" w14:textId="77777777" w:rsidR="00D75481" w:rsidRPr="006B24F0" w:rsidRDefault="00D75481" w:rsidP="0035091A">
            <w:pPr>
              <w:pStyle w:val="TableHeader-Left"/>
              <w:rPr>
                <w:rFonts w:ascii="Calibri Light" w:hAnsi="Calibri Light" w:cs="Arial"/>
              </w:rPr>
            </w:pPr>
            <w:r w:rsidRPr="006B24F0">
              <w:rPr>
                <w:rFonts w:ascii="Calibri Light" w:hAnsi="Calibri Light" w:cs="Arial"/>
              </w:rPr>
              <w:t>Measured KPI</w:t>
            </w:r>
          </w:p>
        </w:tc>
        <w:tc>
          <w:tcPr>
            <w:tcW w:w="3211" w:type="dxa"/>
            <w:tcBorders>
              <w:top w:val="threeDEmboss" w:sz="6" w:space="0" w:color="auto"/>
              <w:bottom w:val="threeDEmboss" w:sz="6" w:space="0" w:color="auto"/>
            </w:tcBorders>
            <w:shd w:val="clear" w:color="auto" w:fill="F9FBAF"/>
            <w:vAlign w:val="center"/>
          </w:tcPr>
          <w:p w14:paraId="0FDA091C" w14:textId="77777777" w:rsidR="00D75481" w:rsidRPr="006B24F0" w:rsidRDefault="00D75481" w:rsidP="0035091A">
            <w:pPr>
              <w:pStyle w:val="TableHeader-Left"/>
              <w:rPr>
                <w:rFonts w:ascii="Calibri Light" w:hAnsi="Calibri Light" w:cs="Arial"/>
              </w:rPr>
            </w:pPr>
            <w:r w:rsidRPr="006B24F0">
              <w:rPr>
                <w:rFonts w:ascii="Calibri Light" w:hAnsi="Calibri Light" w:cs="Arial"/>
              </w:rPr>
              <w:t>Description</w:t>
            </w:r>
          </w:p>
        </w:tc>
        <w:tc>
          <w:tcPr>
            <w:tcW w:w="2556" w:type="dxa"/>
            <w:tcBorders>
              <w:top w:val="threeDEmboss" w:sz="6" w:space="0" w:color="auto"/>
              <w:bottom w:val="threeDEmboss" w:sz="6" w:space="0" w:color="auto"/>
            </w:tcBorders>
            <w:shd w:val="clear" w:color="auto" w:fill="F9FBAF"/>
            <w:vAlign w:val="center"/>
          </w:tcPr>
          <w:p w14:paraId="3A9C2DB8" w14:textId="77777777" w:rsidR="00D75481" w:rsidRPr="006B24F0" w:rsidRDefault="00D75481" w:rsidP="0035091A">
            <w:pPr>
              <w:pStyle w:val="TableHeader-Left"/>
              <w:rPr>
                <w:rFonts w:ascii="Calibri Light" w:hAnsi="Calibri Light" w:cs="Arial"/>
              </w:rPr>
            </w:pPr>
            <w:r w:rsidRPr="006B24F0">
              <w:rPr>
                <w:rFonts w:ascii="Calibri Light" w:hAnsi="Calibri Light" w:cs="Arial"/>
              </w:rPr>
              <w:t>Measurement Method</w:t>
            </w:r>
          </w:p>
        </w:tc>
        <w:tc>
          <w:tcPr>
            <w:tcW w:w="1991" w:type="dxa"/>
            <w:tcBorders>
              <w:top w:val="threeDEmboss" w:sz="6" w:space="0" w:color="auto"/>
              <w:bottom w:val="threeDEmboss" w:sz="6" w:space="0" w:color="auto"/>
            </w:tcBorders>
            <w:shd w:val="clear" w:color="auto" w:fill="F9FBAF"/>
            <w:vAlign w:val="center"/>
          </w:tcPr>
          <w:p w14:paraId="1492CEAD" w14:textId="77777777" w:rsidR="00D75481" w:rsidRPr="006B24F0" w:rsidRDefault="00D75481" w:rsidP="0035091A">
            <w:pPr>
              <w:pStyle w:val="TableHeader-Left"/>
              <w:rPr>
                <w:rFonts w:ascii="Calibri Light" w:hAnsi="Calibri Light" w:cs="Arial"/>
              </w:rPr>
            </w:pPr>
            <w:r w:rsidRPr="006B24F0">
              <w:rPr>
                <w:rFonts w:ascii="Calibri Light" w:hAnsi="Calibri Light" w:cs="Arial"/>
              </w:rPr>
              <w:t>Current Statistic</w:t>
            </w:r>
          </w:p>
        </w:tc>
      </w:tr>
      <w:tr w:rsidR="00D75481" w:rsidRPr="006B24F0" w14:paraId="486B98DF" w14:textId="77777777" w:rsidTr="00D75481">
        <w:trPr>
          <w:cantSplit/>
          <w:trHeight w:val="432"/>
        </w:trPr>
        <w:tc>
          <w:tcPr>
            <w:tcW w:w="1818" w:type="dxa"/>
            <w:tcBorders>
              <w:top w:val="threeDEmboss" w:sz="6" w:space="0" w:color="auto"/>
            </w:tcBorders>
            <w:vAlign w:val="center"/>
          </w:tcPr>
          <w:p w14:paraId="72969927" w14:textId="77777777" w:rsidR="00D75481" w:rsidRPr="006B24F0" w:rsidRDefault="00F444C3" w:rsidP="0035091A">
            <w:pPr>
              <w:pStyle w:val="TableField-Left"/>
              <w:rPr>
                <w:rFonts w:ascii="Calibri Light" w:hAnsi="Calibri Light" w:cs="Arial"/>
              </w:rPr>
            </w:pPr>
            <w:r w:rsidRPr="00F444C3">
              <w:rPr>
                <w:rFonts w:ascii="Calibri Light" w:hAnsi="Calibri Light" w:cs="Arial"/>
              </w:rPr>
              <w:t>Complaint Resolution</w:t>
            </w:r>
          </w:p>
        </w:tc>
        <w:tc>
          <w:tcPr>
            <w:tcW w:w="3211" w:type="dxa"/>
            <w:tcBorders>
              <w:top w:val="threeDEmboss" w:sz="6" w:space="0" w:color="auto"/>
            </w:tcBorders>
          </w:tcPr>
          <w:p w14:paraId="167E685A" w14:textId="77777777" w:rsidR="00D75481" w:rsidRPr="006B24F0" w:rsidRDefault="00F444C3" w:rsidP="0035091A">
            <w:pPr>
              <w:pStyle w:val="TableField-Left"/>
              <w:rPr>
                <w:rFonts w:ascii="Calibri Light" w:hAnsi="Calibri Light" w:cs="Arial"/>
              </w:rPr>
            </w:pPr>
            <w:r w:rsidRPr="00F444C3">
              <w:rPr>
                <w:rFonts w:ascii="Calibri Light" w:hAnsi="Calibri Light" w:cs="Arial"/>
              </w:rPr>
              <w:t>Maintain &lt; 10-day turnaround for escalated complaints</w:t>
            </w:r>
          </w:p>
        </w:tc>
        <w:tc>
          <w:tcPr>
            <w:tcW w:w="2556" w:type="dxa"/>
            <w:tcBorders>
              <w:top w:val="threeDEmboss" w:sz="6" w:space="0" w:color="auto"/>
            </w:tcBorders>
            <w:vAlign w:val="center"/>
          </w:tcPr>
          <w:p w14:paraId="0A760FDA" w14:textId="77777777" w:rsidR="00D75481" w:rsidRPr="006B24F0" w:rsidRDefault="00F444C3" w:rsidP="0035091A">
            <w:pPr>
              <w:pStyle w:val="TableField-Left"/>
              <w:rPr>
                <w:rFonts w:ascii="Calibri Light" w:hAnsi="Calibri Light" w:cs="Arial"/>
              </w:rPr>
            </w:pPr>
            <w:r>
              <w:rPr>
                <w:rFonts w:ascii="Calibri Light" w:hAnsi="Calibri Light" w:cs="Arial"/>
              </w:rPr>
              <w:t>N/A</w:t>
            </w:r>
          </w:p>
        </w:tc>
        <w:tc>
          <w:tcPr>
            <w:tcW w:w="1991" w:type="dxa"/>
            <w:tcBorders>
              <w:top w:val="threeDEmboss" w:sz="6" w:space="0" w:color="auto"/>
            </w:tcBorders>
            <w:vAlign w:val="center"/>
          </w:tcPr>
          <w:p w14:paraId="6E4AD8C9" w14:textId="77777777" w:rsidR="00D75481" w:rsidRPr="006B24F0" w:rsidRDefault="00F444C3" w:rsidP="0035091A">
            <w:pPr>
              <w:pStyle w:val="TableField-Left"/>
              <w:rPr>
                <w:rFonts w:ascii="Calibri Light" w:hAnsi="Calibri Light" w:cs="Arial"/>
              </w:rPr>
            </w:pPr>
            <w:r>
              <w:rPr>
                <w:rFonts w:ascii="Calibri Light" w:hAnsi="Calibri Light" w:cs="Arial"/>
              </w:rPr>
              <w:t>N/A</w:t>
            </w:r>
          </w:p>
        </w:tc>
      </w:tr>
      <w:tr w:rsidR="00F444C3" w:rsidRPr="006B24F0" w14:paraId="6D2D6815" w14:textId="77777777" w:rsidTr="00D75481">
        <w:trPr>
          <w:cantSplit/>
          <w:trHeight w:val="432"/>
        </w:trPr>
        <w:tc>
          <w:tcPr>
            <w:tcW w:w="1818" w:type="dxa"/>
            <w:vAlign w:val="center"/>
          </w:tcPr>
          <w:p w14:paraId="62D4749B" w14:textId="3A3488E5" w:rsidR="00F444C3" w:rsidRPr="001875FA" w:rsidRDefault="005D5C8B" w:rsidP="0035091A">
            <w:pPr>
              <w:pStyle w:val="TableField-Left"/>
              <w:rPr>
                <w:rFonts w:ascii="Calibri Light" w:hAnsi="Calibri Light" w:cs="Arial"/>
              </w:rPr>
            </w:pPr>
            <w:r w:rsidRPr="005D5C8B">
              <w:rPr>
                <w:rFonts w:ascii="Calibri Light" w:hAnsi="Calibri Light" w:cs="Arial"/>
              </w:rPr>
              <w:t>Customer Satisfaction (SCE &amp; GC</w:t>
            </w:r>
            <w:r w:rsidR="00986775">
              <w:rPr>
                <w:rFonts w:ascii="Calibri Light" w:hAnsi="Calibri Light" w:cs="Arial"/>
              </w:rPr>
              <w:t xml:space="preserve"> Services</w:t>
            </w:r>
            <w:r w:rsidRPr="005D5C8B">
              <w:rPr>
                <w:rFonts w:ascii="Calibri Light" w:hAnsi="Calibri Light" w:cs="Arial"/>
              </w:rPr>
              <w:t xml:space="preserve"> Blended)</w:t>
            </w:r>
          </w:p>
        </w:tc>
        <w:tc>
          <w:tcPr>
            <w:tcW w:w="3211" w:type="dxa"/>
          </w:tcPr>
          <w:p w14:paraId="0B8A5719" w14:textId="77777777" w:rsidR="00F444C3" w:rsidRDefault="005D5C8B" w:rsidP="0035091A">
            <w:pPr>
              <w:pStyle w:val="TableField-Left"/>
              <w:rPr>
                <w:rFonts w:ascii="Calibri Light" w:hAnsi="Calibri Light" w:cs="Arial"/>
              </w:rPr>
            </w:pPr>
            <w:r w:rsidRPr="005D5C8B">
              <w:rPr>
                <w:rFonts w:ascii="Calibri Light" w:hAnsi="Calibri Light" w:cs="Arial"/>
              </w:rPr>
              <w:t>&gt; 90% (measured by the ACS)</w:t>
            </w:r>
          </w:p>
        </w:tc>
        <w:tc>
          <w:tcPr>
            <w:tcW w:w="2556" w:type="dxa"/>
            <w:vAlign w:val="center"/>
          </w:tcPr>
          <w:p w14:paraId="553C0610" w14:textId="77777777" w:rsidR="00F444C3" w:rsidRDefault="005D5C8B" w:rsidP="0035091A">
            <w:pPr>
              <w:pStyle w:val="TableField-Left"/>
              <w:rPr>
                <w:rFonts w:ascii="Calibri Light" w:hAnsi="Calibri Light" w:cs="Arial"/>
              </w:rPr>
            </w:pPr>
            <w:r>
              <w:rPr>
                <w:rFonts w:ascii="Calibri Light" w:hAnsi="Calibri Light" w:cs="Arial"/>
              </w:rPr>
              <w:t>N/A</w:t>
            </w:r>
          </w:p>
        </w:tc>
        <w:tc>
          <w:tcPr>
            <w:tcW w:w="1991" w:type="dxa"/>
            <w:vAlign w:val="center"/>
          </w:tcPr>
          <w:p w14:paraId="7AC1858D" w14:textId="77777777" w:rsidR="00F444C3" w:rsidRDefault="005D5C8B" w:rsidP="0035091A">
            <w:pPr>
              <w:pStyle w:val="TableField-Left"/>
              <w:rPr>
                <w:rFonts w:ascii="Calibri Light" w:hAnsi="Calibri Light" w:cs="Arial"/>
              </w:rPr>
            </w:pPr>
            <w:r>
              <w:rPr>
                <w:rFonts w:ascii="Calibri Light" w:hAnsi="Calibri Light" w:cs="Arial"/>
              </w:rPr>
              <w:t>N/A</w:t>
            </w:r>
          </w:p>
        </w:tc>
      </w:tr>
      <w:tr w:rsidR="00F444C3" w:rsidRPr="006B24F0" w14:paraId="45254649" w14:textId="77777777" w:rsidTr="00D75481">
        <w:trPr>
          <w:cantSplit/>
          <w:trHeight w:val="432"/>
        </w:trPr>
        <w:tc>
          <w:tcPr>
            <w:tcW w:w="1818" w:type="dxa"/>
            <w:vAlign w:val="center"/>
          </w:tcPr>
          <w:p w14:paraId="01FEE332" w14:textId="77777777" w:rsidR="00F444C3" w:rsidRPr="001875FA" w:rsidRDefault="00F444C3" w:rsidP="00F444C3">
            <w:pPr>
              <w:pStyle w:val="TableField-Left"/>
              <w:rPr>
                <w:rFonts w:ascii="Calibri Light" w:hAnsi="Calibri Light" w:cs="Arial"/>
              </w:rPr>
            </w:pPr>
            <w:r w:rsidRPr="001875FA">
              <w:rPr>
                <w:rFonts w:ascii="Calibri Light" w:hAnsi="Calibri Light" w:cs="Arial"/>
              </w:rPr>
              <w:t>G-4 AB&amp;G Satisfaction for S1 Customers ‐ Achieve ≥72%</w:t>
            </w:r>
          </w:p>
        </w:tc>
        <w:tc>
          <w:tcPr>
            <w:tcW w:w="3211" w:type="dxa"/>
          </w:tcPr>
          <w:p w14:paraId="2A5EA87E" w14:textId="77777777" w:rsidR="00F444C3" w:rsidRDefault="00F444C3" w:rsidP="00F444C3">
            <w:pPr>
              <w:pStyle w:val="TableField-Left"/>
              <w:rPr>
                <w:rFonts w:ascii="Calibri Light" w:hAnsi="Calibri Light" w:cs="Arial"/>
              </w:rPr>
            </w:pPr>
          </w:p>
          <w:p w14:paraId="0C72AD84" w14:textId="77777777" w:rsidR="00F444C3" w:rsidRDefault="00F444C3" w:rsidP="00F444C3">
            <w:pPr>
              <w:pStyle w:val="TableField-Left"/>
              <w:rPr>
                <w:rFonts w:ascii="Calibri Light" w:hAnsi="Calibri Light" w:cs="Arial"/>
              </w:rPr>
            </w:pPr>
            <w:r>
              <w:rPr>
                <w:rFonts w:ascii="Calibri Light" w:hAnsi="Calibri Light" w:cs="Arial"/>
              </w:rPr>
              <w:t>N/A</w:t>
            </w:r>
          </w:p>
        </w:tc>
        <w:tc>
          <w:tcPr>
            <w:tcW w:w="2556" w:type="dxa"/>
            <w:vAlign w:val="center"/>
          </w:tcPr>
          <w:p w14:paraId="26774CDD" w14:textId="77777777" w:rsidR="00F444C3" w:rsidRDefault="00F444C3" w:rsidP="00F444C3">
            <w:pPr>
              <w:pStyle w:val="TableField-Left"/>
              <w:rPr>
                <w:rFonts w:ascii="Calibri Light" w:hAnsi="Calibri Light" w:cs="Arial"/>
              </w:rPr>
            </w:pPr>
            <w:r>
              <w:rPr>
                <w:rFonts w:ascii="Calibri Light" w:hAnsi="Calibri Light" w:cs="Arial"/>
              </w:rPr>
              <w:t>N/A</w:t>
            </w:r>
          </w:p>
        </w:tc>
        <w:tc>
          <w:tcPr>
            <w:tcW w:w="1991" w:type="dxa"/>
            <w:vAlign w:val="center"/>
          </w:tcPr>
          <w:p w14:paraId="49CC7EB2" w14:textId="77777777" w:rsidR="00F444C3" w:rsidRDefault="00F444C3" w:rsidP="00F444C3">
            <w:pPr>
              <w:pStyle w:val="TableField-Left"/>
              <w:rPr>
                <w:rFonts w:ascii="Calibri Light" w:hAnsi="Calibri Light" w:cs="Arial"/>
              </w:rPr>
            </w:pPr>
            <w:r>
              <w:rPr>
                <w:rFonts w:ascii="Calibri Light" w:hAnsi="Calibri Light" w:cs="Arial"/>
              </w:rPr>
              <w:t>N/A</w:t>
            </w:r>
          </w:p>
        </w:tc>
      </w:tr>
      <w:tr w:rsidR="00F444C3" w:rsidRPr="006B24F0" w14:paraId="615D7C52" w14:textId="77777777" w:rsidTr="00D75481">
        <w:trPr>
          <w:cantSplit/>
          <w:trHeight w:val="432"/>
        </w:trPr>
        <w:tc>
          <w:tcPr>
            <w:tcW w:w="1818" w:type="dxa"/>
            <w:vAlign w:val="center"/>
          </w:tcPr>
          <w:p w14:paraId="42062D45" w14:textId="77777777" w:rsidR="00F444C3" w:rsidRPr="006B24F0" w:rsidRDefault="00F444C3" w:rsidP="00F444C3">
            <w:pPr>
              <w:pStyle w:val="TableField-Left"/>
              <w:rPr>
                <w:rFonts w:ascii="Calibri Light" w:hAnsi="Calibri Light" w:cs="Arial"/>
              </w:rPr>
            </w:pPr>
            <w:r w:rsidRPr="001875FA">
              <w:rPr>
                <w:rFonts w:ascii="Calibri Light" w:hAnsi="Calibri Light" w:cs="Arial"/>
              </w:rPr>
              <w:t>G‐5 BCD Channel Satisfaction for S1 Customers ‐ Achieve ≥82%</w:t>
            </w:r>
          </w:p>
        </w:tc>
        <w:tc>
          <w:tcPr>
            <w:tcW w:w="3211" w:type="dxa"/>
          </w:tcPr>
          <w:p w14:paraId="0203863D" w14:textId="77777777" w:rsidR="00F444C3" w:rsidRDefault="00F444C3" w:rsidP="00F444C3">
            <w:pPr>
              <w:pStyle w:val="TableField-Left"/>
              <w:rPr>
                <w:rFonts w:ascii="Calibri Light" w:hAnsi="Calibri Light" w:cs="Arial"/>
              </w:rPr>
            </w:pPr>
          </w:p>
          <w:p w14:paraId="5C41814A" w14:textId="77777777" w:rsidR="00F444C3" w:rsidRPr="006B24F0" w:rsidRDefault="00F444C3" w:rsidP="00F444C3">
            <w:pPr>
              <w:pStyle w:val="TableField-Left"/>
              <w:rPr>
                <w:rFonts w:ascii="Calibri Light" w:hAnsi="Calibri Light" w:cs="Arial"/>
              </w:rPr>
            </w:pPr>
            <w:r>
              <w:rPr>
                <w:rFonts w:ascii="Calibri Light" w:hAnsi="Calibri Light" w:cs="Arial"/>
              </w:rPr>
              <w:t>N/A</w:t>
            </w:r>
          </w:p>
        </w:tc>
        <w:tc>
          <w:tcPr>
            <w:tcW w:w="2556" w:type="dxa"/>
            <w:vAlign w:val="center"/>
          </w:tcPr>
          <w:p w14:paraId="5809D764" w14:textId="77777777" w:rsidR="00F444C3" w:rsidRPr="006B24F0" w:rsidRDefault="00F444C3" w:rsidP="00F444C3">
            <w:pPr>
              <w:pStyle w:val="TableField-Left"/>
              <w:rPr>
                <w:rFonts w:ascii="Calibri Light" w:hAnsi="Calibri Light" w:cs="Arial"/>
              </w:rPr>
            </w:pPr>
            <w:r>
              <w:rPr>
                <w:rFonts w:ascii="Calibri Light" w:hAnsi="Calibri Light" w:cs="Arial"/>
              </w:rPr>
              <w:t>N/A</w:t>
            </w:r>
          </w:p>
        </w:tc>
        <w:tc>
          <w:tcPr>
            <w:tcW w:w="1991" w:type="dxa"/>
            <w:vAlign w:val="center"/>
          </w:tcPr>
          <w:p w14:paraId="0C98EA34" w14:textId="77777777" w:rsidR="00F444C3" w:rsidRPr="006B24F0" w:rsidRDefault="00F444C3" w:rsidP="00F444C3">
            <w:pPr>
              <w:pStyle w:val="TableField-Left"/>
              <w:rPr>
                <w:rFonts w:ascii="Calibri Light" w:hAnsi="Calibri Light" w:cs="Arial"/>
              </w:rPr>
            </w:pPr>
            <w:r>
              <w:rPr>
                <w:rFonts w:ascii="Calibri Light" w:hAnsi="Calibri Light" w:cs="Arial"/>
              </w:rPr>
              <w:t>N/A</w:t>
            </w:r>
          </w:p>
        </w:tc>
      </w:tr>
      <w:tr w:rsidR="00F444C3" w:rsidRPr="006B24F0" w14:paraId="0382B716" w14:textId="77777777" w:rsidTr="00D75481">
        <w:trPr>
          <w:cantSplit/>
          <w:trHeight w:val="432"/>
        </w:trPr>
        <w:tc>
          <w:tcPr>
            <w:tcW w:w="1818" w:type="dxa"/>
            <w:vAlign w:val="center"/>
          </w:tcPr>
          <w:p w14:paraId="5A772ECD" w14:textId="77777777" w:rsidR="00F444C3" w:rsidRPr="006B24F0" w:rsidRDefault="00F444C3" w:rsidP="00F444C3">
            <w:pPr>
              <w:pStyle w:val="TableField-Left"/>
              <w:rPr>
                <w:rFonts w:ascii="Calibri Light" w:hAnsi="Calibri Light" w:cs="Arial"/>
              </w:rPr>
            </w:pPr>
            <w:r w:rsidRPr="005D09E3">
              <w:rPr>
                <w:rFonts w:ascii="Calibri Light" w:hAnsi="Calibri Light" w:cs="Arial"/>
              </w:rPr>
              <w:t>SCE CSR Quality Assurance</w:t>
            </w:r>
          </w:p>
        </w:tc>
        <w:tc>
          <w:tcPr>
            <w:tcW w:w="3211" w:type="dxa"/>
          </w:tcPr>
          <w:p w14:paraId="294B6696" w14:textId="77777777" w:rsidR="00F444C3" w:rsidRPr="006B24F0" w:rsidRDefault="00F444C3" w:rsidP="00F444C3">
            <w:pPr>
              <w:pStyle w:val="TableField-Left"/>
              <w:rPr>
                <w:rFonts w:ascii="Calibri Light" w:hAnsi="Calibri Light" w:cs="Arial"/>
              </w:rPr>
            </w:pPr>
            <w:r w:rsidRPr="005D09E3">
              <w:rPr>
                <w:rFonts w:ascii="Calibri Light" w:hAnsi="Calibri Light" w:cs="Arial"/>
              </w:rPr>
              <w:t>&gt;90% (measured by QA scores)</w:t>
            </w:r>
          </w:p>
        </w:tc>
        <w:tc>
          <w:tcPr>
            <w:tcW w:w="2556" w:type="dxa"/>
            <w:vAlign w:val="center"/>
          </w:tcPr>
          <w:p w14:paraId="4CAB427C" w14:textId="77777777" w:rsidR="00F444C3" w:rsidRPr="006B24F0" w:rsidRDefault="00F444C3" w:rsidP="00F444C3">
            <w:pPr>
              <w:pStyle w:val="TableField-Left"/>
              <w:rPr>
                <w:rFonts w:ascii="Calibri Light" w:hAnsi="Calibri Light" w:cs="Arial"/>
              </w:rPr>
            </w:pPr>
            <w:r>
              <w:rPr>
                <w:rFonts w:ascii="Calibri Light" w:hAnsi="Calibri Light" w:cs="Arial"/>
              </w:rPr>
              <w:t>N/A</w:t>
            </w:r>
          </w:p>
        </w:tc>
        <w:tc>
          <w:tcPr>
            <w:tcW w:w="1991" w:type="dxa"/>
            <w:vAlign w:val="center"/>
          </w:tcPr>
          <w:p w14:paraId="61227F83" w14:textId="77777777" w:rsidR="00F444C3" w:rsidRPr="006B24F0" w:rsidRDefault="00F444C3" w:rsidP="00F444C3">
            <w:pPr>
              <w:pStyle w:val="TableField-Left"/>
              <w:rPr>
                <w:rFonts w:ascii="Calibri Light" w:hAnsi="Calibri Light" w:cs="Arial"/>
              </w:rPr>
            </w:pPr>
            <w:r>
              <w:rPr>
                <w:rFonts w:ascii="Calibri Light" w:hAnsi="Calibri Light" w:cs="Arial"/>
              </w:rPr>
              <w:t>N/A</w:t>
            </w:r>
          </w:p>
        </w:tc>
      </w:tr>
      <w:tr w:rsidR="00F444C3" w:rsidRPr="006B24F0" w14:paraId="31D16510" w14:textId="77777777" w:rsidTr="00D75481">
        <w:trPr>
          <w:cantSplit/>
          <w:trHeight w:val="432"/>
        </w:trPr>
        <w:tc>
          <w:tcPr>
            <w:tcW w:w="1818" w:type="dxa"/>
            <w:vAlign w:val="center"/>
          </w:tcPr>
          <w:p w14:paraId="48B66916" w14:textId="77777777" w:rsidR="00F444C3" w:rsidRPr="005D09E3" w:rsidRDefault="00F444C3" w:rsidP="00F444C3">
            <w:pPr>
              <w:pStyle w:val="TableField-Left"/>
              <w:rPr>
                <w:rFonts w:ascii="Calibri Light" w:hAnsi="Calibri Light" w:cs="Arial"/>
              </w:rPr>
            </w:pPr>
            <w:r w:rsidRPr="005D09E3">
              <w:rPr>
                <w:rFonts w:ascii="Calibri Light" w:hAnsi="Calibri Light" w:cs="Arial"/>
              </w:rPr>
              <w:t>GCS Quality Assurance</w:t>
            </w:r>
          </w:p>
        </w:tc>
        <w:tc>
          <w:tcPr>
            <w:tcW w:w="3211" w:type="dxa"/>
          </w:tcPr>
          <w:p w14:paraId="18EA3D46" w14:textId="77777777" w:rsidR="00F444C3" w:rsidRPr="006B24F0" w:rsidRDefault="00F444C3" w:rsidP="00F444C3">
            <w:pPr>
              <w:pStyle w:val="TableField-Left"/>
              <w:rPr>
                <w:rFonts w:ascii="Calibri Light" w:hAnsi="Calibri Light" w:cs="Arial"/>
              </w:rPr>
            </w:pPr>
            <w:r w:rsidRPr="005D09E3">
              <w:rPr>
                <w:rFonts w:ascii="Calibri Light" w:hAnsi="Calibri Light" w:cs="Arial"/>
              </w:rPr>
              <w:t>&gt;90% (measured by QA scores)</w:t>
            </w:r>
          </w:p>
        </w:tc>
        <w:tc>
          <w:tcPr>
            <w:tcW w:w="2556" w:type="dxa"/>
            <w:vAlign w:val="center"/>
          </w:tcPr>
          <w:p w14:paraId="6D3D5675" w14:textId="77777777" w:rsidR="00F444C3" w:rsidRPr="006B24F0" w:rsidRDefault="00F444C3" w:rsidP="00F444C3">
            <w:pPr>
              <w:pStyle w:val="TableField-Left"/>
              <w:rPr>
                <w:rFonts w:ascii="Calibri Light" w:hAnsi="Calibri Light" w:cs="Arial"/>
              </w:rPr>
            </w:pPr>
            <w:r>
              <w:rPr>
                <w:rFonts w:ascii="Calibri Light" w:hAnsi="Calibri Light" w:cs="Arial"/>
              </w:rPr>
              <w:t>N/A</w:t>
            </w:r>
          </w:p>
        </w:tc>
        <w:tc>
          <w:tcPr>
            <w:tcW w:w="1991" w:type="dxa"/>
            <w:vAlign w:val="center"/>
          </w:tcPr>
          <w:p w14:paraId="652AB0E6" w14:textId="77777777" w:rsidR="00F444C3" w:rsidRPr="006B24F0" w:rsidRDefault="00F444C3" w:rsidP="00F444C3">
            <w:pPr>
              <w:pStyle w:val="TableField-Left"/>
              <w:rPr>
                <w:rFonts w:ascii="Calibri Light" w:hAnsi="Calibri Light" w:cs="Arial"/>
              </w:rPr>
            </w:pPr>
            <w:r>
              <w:rPr>
                <w:rFonts w:ascii="Calibri Light" w:hAnsi="Calibri Light" w:cs="Arial"/>
              </w:rPr>
              <w:t>N/A</w:t>
            </w:r>
          </w:p>
        </w:tc>
      </w:tr>
      <w:tr w:rsidR="00F444C3" w:rsidRPr="006B24F0" w14:paraId="5DE612F9" w14:textId="77777777" w:rsidTr="00D75481">
        <w:trPr>
          <w:cantSplit/>
          <w:trHeight w:val="432"/>
        </w:trPr>
        <w:tc>
          <w:tcPr>
            <w:tcW w:w="1818" w:type="dxa"/>
            <w:vAlign w:val="center"/>
          </w:tcPr>
          <w:p w14:paraId="491ED3CE" w14:textId="77777777" w:rsidR="00F444C3" w:rsidRPr="005D09E3" w:rsidRDefault="00F444C3" w:rsidP="00F444C3">
            <w:pPr>
              <w:pStyle w:val="TableField-Left"/>
              <w:rPr>
                <w:rFonts w:ascii="Calibri Light" w:hAnsi="Calibri Light" w:cs="Arial"/>
              </w:rPr>
            </w:pPr>
            <w:r w:rsidRPr="005D09E3">
              <w:rPr>
                <w:rFonts w:ascii="Calibri Light" w:hAnsi="Calibri Light" w:cs="Arial"/>
              </w:rPr>
              <w:t>JD Power</w:t>
            </w:r>
          </w:p>
        </w:tc>
        <w:tc>
          <w:tcPr>
            <w:tcW w:w="3211" w:type="dxa"/>
          </w:tcPr>
          <w:p w14:paraId="3EB05A21" w14:textId="77777777" w:rsidR="00F444C3" w:rsidRPr="005D09E3" w:rsidRDefault="00F444C3" w:rsidP="00F444C3">
            <w:pPr>
              <w:pStyle w:val="TableField-Left"/>
              <w:rPr>
                <w:rFonts w:ascii="Calibri Light" w:hAnsi="Calibri Light" w:cs="Arial"/>
              </w:rPr>
            </w:pPr>
            <w:r w:rsidRPr="005D09E3">
              <w:rPr>
                <w:rFonts w:ascii="Calibri Light" w:hAnsi="Calibri Light" w:cs="Arial"/>
              </w:rPr>
              <w:t>Maintain 2nd Quartile</w:t>
            </w:r>
          </w:p>
        </w:tc>
        <w:tc>
          <w:tcPr>
            <w:tcW w:w="2556" w:type="dxa"/>
            <w:vAlign w:val="center"/>
          </w:tcPr>
          <w:p w14:paraId="0E7E8B18" w14:textId="77777777" w:rsidR="00F444C3" w:rsidRPr="006B24F0" w:rsidRDefault="00F444C3" w:rsidP="00F444C3">
            <w:pPr>
              <w:pStyle w:val="TableField-Left"/>
              <w:rPr>
                <w:rFonts w:ascii="Calibri Light" w:hAnsi="Calibri Light" w:cs="Arial"/>
              </w:rPr>
            </w:pPr>
            <w:r>
              <w:rPr>
                <w:rFonts w:ascii="Calibri Light" w:hAnsi="Calibri Light" w:cs="Arial"/>
              </w:rPr>
              <w:t>N/A</w:t>
            </w:r>
          </w:p>
        </w:tc>
        <w:tc>
          <w:tcPr>
            <w:tcW w:w="1991" w:type="dxa"/>
            <w:vAlign w:val="center"/>
          </w:tcPr>
          <w:p w14:paraId="27AAC8CC" w14:textId="77777777" w:rsidR="00F444C3" w:rsidRPr="006B24F0" w:rsidRDefault="00F444C3" w:rsidP="00F444C3">
            <w:pPr>
              <w:pStyle w:val="TableField-Left"/>
              <w:rPr>
                <w:rFonts w:ascii="Calibri Light" w:hAnsi="Calibri Light" w:cs="Arial"/>
              </w:rPr>
            </w:pPr>
            <w:r>
              <w:rPr>
                <w:rFonts w:ascii="Calibri Light" w:hAnsi="Calibri Light" w:cs="Arial"/>
              </w:rPr>
              <w:t>N/A</w:t>
            </w:r>
          </w:p>
        </w:tc>
      </w:tr>
      <w:tr w:rsidR="00F444C3" w:rsidRPr="006B24F0" w14:paraId="56FE5B0E" w14:textId="77777777" w:rsidTr="00D75481">
        <w:trPr>
          <w:cantSplit/>
          <w:trHeight w:val="432"/>
        </w:trPr>
        <w:tc>
          <w:tcPr>
            <w:tcW w:w="1818" w:type="dxa"/>
            <w:vAlign w:val="center"/>
          </w:tcPr>
          <w:p w14:paraId="5E72C4A1" w14:textId="77777777" w:rsidR="00F444C3" w:rsidRPr="005D09E3" w:rsidRDefault="00F444C3" w:rsidP="00F444C3">
            <w:pPr>
              <w:pStyle w:val="TableField-Left"/>
              <w:rPr>
                <w:rFonts w:ascii="Calibri Light" w:hAnsi="Calibri Light" w:cs="Arial"/>
              </w:rPr>
            </w:pPr>
            <w:r w:rsidRPr="005D09E3">
              <w:rPr>
                <w:rFonts w:ascii="Calibri Light" w:hAnsi="Calibri Light" w:cs="Arial"/>
              </w:rPr>
              <w:t>Customer Satisfaction (JD Power) Scores</w:t>
            </w:r>
          </w:p>
        </w:tc>
        <w:tc>
          <w:tcPr>
            <w:tcW w:w="3211" w:type="dxa"/>
          </w:tcPr>
          <w:p w14:paraId="73EE3D16" w14:textId="77777777" w:rsidR="00F444C3" w:rsidRPr="005D09E3" w:rsidRDefault="00F444C3" w:rsidP="00F444C3">
            <w:pPr>
              <w:pStyle w:val="TableField-Left"/>
              <w:rPr>
                <w:rFonts w:ascii="Calibri Light" w:hAnsi="Calibri Light" w:cs="Arial"/>
              </w:rPr>
            </w:pPr>
            <w:r w:rsidRPr="005D09E3">
              <w:rPr>
                <w:rFonts w:ascii="Calibri Light" w:hAnsi="Calibri Light" w:cs="Arial"/>
              </w:rPr>
              <w:t>Target: 2nd Quartile</w:t>
            </w:r>
          </w:p>
        </w:tc>
        <w:tc>
          <w:tcPr>
            <w:tcW w:w="2556" w:type="dxa"/>
            <w:vAlign w:val="center"/>
          </w:tcPr>
          <w:p w14:paraId="15AA64B7" w14:textId="77777777" w:rsidR="00F444C3" w:rsidRPr="006B24F0" w:rsidRDefault="00F444C3" w:rsidP="00F444C3">
            <w:pPr>
              <w:pStyle w:val="TableField-Left"/>
              <w:rPr>
                <w:rFonts w:ascii="Calibri Light" w:hAnsi="Calibri Light" w:cs="Arial"/>
              </w:rPr>
            </w:pPr>
            <w:r>
              <w:rPr>
                <w:rFonts w:ascii="Calibri Light" w:hAnsi="Calibri Light" w:cs="Arial"/>
              </w:rPr>
              <w:t>N/A</w:t>
            </w:r>
          </w:p>
        </w:tc>
        <w:tc>
          <w:tcPr>
            <w:tcW w:w="1991" w:type="dxa"/>
            <w:vAlign w:val="center"/>
          </w:tcPr>
          <w:p w14:paraId="44E66D5D" w14:textId="77777777" w:rsidR="00F444C3" w:rsidRPr="006B24F0" w:rsidRDefault="00F444C3" w:rsidP="00F444C3">
            <w:pPr>
              <w:pStyle w:val="TableField-Left"/>
              <w:rPr>
                <w:rFonts w:ascii="Calibri Light" w:hAnsi="Calibri Light" w:cs="Arial"/>
              </w:rPr>
            </w:pPr>
            <w:r>
              <w:rPr>
                <w:rFonts w:ascii="Calibri Light" w:hAnsi="Calibri Light" w:cs="Arial"/>
              </w:rPr>
              <w:t>N/A</w:t>
            </w:r>
          </w:p>
        </w:tc>
      </w:tr>
      <w:tr w:rsidR="00F444C3" w:rsidRPr="006B24F0" w14:paraId="4FB25D94" w14:textId="77777777" w:rsidTr="00D75481">
        <w:trPr>
          <w:cantSplit/>
          <w:trHeight w:val="432"/>
        </w:trPr>
        <w:tc>
          <w:tcPr>
            <w:tcW w:w="1818" w:type="dxa"/>
            <w:vAlign w:val="center"/>
          </w:tcPr>
          <w:p w14:paraId="76F812DB" w14:textId="77777777" w:rsidR="00F444C3" w:rsidRPr="005D09E3" w:rsidRDefault="00F444C3" w:rsidP="00F444C3">
            <w:pPr>
              <w:pStyle w:val="TableField-Left"/>
              <w:rPr>
                <w:rFonts w:ascii="Calibri Light" w:hAnsi="Calibri Light" w:cs="Arial"/>
              </w:rPr>
            </w:pPr>
            <w:r w:rsidRPr="005D09E3">
              <w:rPr>
                <w:rFonts w:ascii="Calibri Light" w:hAnsi="Calibri Light" w:cs="Arial"/>
              </w:rPr>
              <w:t>SCE.com satisfaction</w:t>
            </w:r>
          </w:p>
        </w:tc>
        <w:tc>
          <w:tcPr>
            <w:tcW w:w="3211" w:type="dxa"/>
          </w:tcPr>
          <w:p w14:paraId="25F8558B" w14:textId="77777777" w:rsidR="00F444C3" w:rsidRPr="005D09E3" w:rsidRDefault="00F444C3" w:rsidP="00F444C3">
            <w:pPr>
              <w:pStyle w:val="TableField-Left"/>
              <w:rPr>
                <w:rFonts w:ascii="Calibri Light" w:hAnsi="Calibri Light" w:cs="Arial"/>
              </w:rPr>
            </w:pPr>
            <w:r w:rsidRPr="005D09E3">
              <w:rPr>
                <w:rFonts w:ascii="Calibri Light" w:hAnsi="Calibri Light" w:cs="Arial"/>
              </w:rPr>
              <w:t>Target: &gt; 66</w:t>
            </w:r>
          </w:p>
        </w:tc>
        <w:tc>
          <w:tcPr>
            <w:tcW w:w="2556" w:type="dxa"/>
            <w:vAlign w:val="center"/>
          </w:tcPr>
          <w:p w14:paraId="42F6843F" w14:textId="77777777" w:rsidR="00F444C3" w:rsidRPr="006B24F0" w:rsidRDefault="00F444C3" w:rsidP="00F444C3">
            <w:pPr>
              <w:pStyle w:val="TableField-Left"/>
              <w:rPr>
                <w:rFonts w:ascii="Calibri Light" w:hAnsi="Calibri Light" w:cs="Arial"/>
              </w:rPr>
            </w:pPr>
            <w:r>
              <w:rPr>
                <w:rFonts w:ascii="Calibri Light" w:hAnsi="Calibri Light" w:cs="Arial"/>
              </w:rPr>
              <w:t>N/A</w:t>
            </w:r>
          </w:p>
        </w:tc>
        <w:tc>
          <w:tcPr>
            <w:tcW w:w="1991" w:type="dxa"/>
            <w:vAlign w:val="center"/>
          </w:tcPr>
          <w:p w14:paraId="063C3B0F" w14:textId="77777777" w:rsidR="00F444C3" w:rsidRPr="006B24F0" w:rsidRDefault="00F444C3" w:rsidP="00F444C3">
            <w:pPr>
              <w:pStyle w:val="TableField-Left"/>
              <w:rPr>
                <w:rFonts w:ascii="Calibri Light" w:hAnsi="Calibri Light" w:cs="Arial"/>
              </w:rPr>
            </w:pPr>
            <w:r>
              <w:rPr>
                <w:rFonts w:ascii="Calibri Light" w:hAnsi="Calibri Light" w:cs="Arial"/>
              </w:rPr>
              <w:t>N/A</w:t>
            </w:r>
          </w:p>
        </w:tc>
      </w:tr>
      <w:tr w:rsidR="00F444C3" w:rsidRPr="006B24F0" w14:paraId="7A5580D7" w14:textId="77777777" w:rsidTr="00D75481">
        <w:trPr>
          <w:cantSplit/>
          <w:trHeight w:val="432"/>
        </w:trPr>
        <w:tc>
          <w:tcPr>
            <w:tcW w:w="1818" w:type="dxa"/>
            <w:vAlign w:val="center"/>
          </w:tcPr>
          <w:p w14:paraId="08BCDA46" w14:textId="77777777" w:rsidR="00F444C3" w:rsidRPr="005D09E3" w:rsidRDefault="00F444C3" w:rsidP="00F444C3">
            <w:pPr>
              <w:pStyle w:val="TableField-Left"/>
              <w:rPr>
                <w:rFonts w:ascii="Calibri Light" w:hAnsi="Calibri Light" w:cs="Arial"/>
              </w:rPr>
            </w:pPr>
            <w:r w:rsidRPr="005D09E3">
              <w:rPr>
                <w:rFonts w:ascii="Calibri Light" w:hAnsi="Calibri Light" w:cs="Arial"/>
              </w:rPr>
              <w:t>VOC – Ease of Experience</w:t>
            </w:r>
          </w:p>
        </w:tc>
        <w:tc>
          <w:tcPr>
            <w:tcW w:w="3211" w:type="dxa"/>
          </w:tcPr>
          <w:p w14:paraId="500E6B4C" w14:textId="77777777" w:rsidR="00F444C3" w:rsidRPr="005D09E3" w:rsidRDefault="00F444C3" w:rsidP="00F444C3">
            <w:pPr>
              <w:pStyle w:val="TableField-Left"/>
              <w:rPr>
                <w:rFonts w:ascii="Calibri Light" w:hAnsi="Calibri Light" w:cs="Arial"/>
              </w:rPr>
            </w:pPr>
            <w:r w:rsidRPr="005D09E3">
              <w:rPr>
                <w:rFonts w:ascii="Calibri Light" w:hAnsi="Calibri Light" w:cs="Arial"/>
              </w:rPr>
              <w:t>Voice of the Customer measurement (measured on survey)</w:t>
            </w:r>
          </w:p>
        </w:tc>
        <w:tc>
          <w:tcPr>
            <w:tcW w:w="2556" w:type="dxa"/>
            <w:vAlign w:val="center"/>
          </w:tcPr>
          <w:p w14:paraId="54372178" w14:textId="77777777" w:rsidR="00F444C3" w:rsidRPr="006B24F0" w:rsidRDefault="00F444C3" w:rsidP="00F444C3">
            <w:pPr>
              <w:pStyle w:val="TableField-Left"/>
              <w:rPr>
                <w:rFonts w:ascii="Calibri Light" w:hAnsi="Calibri Light" w:cs="Arial"/>
              </w:rPr>
            </w:pPr>
            <w:r>
              <w:rPr>
                <w:rFonts w:ascii="Calibri Light" w:hAnsi="Calibri Light" w:cs="Arial"/>
              </w:rPr>
              <w:t>N/A</w:t>
            </w:r>
          </w:p>
        </w:tc>
        <w:tc>
          <w:tcPr>
            <w:tcW w:w="1991" w:type="dxa"/>
            <w:vAlign w:val="center"/>
          </w:tcPr>
          <w:p w14:paraId="620BD0C8" w14:textId="77777777" w:rsidR="00F444C3" w:rsidRPr="006B24F0" w:rsidRDefault="00F444C3" w:rsidP="00F444C3">
            <w:pPr>
              <w:pStyle w:val="TableField-Left"/>
              <w:rPr>
                <w:rFonts w:ascii="Calibri Light" w:hAnsi="Calibri Light" w:cs="Arial"/>
              </w:rPr>
            </w:pPr>
            <w:r>
              <w:rPr>
                <w:rFonts w:ascii="Calibri Light" w:hAnsi="Calibri Light" w:cs="Arial"/>
              </w:rPr>
              <w:t>N/A</w:t>
            </w:r>
          </w:p>
        </w:tc>
      </w:tr>
      <w:tr w:rsidR="00F444C3" w:rsidRPr="006B24F0" w14:paraId="112391E5" w14:textId="77777777" w:rsidTr="00D75481">
        <w:trPr>
          <w:cantSplit/>
          <w:trHeight w:val="432"/>
        </w:trPr>
        <w:tc>
          <w:tcPr>
            <w:tcW w:w="1818" w:type="dxa"/>
            <w:vAlign w:val="center"/>
          </w:tcPr>
          <w:p w14:paraId="3D3C9F6F" w14:textId="77777777" w:rsidR="00F444C3" w:rsidRPr="005D09E3" w:rsidRDefault="00F444C3" w:rsidP="00F444C3">
            <w:pPr>
              <w:pStyle w:val="TableField-Left"/>
              <w:rPr>
                <w:rFonts w:ascii="Calibri Light" w:hAnsi="Calibri Light" w:cs="Arial"/>
              </w:rPr>
            </w:pPr>
            <w:r w:rsidRPr="005D09E3">
              <w:rPr>
                <w:rFonts w:ascii="Calibri Light" w:hAnsi="Calibri Light" w:cs="Arial"/>
              </w:rPr>
              <w:t>Call Quality Monitoring</w:t>
            </w:r>
          </w:p>
        </w:tc>
        <w:tc>
          <w:tcPr>
            <w:tcW w:w="3211" w:type="dxa"/>
          </w:tcPr>
          <w:p w14:paraId="59BD2B62" w14:textId="77777777" w:rsidR="00F444C3" w:rsidRPr="005D09E3" w:rsidRDefault="00F444C3" w:rsidP="00F444C3">
            <w:pPr>
              <w:pStyle w:val="TableField-Left"/>
              <w:rPr>
                <w:rFonts w:ascii="Calibri Light" w:hAnsi="Calibri Light" w:cs="Arial"/>
              </w:rPr>
            </w:pPr>
            <w:r w:rsidRPr="005D09E3">
              <w:rPr>
                <w:rFonts w:ascii="Calibri Light" w:hAnsi="Calibri Light" w:cs="Arial"/>
              </w:rPr>
              <w:t>Call monitoring QA score based upon agreed upon call standards.</w:t>
            </w:r>
          </w:p>
        </w:tc>
        <w:tc>
          <w:tcPr>
            <w:tcW w:w="2556" w:type="dxa"/>
            <w:vAlign w:val="center"/>
          </w:tcPr>
          <w:p w14:paraId="49362212" w14:textId="77777777" w:rsidR="00F444C3" w:rsidRPr="006B24F0" w:rsidRDefault="00F444C3" w:rsidP="00F444C3">
            <w:pPr>
              <w:pStyle w:val="TableField-Left"/>
              <w:rPr>
                <w:rFonts w:ascii="Calibri Light" w:hAnsi="Calibri Light" w:cs="Arial"/>
              </w:rPr>
            </w:pPr>
            <w:r>
              <w:rPr>
                <w:rFonts w:ascii="Calibri Light" w:hAnsi="Calibri Light" w:cs="Arial"/>
              </w:rPr>
              <w:t>N/A</w:t>
            </w:r>
          </w:p>
        </w:tc>
        <w:tc>
          <w:tcPr>
            <w:tcW w:w="1991" w:type="dxa"/>
            <w:vAlign w:val="center"/>
          </w:tcPr>
          <w:p w14:paraId="3CC5F3B7" w14:textId="77777777" w:rsidR="00F444C3" w:rsidRPr="006B24F0" w:rsidRDefault="00F444C3" w:rsidP="00F444C3">
            <w:pPr>
              <w:pStyle w:val="TableField-Left"/>
              <w:rPr>
                <w:rFonts w:ascii="Calibri Light" w:hAnsi="Calibri Light" w:cs="Arial"/>
              </w:rPr>
            </w:pPr>
            <w:r>
              <w:rPr>
                <w:rFonts w:ascii="Calibri Light" w:hAnsi="Calibri Light" w:cs="Arial"/>
              </w:rPr>
              <w:t>N/A</w:t>
            </w:r>
          </w:p>
        </w:tc>
      </w:tr>
      <w:tr w:rsidR="00F444C3" w:rsidRPr="006B24F0" w14:paraId="7727F335" w14:textId="77777777" w:rsidTr="00D75481">
        <w:trPr>
          <w:cantSplit/>
          <w:trHeight w:val="432"/>
        </w:trPr>
        <w:tc>
          <w:tcPr>
            <w:tcW w:w="1818" w:type="dxa"/>
            <w:vAlign w:val="center"/>
          </w:tcPr>
          <w:p w14:paraId="1CA0AC93" w14:textId="77777777" w:rsidR="00F444C3" w:rsidRPr="005D09E3" w:rsidRDefault="00F444C3" w:rsidP="00F444C3">
            <w:pPr>
              <w:pStyle w:val="TableField-Left"/>
              <w:rPr>
                <w:rFonts w:ascii="Calibri Light" w:hAnsi="Calibri Light" w:cs="Arial"/>
              </w:rPr>
            </w:pPr>
            <w:r w:rsidRPr="005D09E3">
              <w:rPr>
                <w:rFonts w:ascii="Calibri Light" w:hAnsi="Calibri Light" w:cs="Arial"/>
              </w:rPr>
              <w:t>Issues</w:t>
            </w:r>
          </w:p>
        </w:tc>
        <w:tc>
          <w:tcPr>
            <w:tcW w:w="3211" w:type="dxa"/>
          </w:tcPr>
          <w:p w14:paraId="5B094796" w14:textId="77777777" w:rsidR="00F444C3" w:rsidRPr="005D09E3" w:rsidRDefault="00F444C3" w:rsidP="00F444C3">
            <w:pPr>
              <w:pStyle w:val="TableField-Left"/>
              <w:rPr>
                <w:rFonts w:ascii="Calibri Light" w:hAnsi="Calibri Light" w:cs="Arial"/>
              </w:rPr>
            </w:pPr>
            <w:r w:rsidRPr="005D09E3">
              <w:rPr>
                <w:rFonts w:ascii="Calibri Light" w:hAnsi="Calibri Light" w:cs="Arial"/>
              </w:rPr>
              <w:t>Number of issues raised with Customer Issues Management</w:t>
            </w:r>
          </w:p>
        </w:tc>
        <w:tc>
          <w:tcPr>
            <w:tcW w:w="2556" w:type="dxa"/>
            <w:vAlign w:val="center"/>
          </w:tcPr>
          <w:p w14:paraId="0E0C2A93" w14:textId="77777777" w:rsidR="00F444C3" w:rsidRPr="006B24F0" w:rsidRDefault="00F444C3" w:rsidP="00F444C3">
            <w:pPr>
              <w:pStyle w:val="TableField-Left"/>
              <w:rPr>
                <w:rFonts w:ascii="Calibri Light" w:hAnsi="Calibri Light" w:cs="Arial"/>
              </w:rPr>
            </w:pPr>
            <w:r>
              <w:rPr>
                <w:rFonts w:ascii="Calibri Light" w:hAnsi="Calibri Light" w:cs="Arial"/>
              </w:rPr>
              <w:t>N/A</w:t>
            </w:r>
          </w:p>
        </w:tc>
        <w:tc>
          <w:tcPr>
            <w:tcW w:w="1991" w:type="dxa"/>
            <w:vAlign w:val="center"/>
          </w:tcPr>
          <w:p w14:paraId="03C9FE28" w14:textId="77777777" w:rsidR="00F444C3" w:rsidRPr="006B24F0" w:rsidRDefault="00F444C3" w:rsidP="00F444C3">
            <w:pPr>
              <w:pStyle w:val="TableField-Left"/>
              <w:rPr>
                <w:rFonts w:ascii="Calibri Light" w:hAnsi="Calibri Light" w:cs="Arial"/>
              </w:rPr>
            </w:pPr>
            <w:r>
              <w:rPr>
                <w:rFonts w:ascii="Calibri Light" w:hAnsi="Calibri Light" w:cs="Arial"/>
              </w:rPr>
              <w:t>N/A</w:t>
            </w:r>
          </w:p>
        </w:tc>
      </w:tr>
      <w:tr w:rsidR="00F444C3" w:rsidRPr="006B24F0" w14:paraId="07E1ED41" w14:textId="77777777" w:rsidTr="00D75481">
        <w:trPr>
          <w:cantSplit/>
          <w:trHeight w:val="432"/>
        </w:trPr>
        <w:tc>
          <w:tcPr>
            <w:tcW w:w="1818" w:type="dxa"/>
            <w:vAlign w:val="center"/>
          </w:tcPr>
          <w:p w14:paraId="52AA3EAD" w14:textId="77777777" w:rsidR="00F444C3" w:rsidRPr="005D09E3" w:rsidRDefault="00F444C3" w:rsidP="00F444C3">
            <w:pPr>
              <w:pStyle w:val="TableField-Left"/>
              <w:rPr>
                <w:rFonts w:ascii="Calibri Light" w:hAnsi="Calibri Light" w:cs="Arial"/>
              </w:rPr>
            </w:pPr>
            <w:r w:rsidRPr="005D09E3">
              <w:rPr>
                <w:rFonts w:ascii="Calibri Light" w:hAnsi="Calibri Light" w:cs="Arial"/>
              </w:rPr>
              <w:t>IVR - Customer Satisfaction</w:t>
            </w:r>
          </w:p>
        </w:tc>
        <w:tc>
          <w:tcPr>
            <w:tcW w:w="3211" w:type="dxa"/>
          </w:tcPr>
          <w:p w14:paraId="68334797" w14:textId="77777777" w:rsidR="00F444C3" w:rsidRPr="005D09E3" w:rsidRDefault="00F444C3" w:rsidP="00F444C3">
            <w:pPr>
              <w:pStyle w:val="TableField-Left"/>
              <w:rPr>
                <w:rFonts w:ascii="Calibri Light" w:hAnsi="Calibri Light" w:cs="Arial"/>
              </w:rPr>
            </w:pPr>
            <w:r w:rsidRPr="005D09E3">
              <w:rPr>
                <w:rFonts w:ascii="Calibri Light" w:hAnsi="Calibri Light" w:cs="Arial"/>
              </w:rPr>
              <w:t>Customer satisfaction with IVR</w:t>
            </w:r>
          </w:p>
        </w:tc>
        <w:tc>
          <w:tcPr>
            <w:tcW w:w="2556" w:type="dxa"/>
            <w:vAlign w:val="center"/>
          </w:tcPr>
          <w:p w14:paraId="124E5668" w14:textId="77777777" w:rsidR="00F444C3" w:rsidRPr="006B24F0" w:rsidRDefault="00F444C3" w:rsidP="00F444C3">
            <w:pPr>
              <w:pStyle w:val="TableField-Left"/>
              <w:rPr>
                <w:rFonts w:ascii="Calibri Light" w:hAnsi="Calibri Light" w:cs="Arial"/>
              </w:rPr>
            </w:pPr>
            <w:r>
              <w:rPr>
                <w:rFonts w:ascii="Calibri Light" w:hAnsi="Calibri Light" w:cs="Arial"/>
              </w:rPr>
              <w:t>N/A</w:t>
            </w:r>
          </w:p>
        </w:tc>
        <w:tc>
          <w:tcPr>
            <w:tcW w:w="1991" w:type="dxa"/>
            <w:vAlign w:val="center"/>
          </w:tcPr>
          <w:p w14:paraId="6255927F" w14:textId="77777777" w:rsidR="00F444C3" w:rsidRPr="006B24F0" w:rsidRDefault="00F444C3" w:rsidP="00F444C3">
            <w:pPr>
              <w:pStyle w:val="TableField-Left"/>
              <w:rPr>
                <w:rFonts w:ascii="Calibri Light" w:hAnsi="Calibri Light" w:cs="Arial"/>
              </w:rPr>
            </w:pPr>
            <w:r>
              <w:rPr>
                <w:rFonts w:ascii="Calibri Light" w:hAnsi="Calibri Light" w:cs="Arial"/>
              </w:rPr>
              <w:t>N/A</w:t>
            </w:r>
          </w:p>
        </w:tc>
      </w:tr>
      <w:tr w:rsidR="00F444C3" w:rsidRPr="006B24F0" w14:paraId="413EB10C" w14:textId="77777777" w:rsidTr="00D75481">
        <w:trPr>
          <w:cantSplit/>
          <w:trHeight w:val="432"/>
        </w:trPr>
        <w:tc>
          <w:tcPr>
            <w:tcW w:w="1818" w:type="dxa"/>
            <w:vAlign w:val="center"/>
          </w:tcPr>
          <w:p w14:paraId="0157854C" w14:textId="77777777" w:rsidR="00F444C3" w:rsidRPr="005D09E3" w:rsidRDefault="00F444C3" w:rsidP="00F444C3">
            <w:pPr>
              <w:pStyle w:val="TableField-Left"/>
              <w:rPr>
                <w:rFonts w:ascii="Calibri Light" w:hAnsi="Calibri Light" w:cs="Arial"/>
              </w:rPr>
            </w:pPr>
            <w:r w:rsidRPr="005D09E3">
              <w:rPr>
                <w:rFonts w:ascii="Calibri Light" w:hAnsi="Calibri Light" w:cs="Arial"/>
              </w:rPr>
              <w:t>PUC Complaints</w:t>
            </w:r>
          </w:p>
        </w:tc>
        <w:tc>
          <w:tcPr>
            <w:tcW w:w="3211" w:type="dxa"/>
          </w:tcPr>
          <w:p w14:paraId="15A16E4F" w14:textId="77777777" w:rsidR="00F444C3" w:rsidRPr="005D09E3" w:rsidRDefault="00F444C3" w:rsidP="00F444C3">
            <w:pPr>
              <w:pStyle w:val="TableField-Left"/>
              <w:rPr>
                <w:rFonts w:ascii="Calibri Light" w:hAnsi="Calibri Light" w:cs="Arial"/>
              </w:rPr>
            </w:pPr>
            <w:r w:rsidRPr="005D09E3">
              <w:rPr>
                <w:rFonts w:ascii="Calibri Light" w:hAnsi="Calibri Light" w:cs="Arial"/>
              </w:rPr>
              <w:t>Number of Public Utility Commission complaints</w:t>
            </w:r>
          </w:p>
        </w:tc>
        <w:tc>
          <w:tcPr>
            <w:tcW w:w="2556" w:type="dxa"/>
            <w:vAlign w:val="center"/>
          </w:tcPr>
          <w:p w14:paraId="6D117AEE" w14:textId="77777777" w:rsidR="00F444C3" w:rsidRPr="006B24F0" w:rsidRDefault="00F444C3" w:rsidP="00F444C3">
            <w:pPr>
              <w:pStyle w:val="TableField-Left"/>
              <w:rPr>
                <w:rFonts w:ascii="Calibri Light" w:hAnsi="Calibri Light" w:cs="Arial"/>
              </w:rPr>
            </w:pPr>
            <w:r>
              <w:rPr>
                <w:rFonts w:ascii="Calibri Light" w:hAnsi="Calibri Light" w:cs="Arial"/>
              </w:rPr>
              <w:t>N/A</w:t>
            </w:r>
          </w:p>
        </w:tc>
        <w:tc>
          <w:tcPr>
            <w:tcW w:w="1991" w:type="dxa"/>
            <w:vAlign w:val="center"/>
          </w:tcPr>
          <w:p w14:paraId="52A5E493" w14:textId="77777777" w:rsidR="00F444C3" w:rsidRPr="006B24F0" w:rsidRDefault="00F444C3" w:rsidP="00F444C3">
            <w:pPr>
              <w:pStyle w:val="TableField-Left"/>
              <w:rPr>
                <w:rFonts w:ascii="Calibri Light" w:hAnsi="Calibri Light" w:cs="Arial"/>
              </w:rPr>
            </w:pPr>
            <w:r>
              <w:rPr>
                <w:rFonts w:ascii="Calibri Light" w:hAnsi="Calibri Light" w:cs="Arial"/>
              </w:rPr>
              <w:t>N/A</w:t>
            </w:r>
          </w:p>
        </w:tc>
      </w:tr>
    </w:tbl>
    <w:p w14:paraId="1D1AE471" w14:textId="77777777" w:rsidR="00E0118B" w:rsidRPr="006B24F0" w:rsidRDefault="00E0118B" w:rsidP="00E0118B">
      <w:pPr>
        <w:rPr>
          <w:rFonts w:ascii="Calibri Light" w:hAnsi="Calibri Light" w:cs="Arial"/>
        </w:rPr>
      </w:pPr>
    </w:p>
    <w:p w14:paraId="2BBA76AE" w14:textId="77777777" w:rsidR="00D75481" w:rsidRPr="006B24F0" w:rsidRDefault="00CA70BF" w:rsidP="00AE07EE">
      <w:pPr>
        <w:pStyle w:val="Heading3"/>
        <w:keepNext/>
        <w:numPr>
          <w:ilvl w:val="2"/>
          <w:numId w:val="5"/>
        </w:numPr>
        <w:tabs>
          <w:tab w:val="left" w:pos="1440"/>
        </w:tabs>
        <w:spacing w:before="120" w:after="120"/>
        <w:rPr>
          <w:rFonts w:ascii="Calibri Light" w:hAnsi="Calibri Light"/>
        </w:rPr>
      </w:pPr>
      <w:bookmarkStart w:id="219" w:name="_Toc491613824"/>
      <w:bookmarkStart w:id="220" w:name="_Toc512193966"/>
      <w:r w:rsidRPr="006B24F0">
        <w:rPr>
          <w:rFonts w:ascii="Calibri Light" w:hAnsi="Calibri Light"/>
        </w:rPr>
        <w:t>Key Metric Definition</w:t>
      </w:r>
      <w:bookmarkEnd w:id="219"/>
      <w:bookmarkEnd w:id="220"/>
    </w:p>
    <w:p w14:paraId="2B67AA75" w14:textId="77777777" w:rsidR="00D75481" w:rsidRPr="006B24F0" w:rsidRDefault="00D75481" w:rsidP="00D75481">
      <w:pPr>
        <w:pStyle w:val="Heading2Text"/>
        <w:rPr>
          <w:rFonts w:ascii="Calibri Light" w:hAnsi="Calibri Light" w:cs="Arial"/>
        </w:rPr>
      </w:pPr>
      <w:r w:rsidRPr="006B24F0">
        <w:rPr>
          <w:rFonts w:ascii="Calibri Light" w:hAnsi="Calibri Light" w:cs="Arial"/>
        </w:rPr>
        <w:t>The following have been identified as key metrics at Southern California Edison that require business rule for calculation:</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6B24F0" w14:paraId="0FA2CBBE" w14:textId="77777777" w:rsidTr="00613D1D">
        <w:trPr>
          <w:cantSplit/>
          <w:trHeight w:val="432"/>
          <w:tblHeader/>
        </w:trPr>
        <w:tc>
          <w:tcPr>
            <w:tcW w:w="1818" w:type="dxa"/>
            <w:tcBorders>
              <w:top w:val="threeDEmboss" w:sz="6" w:space="0" w:color="auto"/>
              <w:bottom w:val="threeDEmboss" w:sz="6" w:space="0" w:color="auto"/>
            </w:tcBorders>
            <w:shd w:val="clear" w:color="auto" w:fill="F9FBAF"/>
            <w:vAlign w:val="center"/>
          </w:tcPr>
          <w:p w14:paraId="43031BA7" w14:textId="77777777" w:rsidR="00D75481" w:rsidRPr="006B24F0" w:rsidRDefault="00D75481" w:rsidP="00613D1D">
            <w:pPr>
              <w:pStyle w:val="TableHeader-Left"/>
              <w:rPr>
                <w:rFonts w:ascii="Calibri Light" w:hAnsi="Calibri Light" w:cs="Arial"/>
              </w:rPr>
            </w:pPr>
            <w:r w:rsidRPr="006B24F0">
              <w:rPr>
                <w:rFonts w:ascii="Calibri Light" w:hAnsi="Calibri Light" w:cs="Arial"/>
              </w:rPr>
              <w:t>Key Metric</w:t>
            </w:r>
          </w:p>
        </w:tc>
        <w:tc>
          <w:tcPr>
            <w:tcW w:w="3211" w:type="dxa"/>
            <w:tcBorders>
              <w:top w:val="threeDEmboss" w:sz="6" w:space="0" w:color="auto"/>
              <w:bottom w:val="threeDEmboss" w:sz="6" w:space="0" w:color="auto"/>
            </w:tcBorders>
            <w:shd w:val="clear" w:color="auto" w:fill="F9FBAF"/>
            <w:vAlign w:val="center"/>
          </w:tcPr>
          <w:p w14:paraId="6948A4A4" w14:textId="77777777" w:rsidR="00D75481" w:rsidRPr="006B24F0" w:rsidRDefault="00D75481" w:rsidP="00613D1D">
            <w:pPr>
              <w:pStyle w:val="TableHeader-Left"/>
              <w:rPr>
                <w:rFonts w:ascii="Calibri Light" w:hAnsi="Calibri Light" w:cs="Arial"/>
              </w:rPr>
            </w:pPr>
            <w:r w:rsidRPr="006B24F0">
              <w:rPr>
                <w:rFonts w:ascii="Calibri Light" w:hAnsi="Calibri Light" w:cs="Arial"/>
              </w:rPr>
              <w:t>Description</w:t>
            </w:r>
          </w:p>
        </w:tc>
        <w:tc>
          <w:tcPr>
            <w:tcW w:w="2556" w:type="dxa"/>
            <w:tcBorders>
              <w:top w:val="threeDEmboss" w:sz="6" w:space="0" w:color="auto"/>
              <w:bottom w:val="threeDEmboss" w:sz="6" w:space="0" w:color="auto"/>
            </w:tcBorders>
            <w:shd w:val="clear" w:color="auto" w:fill="F9FBAF"/>
            <w:vAlign w:val="center"/>
          </w:tcPr>
          <w:p w14:paraId="22E112A7" w14:textId="77777777" w:rsidR="00D75481" w:rsidRPr="006B24F0" w:rsidRDefault="00D75481" w:rsidP="00613D1D">
            <w:pPr>
              <w:pStyle w:val="TableHeader-Left"/>
              <w:rPr>
                <w:rFonts w:ascii="Calibri Light" w:hAnsi="Calibri Light" w:cs="Arial"/>
              </w:rPr>
            </w:pPr>
            <w:r w:rsidRPr="006B24F0">
              <w:rPr>
                <w:rFonts w:ascii="Calibri Light" w:hAnsi="Calibri Light" w:cs="Arial"/>
              </w:rPr>
              <w:t>Business Rule</w:t>
            </w:r>
          </w:p>
        </w:tc>
        <w:tc>
          <w:tcPr>
            <w:tcW w:w="1991" w:type="dxa"/>
            <w:tcBorders>
              <w:top w:val="threeDEmboss" w:sz="6" w:space="0" w:color="auto"/>
              <w:bottom w:val="threeDEmboss" w:sz="6" w:space="0" w:color="auto"/>
            </w:tcBorders>
            <w:shd w:val="clear" w:color="auto" w:fill="F9FBAF"/>
            <w:vAlign w:val="center"/>
          </w:tcPr>
          <w:p w14:paraId="2F9559CD" w14:textId="77777777" w:rsidR="00D75481" w:rsidRPr="006B24F0" w:rsidRDefault="00D75481" w:rsidP="00613D1D">
            <w:pPr>
              <w:pStyle w:val="TableHeader-Left"/>
              <w:rPr>
                <w:rFonts w:ascii="Calibri Light" w:hAnsi="Calibri Light" w:cs="Arial"/>
              </w:rPr>
            </w:pPr>
            <w:r w:rsidRPr="006B24F0">
              <w:rPr>
                <w:rFonts w:ascii="Calibri Light" w:hAnsi="Calibri Light" w:cs="Arial"/>
              </w:rPr>
              <w:t>Reference</w:t>
            </w:r>
          </w:p>
        </w:tc>
      </w:tr>
      <w:tr w:rsidR="00D75481" w:rsidRPr="006B24F0" w14:paraId="5CB121E3" w14:textId="77777777" w:rsidTr="00613D1D">
        <w:trPr>
          <w:cantSplit/>
          <w:trHeight w:val="432"/>
        </w:trPr>
        <w:tc>
          <w:tcPr>
            <w:tcW w:w="1818" w:type="dxa"/>
            <w:tcBorders>
              <w:top w:val="threeDEmboss" w:sz="6" w:space="0" w:color="auto"/>
            </w:tcBorders>
            <w:vAlign w:val="center"/>
          </w:tcPr>
          <w:p w14:paraId="736EE953" w14:textId="77777777" w:rsidR="00D75481" w:rsidRPr="006B24F0" w:rsidRDefault="00BE280C" w:rsidP="00613D1D">
            <w:pPr>
              <w:pStyle w:val="TableField-Left"/>
              <w:rPr>
                <w:rFonts w:ascii="Calibri Light" w:hAnsi="Calibri Light" w:cs="Arial"/>
              </w:rPr>
            </w:pPr>
            <w:r>
              <w:rPr>
                <w:rFonts w:ascii="Calibri Light" w:hAnsi="Calibri Light" w:cs="Arial"/>
              </w:rPr>
              <w:t>N/A</w:t>
            </w:r>
          </w:p>
        </w:tc>
        <w:tc>
          <w:tcPr>
            <w:tcW w:w="3211" w:type="dxa"/>
            <w:tcBorders>
              <w:top w:val="threeDEmboss" w:sz="6" w:space="0" w:color="auto"/>
            </w:tcBorders>
          </w:tcPr>
          <w:p w14:paraId="00FA02ED" w14:textId="77777777" w:rsidR="00D75481" w:rsidRPr="006B24F0" w:rsidRDefault="00D75481" w:rsidP="00613D1D">
            <w:pPr>
              <w:pStyle w:val="TableField-Left"/>
              <w:rPr>
                <w:rFonts w:ascii="Calibri Light" w:hAnsi="Calibri Light" w:cs="Arial"/>
              </w:rPr>
            </w:pPr>
          </w:p>
        </w:tc>
        <w:tc>
          <w:tcPr>
            <w:tcW w:w="2556" w:type="dxa"/>
            <w:tcBorders>
              <w:top w:val="threeDEmboss" w:sz="6" w:space="0" w:color="auto"/>
            </w:tcBorders>
            <w:vAlign w:val="center"/>
          </w:tcPr>
          <w:p w14:paraId="124EF59F" w14:textId="77777777" w:rsidR="00D75481" w:rsidRPr="006B24F0" w:rsidRDefault="00D75481" w:rsidP="00613D1D">
            <w:pPr>
              <w:pStyle w:val="TableField-Left"/>
              <w:rPr>
                <w:rFonts w:ascii="Calibri Light" w:hAnsi="Calibri Light" w:cs="Arial"/>
              </w:rPr>
            </w:pPr>
          </w:p>
        </w:tc>
        <w:tc>
          <w:tcPr>
            <w:tcW w:w="1991" w:type="dxa"/>
            <w:tcBorders>
              <w:top w:val="threeDEmboss" w:sz="6" w:space="0" w:color="auto"/>
            </w:tcBorders>
            <w:vAlign w:val="center"/>
          </w:tcPr>
          <w:p w14:paraId="7A319F17" w14:textId="77777777" w:rsidR="00D75481" w:rsidRPr="006B24F0" w:rsidRDefault="00D75481" w:rsidP="00613D1D">
            <w:pPr>
              <w:pStyle w:val="TableField-Left"/>
              <w:rPr>
                <w:rFonts w:ascii="Calibri Light" w:hAnsi="Calibri Light" w:cs="Arial"/>
              </w:rPr>
            </w:pPr>
          </w:p>
        </w:tc>
      </w:tr>
      <w:tr w:rsidR="00D75481" w:rsidRPr="006B24F0" w14:paraId="54073681" w14:textId="77777777" w:rsidTr="00613D1D">
        <w:trPr>
          <w:cantSplit/>
          <w:trHeight w:val="432"/>
        </w:trPr>
        <w:tc>
          <w:tcPr>
            <w:tcW w:w="1818" w:type="dxa"/>
            <w:vAlign w:val="center"/>
          </w:tcPr>
          <w:p w14:paraId="126DF2AF" w14:textId="77777777" w:rsidR="00D75481" w:rsidRPr="006B24F0" w:rsidRDefault="00D75481" w:rsidP="00613D1D">
            <w:pPr>
              <w:pStyle w:val="TableField-Left"/>
              <w:rPr>
                <w:rFonts w:ascii="Calibri Light" w:hAnsi="Calibri Light" w:cs="Arial"/>
              </w:rPr>
            </w:pPr>
          </w:p>
        </w:tc>
        <w:tc>
          <w:tcPr>
            <w:tcW w:w="3211" w:type="dxa"/>
          </w:tcPr>
          <w:p w14:paraId="1F03E8A9" w14:textId="77777777" w:rsidR="00D75481" w:rsidRPr="006B24F0" w:rsidRDefault="00D75481" w:rsidP="00613D1D">
            <w:pPr>
              <w:pStyle w:val="TableField-Left"/>
              <w:rPr>
                <w:rFonts w:ascii="Calibri Light" w:hAnsi="Calibri Light" w:cs="Arial"/>
              </w:rPr>
            </w:pPr>
          </w:p>
        </w:tc>
        <w:tc>
          <w:tcPr>
            <w:tcW w:w="2556" w:type="dxa"/>
            <w:vAlign w:val="center"/>
          </w:tcPr>
          <w:p w14:paraId="74016100" w14:textId="77777777" w:rsidR="00D75481" w:rsidRPr="006B24F0" w:rsidRDefault="00D75481" w:rsidP="00613D1D">
            <w:pPr>
              <w:pStyle w:val="TableField-Left"/>
              <w:rPr>
                <w:rFonts w:ascii="Calibri Light" w:hAnsi="Calibri Light" w:cs="Arial"/>
              </w:rPr>
            </w:pPr>
          </w:p>
        </w:tc>
        <w:tc>
          <w:tcPr>
            <w:tcW w:w="1991" w:type="dxa"/>
            <w:vAlign w:val="center"/>
          </w:tcPr>
          <w:p w14:paraId="73F33362" w14:textId="77777777" w:rsidR="00D75481" w:rsidRPr="006B24F0" w:rsidRDefault="00D75481" w:rsidP="00613D1D">
            <w:pPr>
              <w:pStyle w:val="TableField-Left"/>
              <w:rPr>
                <w:rFonts w:ascii="Calibri Light" w:hAnsi="Calibri Light" w:cs="Arial"/>
              </w:rPr>
            </w:pPr>
          </w:p>
        </w:tc>
      </w:tr>
      <w:tr w:rsidR="00D75481" w:rsidRPr="006B24F0" w14:paraId="6754C575" w14:textId="77777777" w:rsidTr="00613D1D">
        <w:trPr>
          <w:cantSplit/>
          <w:trHeight w:val="432"/>
        </w:trPr>
        <w:tc>
          <w:tcPr>
            <w:tcW w:w="1818" w:type="dxa"/>
            <w:vAlign w:val="center"/>
          </w:tcPr>
          <w:p w14:paraId="33C2CF1A" w14:textId="77777777" w:rsidR="00D75481" w:rsidRPr="006B24F0" w:rsidRDefault="00D75481" w:rsidP="00613D1D">
            <w:pPr>
              <w:pStyle w:val="TableField-Left"/>
              <w:rPr>
                <w:rFonts w:ascii="Calibri Light" w:hAnsi="Calibri Light" w:cs="Arial"/>
              </w:rPr>
            </w:pPr>
          </w:p>
        </w:tc>
        <w:tc>
          <w:tcPr>
            <w:tcW w:w="3211" w:type="dxa"/>
          </w:tcPr>
          <w:p w14:paraId="538FE2EC" w14:textId="77777777" w:rsidR="00D75481" w:rsidRPr="006B24F0" w:rsidRDefault="00D75481" w:rsidP="00613D1D">
            <w:pPr>
              <w:pStyle w:val="TableField-Left"/>
              <w:rPr>
                <w:rFonts w:ascii="Calibri Light" w:hAnsi="Calibri Light" w:cs="Arial"/>
              </w:rPr>
            </w:pPr>
          </w:p>
        </w:tc>
        <w:tc>
          <w:tcPr>
            <w:tcW w:w="2556" w:type="dxa"/>
            <w:vAlign w:val="center"/>
          </w:tcPr>
          <w:p w14:paraId="520166B4" w14:textId="77777777" w:rsidR="00D75481" w:rsidRPr="006B24F0" w:rsidRDefault="00D75481" w:rsidP="00613D1D">
            <w:pPr>
              <w:pStyle w:val="TableField-Left"/>
              <w:rPr>
                <w:rFonts w:ascii="Calibri Light" w:hAnsi="Calibri Light" w:cs="Arial"/>
              </w:rPr>
            </w:pPr>
          </w:p>
        </w:tc>
        <w:tc>
          <w:tcPr>
            <w:tcW w:w="1991" w:type="dxa"/>
            <w:vAlign w:val="center"/>
          </w:tcPr>
          <w:p w14:paraId="1ACDE19B" w14:textId="77777777" w:rsidR="00D75481" w:rsidRPr="006B24F0" w:rsidRDefault="00D75481" w:rsidP="00613D1D">
            <w:pPr>
              <w:pStyle w:val="TableField-Left"/>
              <w:rPr>
                <w:rFonts w:ascii="Calibri Light" w:hAnsi="Calibri Light" w:cs="Arial"/>
              </w:rPr>
            </w:pPr>
          </w:p>
        </w:tc>
      </w:tr>
    </w:tbl>
    <w:p w14:paraId="3A2804A7" w14:textId="77777777" w:rsidR="00D75481" w:rsidRPr="006B24F0" w:rsidRDefault="00D75481" w:rsidP="00D75481">
      <w:pPr>
        <w:rPr>
          <w:rFonts w:ascii="Calibri Light" w:hAnsi="Calibri Light" w:cs="Arial"/>
        </w:rPr>
      </w:pPr>
    </w:p>
    <w:p w14:paraId="2C474AC5" w14:textId="77777777" w:rsidR="000E6897" w:rsidRPr="006B24F0" w:rsidRDefault="005A70D1" w:rsidP="002F58D0">
      <w:pPr>
        <w:pStyle w:val="Heading1"/>
        <w:rPr>
          <w:rFonts w:ascii="Calibri Light" w:hAnsi="Calibri Light"/>
        </w:rPr>
      </w:pPr>
      <w:bookmarkStart w:id="221" w:name="_Toc491613825"/>
      <w:bookmarkStart w:id="222" w:name="_Toc512193967"/>
      <w:r w:rsidRPr="006B24F0">
        <w:rPr>
          <w:rFonts w:ascii="Calibri Light" w:hAnsi="Calibri Light"/>
        </w:rPr>
        <w:lastRenderedPageBreak/>
        <w:t xml:space="preserve">Controls, </w:t>
      </w:r>
      <w:r w:rsidR="000E6897" w:rsidRPr="006B24F0">
        <w:rPr>
          <w:rFonts w:ascii="Calibri Light" w:hAnsi="Calibri Light"/>
        </w:rPr>
        <w:t>Regulatory Rules</w:t>
      </w:r>
      <w:bookmarkEnd w:id="221"/>
      <w:r w:rsidRPr="006B24F0">
        <w:rPr>
          <w:rFonts w:ascii="Calibri Light" w:hAnsi="Calibri Light"/>
        </w:rPr>
        <w:t>, and Security</w:t>
      </w:r>
      <w:bookmarkEnd w:id="222"/>
    </w:p>
    <w:tbl>
      <w:tblPr>
        <w:tblStyle w:val="TableGrid"/>
        <w:tblW w:w="10080" w:type="dxa"/>
        <w:tblInd w:w="-23" w:type="dxa"/>
        <w:tblBorders>
          <w:top w:val="threeDEmboss" w:sz="6" w:space="0" w:color="auto"/>
          <w:left w:val="threeDEmboss" w:sz="6" w:space="0" w:color="auto"/>
          <w:bottom w:val="threeDEmboss" w:sz="6" w:space="0" w:color="auto"/>
          <w:right w:val="threeDEmboss" w:sz="6" w:space="0" w:color="auto"/>
          <w:insideH w:val="none" w:sz="0" w:space="0" w:color="auto"/>
          <w:insideV w:val="none" w:sz="0" w:space="0" w:color="auto"/>
        </w:tblBorders>
        <w:tblLayout w:type="fixed"/>
        <w:tblLook w:val="04A0" w:firstRow="1" w:lastRow="0" w:firstColumn="1" w:lastColumn="0" w:noHBand="0" w:noVBand="1"/>
      </w:tblPr>
      <w:tblGrid>
        <w:gridCol w:w="1170"/>
        <w:gridCol w:w="3240"/>
        <w:gridCol w:w="1440"/>
        <w:gridCol w:w="1890"/>
        <w:gridCol w:w="1170"/>
        <w:gridCol w:w="1170"/>
      </w:tblGrid>
      <w:tr w:rsidR="00F430CE" w14:paraId="398638BE" w14:textId="77777777" w:rsidTr="008F45E2">
        <w:trPr>
          <w:tblHeader/>
        </w:trPr>
        <w:tc>
          <w:tcPr>
            <w:tcW w:w="1170" w:type="dxa"/>
            <w:tcBorders>
              <w:top w:val="threeDEmboss" w:sz="6" w:space="0" w:color="auto"/>
              <w:left w:val="threeDEmboss" w:sz="6" w:space="0" w:color="auto"/>
              <w:bottom w:val="threeDEmboss" w:sz="6" w:space="0" w:color="auto"/>
              <w:right w:val="single" w:sz="4" w:space="0" w:color="auto"/>
            </w:tcBorders>
            <w:shd w:val="clear" w:color="auto" w:fill="FFFF99"/>
            <w:hideMark/>
          </w:tcPr>
          <w:p w14:paraId="460C21B6" w14:textId="77777777" w:rsidR="00F430CE" w:rsidRDefault="00F430CE" w:rsidP="00F430CE">
            <w:pPr>
              <w:rPr>
                <w:rFonts w:ascii="Calibri Light" w:hAnsi="Calibri Light" w:cs="Arial"/>
                <w:b/>
                <w:sz w:val="18"/>
                <w:szCs w:val="20"/>
                <w:lang w:val="de-CH" w:eastAsia="de-CH"/>
              </w:rPr>
            </w:pPr>
            <w:r>
              <w:rPr>
                <w:rFonts w:ascii="Calibri Light" w:hAnsi="Calibri Light" w:cs="Arial"/>
                <w:b/>
                <w:sz w:val="18"/>
                <w:szCs w:val="20"/>
                <w:lang w:val="de-CH" w:eastAsia="de-CH"/>
              </w:rPr>
              <w:lastRenderedPageBreak/>
              <w:t xml:space="preserve">Requirement </w:t>
            </w:r>
          </w:p>
          <w:p w14:paraId="5A761B28" w14:textId="77777777" w:rsidR="00F430CE" w:rsidRDefault="00F430CE" w:rsidP="00F430CE">
            <w:pPr>
              <w:rPr>
                <w:rFonts w:ascii="Calibri Light" w:hAnsi="Calibri Light" w:cs="Arial"/>
                <w:i/>
                <w:sz w:val="18"/>
                <w:szCs w:val="20"/>
                <w:lang w:val="de-CH" w:eastAsia="de-CH"/>
              </w:rPr>
            </w:pPr>
            <w:r>
              <w:rPr>
                <w:rFonts w:ascii="Calibri Light" w:hAnsi="Calibri Light" w:cs="Arial"/>
                <w:b/>
                <w:sz w:val="18"/>
                <w:szCs w:val="20"/>
                <w:lang w:val="de-CH" w:eastAsia="de-CH"/>
              </w:rPr>
              <w:t>ID (from RTM)</w:t>
            </w:r>
          </w:p>
        </w:tc>
        <w:tc>
          <w:tcPr>
            <w:tcW w:w="3240" w:type="dxa"/>
            <w:tcBorders>
              <w:top w:val="threeDEmboss" w:sz="6" w:space="0" w:color="auto"/>
              <w:left w:val="nil"/>
              <w:bottom w:val="threeDEmboss" w:sz="6" w:space="0" w:color="auto"/>
              <w:right w:val="single" w:sz="4" w:space="0" w:color="auto"/>
            </w:tcBorders>
            <w:shd w:val="clear" w:color="auto" w:fill="FFFF99"/>
            <w:hideMark/>
          </w:tcPr>
          <w:p w14:paraId="7FFCB7C7" w14:textId="77777777" w:rsidR="00F430CE" w:rsidRDefault="00F430CE" w:rsidP="00F430CE">
            <w:pPr>
              <w:rPr>
                <w:rFonts w:ascii="Calibri Light" w:hAnsi="Calibri Light" w:cs="Arial"/>
                <w:b/>
                <w:sz w:val="18"/>
                <w:szCs w:val="20"/>
                <w:lang w:val="de-CH" w:eastAsia="de-CH"/>
              </w:rPr>
            </w:pPr>
            <w:r>
              <w:rPr>
                <w:rFonts w:ascii="Calibri Light" w:hAnsi="Calibri Light" w:cs="Arial"/>
                <w:b/>
                <w:sz w:val="18"/>
                <w:szCs w:val="20"/>
                <w:lang w:val="de-CH" w:eastAsia="de-CH"/>
              </w:rPr>
              <w:t>“As-Is” Control Requirement</w:t>
            </w:r>
          </w:p>
        </w:tc>
        <w:tc>
          <w:tcPr>
            <w:tcW w:w="1440" w:type="dxa"/>
            <w:tcBorders>
              <w:top w:val="threeDEmboss" w:sz="6" w:space="0" w:color="auto"/>
              <w:left w:val="single" w:sz="4" w:space="0" w:color="auto"/>
              <w:bottom w:val="threeDEmboss" w:sz="6" w:space="0" w:color="auto"/>
              <w:right w:val="single" w:sz="4" w:space="0" w:color="auto"/>
            </w:tcBorders>
            <w:shd w:val="clear" w:color="auto" w:fill="FFFF99"/>
            <w:hideMark/>
          </w:tcPr>
          <w:p w14:paraId="1D233CDD" w14:textId="77777777" w:rsidR="00F430CE" w:rsidRDefault="00F430CE" w:rsidP="00F430CE">
            <w:pPr>
              <w:rPr>
                <w:rFonts w:ascii="Calibri Light" w:hAnsi="Calibri Light" w:cs="Arial"/>
                <w:b/>
                <w:sz w:val="18"/>
                <w:szCs w:val="20"/>
                <w:lang w:val="de-CH" w:eastAsia="de-CH"/>
              </w:rPr>
            </w:pPr>
            <w:r>
              <w:rPr>
                <w:rFonts w:ascii="Calibri Light" w:hAnsi="Calibri Light" w:cs="Arial"/>
                <w:b/>
                <w:sz w:val="18"/>
                <w:szCs w:val="20"/>
                <w:lang w:val="de-CH" w:eastAsia="de-CH"/>
              </w:rPr>
              <w:t>“To Be” Risk Statement</w:t>
            </w:r>
          </w:p>
        </w:tc>
        <w:tc>
          <w:tcPr>
            <w:tcW w:w="1890" w:type="dxa"/>
            <w:tcBorders>
              <w:top w:val="threeDEmboss" w:sz="6" w:space="0" w:color="auto"/>
              <w:left w:val="single" w:sz="4" w:space="0" w:color="auto"/>
              <w:bottom w:val="threeDEmboss" w:sz="6" w:space="0" w:color="auto"/>
              <w:right w:val="single" w:sz="4" w:space="0" w:color="auto"/>
            </w:tcBorders>
            <w:shd w:val="clear" w:color="auto" w:fill="FFFF99"/>
            <w:hideMark/>
          </w:tcPr>
          <w:p w14:paraId="6BE2AF97" w14:textId="77777777" w:rsidR="00F430CE" w:rsidRDefault="00F430CE" w:rsidP="00F430CE">
            <w:pPr>
              <w:rPr>
                <w:rFonts w:ascii="Calibri Light" w:hAnsi="Calibri Light" w:cs="Arial"/>
                <w:b/>
                <w:sz w:val="18"/>
                <w:szCs w:val="20"/>
                <w:lang w:val="de-CH" w:eastAsia="de-CH"/>
              </w:rPr>
            </w:pPr>
            <w:r>
              <w:rPr>
                <w:rFonts w:ascii="Calibri Light" w:hAnsi="Calibri Light" w:cs="Arial"/>
                <w:b/>
                <w:sz w:val="18"/>
                <w:szCs w:val="20"/>
                <w:lang w:val="de-CH" w:eastAsia="de-CH"/>
              </w:rPr>
              <w:t>“To-Be” Control Activity”</w:t>
            </w:r>
          </w:p>
        </w:tc>
        <w:tc>
          <w:tcPr>
            <w:tcW w:w="1170" w:type="dxa"/>
            <w:tcBorders>
              <w:top w:val="threeDEmboss" w:sz="6" w:space="0" w:color="auto"/>
              <w:left w:val="single" w:sz="4" w:space="0" w:color="auto"/>
              <w:bottom w:val="threeDEmboss" w:sz="6" w:space="0" w:color="auto"/>
              <w:right w:val="single" w:sz="4" w:space="0" w:color="auto"/>
            </w:tcBorders>
            <w:shd w:val="clear" w:color="auto" w:fill="FFFF99"/>
            <w:hideMark/>
          </w:tcPr>
          <w:p w14:paraId="727734BB" w14:textId="77777777" w:rsidR="00F430CE" w:rsidRDefault="00F430CE" w:rsidP="00F430CE">
            <w:pPr>
              <w:rPr>
                <w:rFonts w:ascii="Calibri Light" w:hAnsi="Calibri Light" w:cs="Arial"/>
                <w:b/>
                <w:sz w:val="18"/>
                <w:szCs w:val="20"/>
                <w:lang w:val="de-CH" w:eastAsia="de-CH"/>
              </w:rPr>
            </w:pPr>
            <w:r>
              <w:rPr>
                <w:rFonts w:ascii="Calibri Light" w:hAnsi="Calibri Light" w:cs="Arial"/>
                <w:b/>
                <w:sz w:val="18"/>
                <w:szCs w:val="20"/>
                <w:lang w:val="de-CH" w:eastAsia="de-CH"/>
              </w:rPr>
              <w:t>Control Automation (manual, IT dependent- manual, automated</w:t>
            </w:r>
          </w:p>
        </w:tc>
        <w:tc>
          <w:tcPr>
            <w:tcW w:w="1170" w:type="dxa"/>
            <w:tcBorders>
              <w:top w:val="threeDEmboss" w:sz="6" w:space="0" w:color="auto"/>
              <w:left w:val="single" w:sz="4" w:space="0" w:color="auto"/>
              <w:bottom w:val="threeDEmboss" w:sz="6" w:space="0" w:color="auto"/>
              <w:right w:val="threeDEmboss" w:sz="6" w:space="0" w:color="auto"/>
            </w:tcBorders>
            <w:shd w:val="clear" w:color="auto" w:fill="FFFF99"/>
            <w:hideMark/>
          </w:tcPr>
          <w:p w14:paraId="622ED3F5" w14:textId="77777777" w:rsidR="00F430CE" w:rsidRDefault="00F430CE" w:rsidP="00F430CE">
            <w:pPr>
              <w:rPr>
                <w:rFonts w:ascii="Calibri Light" w:hAnsi="Calibri Light" w:cs="Arial"/>
                <w:b/>
                <w:sz w:val="18"/>
                <w:szCs w:val="20"/>
                <w:lang w:val="de-CH" w:eastAsia="de-CH"/>
              </w:rPr>
            </w:pPr>
            <w:r>
              <w:rPr>
                <w:rFonts w:ascii="Calibri Light" w:hAnsi="Calibri Light" w:cs="Arial"/>
                <w:b/>
                <w:sz w:val="18"/>
                <w:szCs w:val="20"/>
                <w:lang w:val="de-CH" w:eastAsia="de-CH"/>
              </w:rPr>
              <w:t>Relevant technical identifier or RICEFW reference</w:t>
            </w:r>
          </w:p>
        </w:tc>
      </w:tr>
      <w:tr w:rsidR="00F430CE" w:rsidRPr="000E2D04" w14:paraId="5D912B22" w14:textId="77777777" w:rsidTr="008F45E2">
        <w:trPr>
          <w:trHeight w:val="3150"/>
          <w:tblHeader/>
        </w:trPr>
        <w:tc>
          <w:tcPr>
            <w:tcW w:w="1170" w:type="dxa"/>
            <w:tcBorders>
              <w:top w:val="threeDEmboss" w:sz="6" w:space="0" w:color="auto"/>
              <w:left w:val="threeDEmboss" w:sz="6" w:space="0" w:color="auto"/>
              <w:bottom w:val="threeDEmboss" w:sz="6" w:space="0" w:color="auto"/>
              <w:right w:val="single" w:sz="4" w:space="0" w:color="auto"/>
            </w:tcBorders>
            <w:vAlign w:val="center"/>
          </w:tcPr>
          <w:p w14:paraId="6D3BA996" w14:textId="77777777" w:rsidR="00F430CE" w:rsidRPr="000E2D04" w:rsidRDefault="00F430CE" w:rsidP="00F430CE">
            <w:pPr>
              <w:rPr>
                <w:rFonts w:ascii="Calibri Light" w:hAnsi="Calibri Light" w:cs="Arial"/>
                <w:sz w:val="18"/>
                <w:szCs w:val="20"/>
                <w:lang w:val="de-CH" w:eastAsia="de-CH"/>
              </w:rPr>
            </w:pPr>
            <w:r w:rsidRPr="00C778D4">
              <w:rPr>
                <w:rFonts w:ascii="Calibri Light" w:hAnsi="Calibri Light" w:cs="Arial"/>
                <w:sz w:val="20"/>
                <w:szCs w:val="20"/>
              </w:rPr>
              <w:t>CONTROL-CS-1165</w:t>
            </w:r>
          </w:p>
        </w:tc>
        <w:tc>
          <w:tcPr>
            <w:tcW w:w="3240" w:type="dxa"/>
            <w:tcBorders>
              <w:top w:val="threeDEmboss" w:sz="6" w:space="0" w:color="auto"/>
              <w:left w:val="nil"/>
              <w:bottom w:val="threeDEmboss" w:sz="6" w:space="0" w:color="auto"/>
              <w:right w:val="single" w:sz="4" w:space="0" w:color="auto"/>
            </w:tcBorders>
            <w:vAlign w:val="center"/>
          </w:tcPr>
          <w:p w14:paraId="24E5D428" w14:textId="77777777" w:rsidR="00F430CE" w:rsidRDefault="00F430CE" w:rsidP="00F430CE">
            <w:pPr>
              <w:rPr>
                <w:rFonts w:ascii="Calibri Light" w:hAnsi="Calibri Light" w:cs="Arial"/>
                <w:sz w:val="20"/>
                <w:szCs w:val="20"/>
              </w:rPr>
            </w:pPr>
            <w:r w:rsidRPr="00C778D4">
              <w:rPr>
                <w:rFonts w:ascii="Calibri Light" w:hAnsi="Calibri Light" w:cs="Arial"/>
                <w:sz w:val="20"/>
                <w:szCs w:val="20"/>
              </w:rPr>
              <w:t>Expedited Complaint Procedure for Community Choice Aggregators (CCAs): SCE shall apply the expedited complaint procedure defined in Rules 24 through 29 ("Rules Regarding Enforcement Procedures") of the Code of Conduct and Expedited Complaint Procedure to complaints filed by Community Choice Aggregators (CCAs) against electrical corporations, including complaints alleging violations of the rules adopted in this decision. The Code of Conduct and Expedited Complaint Procedure pertaining to the consideration, formation and implementation of CCAs is included as Attachment 1 of this Decision, D.12-12-036. (See OP 3 of D.12-12-036).</w:t>
            </w:r>
          </w:p>
          <w:p w14:paraId="2008D554" w14:textId="77777777" w:rsidR="00F430CE" w:rsidRDefault="00F430CE" w:rsidP="00F430CE">
            <w:pPr>
              <w:pStyle w:val="TableField-Left"/>
              <w:rPr>
                <w:rFonts w:ascii="Calibri Light" w:hAnsi="Calibri Light" w:cs="Arial"/>
                <w:i/>
                <w:sz w:val="18"/>
                <w:lang w:val="de-CH"/>
              </w:rPr>
            </w:pPr>
          </w:p>
        </w:tc>
        <w:tc>
          <w:tcPr>
            <w:tcW w:w="1440" w:type="dxa"/>
            <w:tcBorders>
              <w:top w:val="threeDEmboss" w:sz="6" w:space="0" w:color="auto"/>
              <w:left w:val="single" w:sz="4" w:space="0" w:color="auto"/>
              <w:bottom w:val="threeDEmboss" w:sz="6" w:space="0" w:color="auto"/>
              <w:right w:val="single" w:sz="4" w:space="0" w:color="auto"/>
            </w:tcBorders>
          </w:tcPr>
          <w:p w14:paraId="0DECC658" w14:textId="3A256544" w:rsidR="00F430CE" w:rsidRPr="005050BC" w:rsidRDefault="005050BC" w:rsidP="00F430CE">
            <w:pPr>
              <w:rPr>
                <w:rFonts w:ascii="Calibri Light" w:hAnsi="Calibri Light" w:cs="Arial"/>
                <w:sz w:val="18"/>
                <w:szCs w:val="20"/>
                <w:lang w:val="de-CH" w:eastAsia="de-CH"/>
              </w:rPr>
            </w:pPr>
            <w:r w:rsidRPr="005050BC">
              <w:rPr>
                <w:rFonts w:ascii="Calibri Light" w:hAnsi="Calibri Light" w:cs="Arial"/>
                <w:sz w:val="18"/>
              </w:rPr>
              <w:t>Noncompliance or misinterpretation with regulatory and legislative requirements may lead to misstatements of financial statements, penalties, fines and/or prosecution</w:t>
            </w:r>
          </w:p>
        </w:tc>
        <w:tc>
          <w:tcPr>
            <w:tcW w:w="1890" w:type="dxa"/>
            <w:tcBorders>
              <w:top w:val="threeDEmboss" w:sz="6" w:space="0" w:color="auto"/>
              <w:left w:val="single" w:sz="4" w:space="0" w:color="auto"/>
              <w:bottom w:val="threeDEmboss" w:sz="6" w:space="0" w:color="auto"/>
              <w:right w:val="single" w:sz="4" w:space="0" w:color="auto"/>
            </w:tcBorders>
          </w:tcPr>
          <w:p w14:paraId="4F81D4BE" w14:textId="62B95746" w:rsidR="00F430CE" w:rsidRPr="005050BC" w:rsidRDefault="005050BC" w:rsidP="00F430CE">
            <w:pPr>
              <w:pStyle w:val="TableField-Left"/>
              <w:rPr>
                <w:rFonts w:ascii="Calibri Light" w:hAnsi="Calibri Light" w:cs="Arial"/>
              </w:rPr>
            </w:pPr>
            <w:r w:rsidRPr="005050BC">
              <w:rPr>
                <w:rFonts w:ascii="Calibri Light" w:hAnsi="Calibri Light" w:cs="Arial"/>
                <w:sz w:val="18"/>
              </w:rPr>
              <w:t>Whenever a BPEM case is created to document a CCA complaint, the Customer Choice Services Sr. Analyst logs the complaint in the CCA Log and tracks the CCA Complaint until resolved.  The Sr. Analyst is also able to track the resolution status for “Expedited” CCA complaints via reports. (“Expedited” Complaints are validated complaints versus just inquiries.</w:t>
            </w:r>
          </w:p>
        </w:tc>
        <w:tc>
          <w:tcPr>
            <w:tcW w:w="1170" w:type="dxa"/>
            <w:tcBorders>
              <w:top w:val="threeDEmboss" w:sz="6" w:space="0" w:color="auto"/>
              <w:left w:val="single" w:sz="4" w:space="0" w:color="auto"/>
              <w:bottom w:val="threeDEmboss" w:sz="6" w:space="0" w:color="auto"/>
              <w:right w:val="single" w:sz="4" w:space="0" w:color="auto"/>
            </w:tcBorders>
          </w:tcPr>
          <w:p w14:paraId="42CB4E65" w14:textId="6A8A701B" w:rsidR="00731411" w:rsidRPr="005050BC" w:rsidRDefault="005050BC" w:rsidP="00731411">
            <w:pPr>
              <w:rPr>
                <w:rFonts w:ascii="Calibri Light" w:hAnsi="Calibri Light" w:cs="Arial"/>
                <w:sz w:val="20"/>
                <w:szCs w:val="20"/>
              </w:rPr>
            </w:pPr>
            <w:r w:rsidRPr="005050BC">
              <w:rPr>
                <w:rFonts w:ascii="Calibri Light" w:hAnsi="Calibri Light" w:cs="Arial"/>
                <w:sz w:val="18"/>
              </w:rPr>
              <w:t>ITDM – IT Dependent Manual</w:t>
            </w:r>
            <w:r w:rsidRPr="005050BC" w:rsidDel="005050BC">
              <w:rPr>
                <w:rFonts w:ascii="Calibri Light" w:hAnsi="Calibri Light" w:cs="Arial"/>
                <w:sz w:val="20"/>
                <w:szCs w:val="20"/>
              </w:rPr>
              <w:t xml:space="preserve"> </w:t>
            </w:r>
          </w:p>
          <w:p w14:paraId="0C8B5C93" w14:textId="77777777" w:rsidR="00731411" w:rsidRPr="005050BC" w:rsidRDefault="00731411" w:rsidP="00731411">
            <w:pPr>
              <w:rPr>
                <w:rFonts w:ascii="Calibri Light" w:hAnsi="Calibri Light" w:cs="Arial"/>
                <w:sz w:val="20"/>
                <w:szCs w:val="20"/>
              </w:rPr>
            </w:pPr>
          </w:p>
          <w:p w14:paraId="596B2BBF" w14:textId="77777777" w:rsidR="00731411" w:rsidRPr="005050BC" w:rsidRDefault="00731411" w:rsidP="00731411">
            <w:pPr>
              <w:rPr>
                <w:rFonts w:ascii="Calibri Light" w:hAnsi="Calibri Light" w:cs="Arial"/>
                <w:sz w:val="20"/>
                <w:szCs w:val="20"/>
              </w:rPr>
            </w:pPr>
          </w:p>
          <w:p w14:paraId="7F7A2F00" w14:textId="77777777" w:rsidR="00731411" w:rsidRPr="005050BC" w:rsidRDefault="00731411" w:rsidP="00731411">
            <w:pPr>
              <w:rPr>
                <w:rFonts w:ascii="Calibri Light" w:hAnsi="Calibri Light" w:cs="Arial"/>
                <w:sz w:val="20"/>
                <w:szCs w:val="20"/>
              </w:rPr>
            </w:pPr>
          </w:p>
          <w:p w14:paraId="0D6A136E" w14:textId="77777777" w:rsidR="00731411" w:rsidRPr="005050BC" w:rsidRDefault="00731411" w:rsidP="00731411">
            <w:pPr>
              <w:rPr>
                <w:rFonts w:ascii="Calibri Light" w:hAnsi="Calibri Light" w:cs="Arial"/>
                <w:sz w:val="20"/>
                <w:szCs w:val="20"/>
              </w:rPr>
            </w:pPr>
          </w:p>
          <w:p w14:paraId="39782353" w14:textId="77777777" w:rsidR="00731411" w:rsidRPr="005050BC" w:rsidRDefault="00731411" w:rsidP="00731411">
            <w:pPr>
              <w:rPr>
                <w:rFonts w:ascii="Calibri Light" w:hAnsi="Calibri Light" w:cs="Arial"/>
                <w:sz w:val="20"/>
                <w:szCs w:val="20"/>
              </w:rPr>
            </w:pPr>
          </w:p>
          <w:p w14:paraId="50F0021D" w14:textId="77777777" w:rsidR="00731411" w:rsidRPr="005050BC" w:rsidRDefault="00731411" w:rsidP="00731411">
            <w:pPr>
              <w:rPr>
                <w:rFonts w:ascii="Calibri Light" w:hAnsi="Calibri Light" w:cs="Arial"/>
                <w:sz w:val="20"/>
                <w:szCs w:val="20"/>
              </w:rPr>
            </w:pPr>
          </w:p>
          <w:p w14:paraId="228E0002" w14:textId="77777777" w:rsidR="00731411" w:rsidRPr="005050BC" w:rsidRDefault="00731411" w:rsidP="00731411">
            <w:pPr>
              <w:rPr>
                <w:rFonts w:ascii="Calibri Light" w:hAnsi="Calibri Light" w:cs="Arial"/>
                <w:sz w:val="20"/>
                <w:szCs w:val="20"/>
              </w:rPr>
            </w:pPr>
          </w:p>
          <w:p w14:paraId="3CA30EAA" w14:textId="77777777" w:rsidR="00731411" w:rsidRPr="005050BC" w:rsidRDefault="00731411" w:rsidP="00731411">
            <w:pPr>
              <w:rPr>
                <w:rFonts w:ascii="Calibri Light" w:hAnsi="Calibri Light" w:cs="Arial"/>
                <w:sz w:val="20"/>
                <w:szCs w:val="20"/>
              </w:rPr>
            </w:pPr>
          </w:p>
          <w:p w14:paraId="5676639A" w14:textId="77777777" w:rsidR="00731411" w:rsidRPr="005050BC" w:rsidRDefault="00731411" w:rsidP="00731411">
            <w:pPr>
              <w:rPr>
                <w:rFonts w:ascii="Calibri Light" w:hAnsi="Calibri Light" w:cs="Arial"/>
                <w:sz w:val="20"/>
                <w:szCs w:val="20"/>
              </w:rPr>
            </w:pPr>
          </w:p>
          <w:p w14:paraId="16D7EE9A" w14:textId="77777777" w:rsidR="00731411" w:rsidRPr="005050BC" w:rsidRDefault="00731411" w:rsidP="00731411">
            <w:pPr>
              <w:rPr>
                <w:rFonts w:ascii="Calibri Light" w:hAnsi="Calibri Light" w:cs="Arial"/>
                <w:sz w:val="20"/>
                <w:szCs w:val="20"/>
              </w:rPr>
            </w:pPr>
          </w:p>
          <w:p w14:paraId="74E953BF" w14:textId="77777777" w:rsidR="00731411" w:rsidRPr="005050BC" w:rsidRDefault="00731411" w:rsidP="00731411">
            <w:pPr>
              <w:rPr>
                <w:rFonts w:ascii="Calibri Light" w:hAnsi="Calibri Light" w:cs="Arial"/>
                <w:sz w:val="20"/>
                <w:szCs w:val="20"/>
              </w:rPr>
            </w:pPr>
          </w:p>
          <w:p w14:paraId="363EC35E" w14:textId="77777777" w:rsidR="00F430CE" w:rsidRPr="005050BC" w:rsidRDefault="00F430CE" w:rsidP="00731411">
            <w:pPr>
              <w:rPr>
                <w:rFonts w:ascii="Calibri Light" w:hAnsi="Calibri Light" w:cs="Arial"/>
              </w:rPr>
            </w:pPr>
          </w:p>
        </w:tc>
        <w:tc>
          <w:tcPr>
            <w:tcW w:w="1170" w:type="dxa"/>
            <w:tcBorders>
              <w:top w:val="threeDEmboss" w:sz="6" w:space="0" w:color="auto"/>
              <w:left w:val="single" w:sz="4" w:space="0" w:color="auto"/>
              <w:bottom w:val="threeDEmboss" w:sz="6" w:space="0" w:color="auto"/>
              <w:right w:val="threeDEmboss" w:sz="6" w:space="0" w:color="auto"/>
            </w:tcBorders>
          </w:tcPr>
          <w:p w14:paraId="20D9C617" w14:textId="77777777" w:rsidR="00F430CE" w:rsidRPr="000E2D04" w:rsidRDefault="006E7784" w:rsidP="006E7784">
            <w:pPr>
              <w:rPr>
                <w:rFonts w:ascii="Calibri Light" w:hAnsi="Calibri Light" w:cs="Arial"/>
                <w:sz w:val="18"/>
                <w:szCs w:val="20"/>
                <w:lang w:val="de-CH" w:eastAsia="de-CH"/>
              </w:rPr>
            </w:pPr>
            <w:r>
              <w:rPr>
                <w:rFonts w:ascii="Calibri Light" w:hAnsi="Calibri Light" w:cs="Arial"/>
                <w:sz w:val="18"/>
                <w:szCs w:val="20"/>
                <w:lang w:val="de-CH" w:eastAsia="de-CH"/>
              </w:rPr>
              <w:t>N/A</w:t>
            </w:r>
          </w:p>
        </w:tc>
      </w:tr>
      <w:tr w:rsidR="00731411" w:rsidRPr="000E2D04" w14:paraId="085F7C7E" w14:textId="77777777" w:rsidTr="008F45E2">
        <w:trPr>
          <w:trHeight w:val="3150"/>
          <w:tblHeader/>
        </w:trPr>
        <w:tc>
          <w:tcPr>
            <w:tcW w:w="1170" w:type="dxa"/>
            <w:tcBorders>
              <w:top w:val="threeDEmboss" w:sz="6" w:space="0" w:color="auto"/>
              <w:left w:val="threeDEmboss" w:sz="6" w:space="0" w:color="auto"/>
              <w:bottom w:val="threeDEmboss" w:sz="6" w:space="0" w:color="auto"/>
              <w:right w:val="single" w:sz="4" w:space="0" w:color="auto"/>
            </w:tcBorders>
            <w:vAlign w:val="center"/>
          </w:tcPr>
          <w:p w14:paraId="25309BD5" w14:textId="77777777" w:rsidR="00731411" w:rsidRPr="00C778D4" w:rsidRDefault="00731411" w:rsidP="00731411">
            <w:pPr>
              <w:rPr>
                <w:rFonts w:ascii="Calibri Light" w:hAnsi="Calibri Light" w:cs="Arial"/>
                <w:sz w:val="20"/>
                <w:szCs w:val="20"/>
              </w:rPr>
            </w:pPr>
            <w:r w:rsidRPr="0011336C">
              <w:rPr>
                <w:rFonts w:ascii="Calibri Light" w:hAnsi="Calibri Light" w:cs="Arial"/>
                <w:sz w:val="20"/>
                <w:szCs w:val="20"/>
              </w:rPr>
              <w:t>CONTROL-CS-1185</w:t>
            </w:r>
          </w:p>
        </w:tc>
        <w:tc>
          <w:tcPr>
            <w:tcW w:w="3240" w:type="dxa"/>
            <w:tcBorders>
              <w:top w:val="threeDEmboss" w:sz="6" w:space="0" w:color="auto"/>
              <w:left w:val="nil"/>
              <w:bottom w:val="threeDEmboss" w:sz="6" w:space="0" w:color="auto"/>
              <w:right w:val="single" w:sz="4" w:space="0" w:color="auto"/>
            </w:tcBorders>
            <w:vAlign w:val="center"/>
          </w:tcPr>
          <w:p w14:paraId="54D7041B" w14:textId="77777777" w:rsidR="00731411" w:rsidRPr="005050BC" w:rsidRDefault="00731411" w:rsidP="00731411">
            <w:pPr>
              <w:rPr>
                <w:rFonts w:ascii="Calibri Light" w:hAnsi="Calibri Light" w:cs="Arial"/>
                <w:sz w:val="20"/>
                <w:szCs w:val="20"/>
              </w:rPr>
            </w:pPr>
            <w:r w:rsidRPr="005050BC">
              <w:rPr>
                <w:rFonts w:ascii="Calibri Light" w:hAnsi="Calibri Light" w:cs="Arial"/>
                <w:sz w:val="20"/>
                <w:szCs w:val="20"/>
              </w:rPr>
              <w:t>Maintain Log of All Community Choice Aggregator (CCA) Complaints: SCE shall maintain a log of all new, resolved, and pending complaints submitted in writing relating to services provided for the Community Choice Aggregator (CCA) and CCA customers. The log shall be subject to review by the CCA and the Commission, and shall include the date each issue was received; the customer's name, address, and Service Account ID number if the issue is in relation to a specific customer; a written description of the complaint; and the resolution of the complaint, or the reason why the complaint is still pending. See Rule 21 of The Code of Conduct and Expedited Complaint Procedure pertaining to the consideration, formation and implementation of Community Choice Aggregators (CCAs). (D.12-12-036, OP1 and Attachment 1, p. A1-9).</w:t>
            </w:r>
          </w:p>
          <w:p w14:paraId="57C575D2" w14:textId="77777777" w:rsidR="00731411" w:rsidRPr="005050BC" w:rsidRDefault="00731411" w:rsidP="00731411">
            <w:pPr>
              <w:rPr>
                <w:rFonts w:ascii="Calibri Light" w:hAnsi="Calibri Light" w:cs="Arial"/>
                <w:sz w:val="20"/>
                <w:szCs w:val="20"/>
              </w:rPr>
            </w:pPr>
          </w:p>
        </w:tc>
        <w:tc>
          <w:tcPr>
            <w:tcW w:w="1440" w:type="dxa"/>
            <w:tcBorders>
              <w:top w:val="threeDEmboss" w:sz="6" w:space="0" w:color="auto"/>
              <w:left w:val="single" w:sz="4" w:space="0" w:color="auto"/>
              <w:bottom w:val="threeDEmboss" w:sz="6" w:space="0" w:color="auto"/>
              <w:right w:val="single" w:sz="4" w:space="0" w:color="auto"/>
            </w:tcBorders>
          </w:tcPr>
          <w:p w14:paraId="4D45D659" w14:textId="254F75D4" w:rsidR="00731411" w:rsidRPr="005050BC" w:rsidRDefault="005050BC" w:rsidP="00731411">
            <w:pPr>
              <w:rPr>
                <w:rFonts w:ascii="Calibri Light" w:hAnsi="Calibri Light" w:cs="Arial"/>
                <w:sz w:val="18"/>
                <w:szCs w:val="20"/>
                <w:lang w:val="de-CH" w:eastAsia="de-CH"/>
              </w:rPr>
            </w:pPr>
            <w:r w:rsidRPr="005050BC">
              <w:rPr>
                <w:rFonts w:ascii="Calibri Light" w:hAnsi="Calibri Light" w:cs="Arial"/>
                <w:sz w:val="18"/>
              </w:rPr>
              <w:t>Noncompliance or misinterpretation with regulatory and legislative requirements may lead to misstatements of financial statements, penalties, fines and/or prosecution</w:t>
            </w:r>
          </w:p>
        </w:tc>
        <w:tc>
          <w:tcPr>
            <w:tcW w:w="1890" w:type="dxa"/>
            <w:tcBorders>
              <w:top w:val="threeDEmboss" w:sz="6" w:space="0" w:color="auto"/>
              <w:left w:val="single" w:sz="4" w:space="0" w:color="auto"/>
              <w:bottom w:val="threeDEmboss" w:sz="6" w:space="0" w:color="auto"/>
              <w:right w:val="single" w:sz="4" w:space="0" w:color="auto"/>
            </w:tcBorders>
          </w:tcPr>
          <w:p w14:paraId="0B3D051A" w14:textId="54B05241" w:rsidR="006707D7" w:rsidRPr="005050BC" w:rsidRDefault="005050BC" w:rsidP="00731411">
            <w:pPr>
              <w:pStyle w:val="TableField-Left"/>
              <w:rPr>
                <w:rFonts w:ascii="Calibri Light" w:hAnsi="Calibri Light" w:cs="Arial"/>
              </w:rPr>
            </w:pPr>
            <w:r w:rsidRPr="005050BC">
              <w:rPr>
                <w:rFonts w:ascii="Calibri Light" w:hAnsi="Calibri Light" w:cs="Arial"/>
                <w:sz w:val="18"/>
              </w:rPr>
              <w:t>Whenever a BPEM case is created to document a CCA complaint, the Customer Choice Services Sr. Analyst logs the complaint in the CCA Log and tracks the CCA Complaint until resolved.  The Sr. Analyst is also able to track the resolution status for “Expedited” CCA complaints via reports. (“Expedited” Complaints are validated complaints versus just inquiries.)</w:t>
            </w:r>
          </w:p>
        </w:tc>
        <w:tc>
          <w:tcPr>
            <w:tcW w:w="1170" w:type="dxa"/>
            <w:tcBorders>
              <w:top w:val="threeDEmboss" w:sz="6" w:space="0" w:color="auto"/>
              <w:left w:val="single" w:sz="4" w:space="0" w:color="auto"/>
              <w:bottom w:val="threeDEmboss" w:sz="6" w:space="0" w:color="auto"/>
              <w:right w:val="single" w:sz="4" w:space="0" w:color="auto"/>
            </w:tcBorders>
          </w:tcPr>
          <w:p w14:paraId="3EF97815" w14:textId="17E36D99" w:rsidR="00731411" w:rsidRPr="005050BC" w:rsidRDefault="005050BC" w:rsidP="00731411">
            <w:pPr>
              <w:rPr>
                <w:rFonts w:ascii="Calibri Light" w:hAnsi="Calibri Light" w:cs="Arial"/>
                <w:sz w:val="20"/>
                <w:szCs w:val="20"/>
              </w:rPr>
            </w:pPr>
            <w:r w:rsidRPr="005050BC">
              <w:rPr>
                <w:rFonts w:ascii="Calibri Light" w:hAnsi="Calibri Light" w:cs="Arial"/>
                <w:sz w:val="18"/>
              </w:rPr>
              <w:t xml:space="preserve">ITDM – IT Dependent Manual </w:t>
            </w:r>
          </w:p>
        </w:tc>
        <w:tc>
          <w:tcPr>
            <w:tcW w:w="1170" w:type="dxa"/>
            <w:tcBorders>
              <w:top w:val="threeDEmboss" w:sz="6" w:space="0" w:color="auto"/>
              <w:left w:val="single" w:sz="4" w:space="0" w:color="auto"/>
              <w:bottom w:val="threeDEmboss" w:sz="6" w:space="0" w:color="auto"/>
              <w:right w:val="threeDEmboss" w:sz="6" w:space="0" w:color="auto"/>
            </w:tcBorders>
          </w:tcPr>
          <w:p w14:paraId="03809BF8" w14:textId="77777777" w:rsidR="00731411" w:rsidRDefault="006E7784" w:rsidP="00731411">
            <w:pPr>
              <w:rPr>
                <w:rFonts w:ascii="Calibri Light" w:hAnsi="Calibri Light" w:cs="Arial"/>
                <w:sz w:val="18"/>
                <w:szCs w:val="20"/>
                <w:lang w:val="de-CH" w:eastAsia="de-CH"/>
              </w:rPr>
            </w:pPr>
            <w:r>
              <w:rPr>
                <w:rFonts w:ascii="Calibri Light" w:hAnsi="Calibri Light" w:cs="Arial"/>
                <w:sz w:val="18"/>
                <w:szCs w:val="20"/>
                <w:lang w:val="de-CH" w:eastAsia="de-CH"/>
              </w:rPr>
              <w:t>N/A</w:t>
            </w:r>
          </w:p>
          <w:p w14:paraId="77EC2081" w14:textId="77777777" w:rsidR="00731411" w:rsidRDefault="00731411" w:rsidP="00731411">
            <w:pPr>
              <w:rPr>
                <w:rFonts w:ascii="Calibri Light" w:hAnsi="Calibri Light" w:cs="Arial"/>
                <w:sz w:val="18"/>
                <w:szCs w:val="20"/>
                <w:lang w:val="de-CH" w:eastAsia="de-CH"/>
              </w:rPr>
            </w:pPr>
          </w:p>
          <w:p w14:paraId="38A7E388" w14:textId="77777777" w:rsidR="00731411" w:rsidRDefault="00731411" w:rsidP="00731411">
            <w:pPr>
              <w:rPr>
                <w:rFonts w:ascii="Calibri Light" w:hAnsi="Calibri Light" w:cs="Arial"/>
                <w:sz w:val="18"/>
                <w:szCs w:val="20"/>
                <w:lang w:val="de-CH" w:eastAsia="de-CH"/>
              </w:rPr>
            </w:pPr>
          </w:p>
          <w:p w14:paraId="1BD0BD30" w14:textId="77777777" w:rsidR="00731411" w:rsidRDefault="00731411" w:rsidP="00731411">
            <w:pPr>
              <w:rPr>
                <w:rFonts w:ascii="Calibri Light" w:hAnsi="Calibri Light" w:cs="Arial"/>
                <w:sz w:val="18"/>
                <w:szCs w:val="20"/>
                <w:lang w:val="de-CH" w:eastAsia="de-CH"/>
              </w:rPr>
            </w:pPr>
          </w:p>
          <w:p w14:paraId="31F699AE" w14:textId="77777777" w:rsidR="00731411" w:rsidRDefault="00731411" w:rsidP="00731411">
            <w:pPr>
              <w:rPr>
                <w:rFonts w:ascii="Calibri Light" w:hAnsi="Calibri Light" w:cs="Arial"/>
                <w:sz w:val="18"/>
                <w:szCs w:val="20"/>
                <w:lang w:val="de-CH" w:eastAsia="de-CH"/>
              </w:rPr>
            </w:pPr>
          </w:p>
          <w:p w14:paraId="5C726760" w14:textId="77777777" w:rsidR="00731411" w:rsidRDefault="00731411" w:rsidP="00731411">
            <w:pPr>
              <w:rPr>
                <w:rFonts w:ascii="Calibri Light" w:hAnsi="Calibri Light" w:cs="Arial"/>
                <w:sz w:val="18"/>
                <w:szCs w:val="20"/>
                <w:lang w:val="de-CH" w:eastAsia="de-CH"/>
              </w:rPr>
            </w:pPr>
          </w:p>
          <w:p w14:paraId="2BF4AC70" w14:textId="77777777" w:rsidR="00731411" w:rsidRDefault="00731411" w:rsidP="00731411">
            <w:pPr>
              <w:rPr>
                <w:rFonts w:ascii="Calibri Light" w:hAnsi="Calibri Light" w:cs="Arial"/>
                <w:sz w:val="18"/>
                <w:szCs w:val="20"/>
                <w:lang w:val="de-CH" w:eastAsia="de-CH"/>
              </w:rPr>
            </w:pPr>
          </w:p>
          <w:p w14:paraId="64880101" w14:textId="77777777" w:rsidR="00731411" w:rsidRDefault="00731411" w:rsidP="00731411">
            <w:pPr>
              <w:rPr>
                <w:rFonts w:ascii="Calibri Light" w:hAnsi="Calibri Light" w:cs="Arial"/>
                <w:sz w:val="18"/>
                <w:szCs w:val="20"/>
                <w:lang w:val="de-CH" w:eastAsia="de-CH"/>
              </w:rPr>
            </w:pPr>
          </w:p>
          <w:p w14:paraId="509B65AB" w14:textId="77777777" w:rsidR="00731411" w:rsidRDefault="00731411" w:rsidP="00731411">
            <w:pPr>
              <w:rPr>
                <w:rFonts w:ascii="Calibri Light" w:hAnsi="Calibri Light" w:cs="Arial"/>
                <w:sz w:val="18"/>
                <w:szCs w:val="20"/>
                <w:lang w:val="de-CH" w:eastAsia="de-CH"/>
              </w:rPr>
            </w:pPr>
          </w:p>
          <w:p w14:paraId="749836F2" w14:textId="77777777" w:rsidR="00731411" w:rsidRDefault="00731411" w:rsidP="00731411">
            <w:pPr>
              <w:rPr>
                <w:rFonts w:ascii="Calibri Light" w:hAnsi="Calibri Light" w:cs="Arial"/>
                <w:sz w:val="18"/>
                <w:szCs w:val="20"/>
                <w:lang w:val="de-CH" w:eastAsia="de-CH"/>
              </w:rPr>
            </w:pPr>
          </w:p>
          <w:p w14:paraId="0E80DC5A" w14:textId="77777777" w:rsidR="00731411" w:rsidRDefault="00731411" w:rsidP="00731411">
            <w:pPr>
              <w:rPr>
                <w:rFonts w:ascii="Calibri Light" w:hAnsi="Calibri Light" w:cs="Arial"/>
                <w:sz w:val="18"/>
                <w:szCs w:val="20"/>
                <w:lang w:val="de-CH" w:eastAsia="de-CH"/>
              </w:rPr>
            </w:pPr>
          </w:p>
          <w:p w14:paraId="009214AF" w14:textId="77777777" w:rsidR="00731411" w:rsidRDefault="00731411" w:rsidP="00731411">
            <w:pPr>
              <w:rPr>
                <w:rFonts w:ascii="Calibri Light" w:hAnsi="Calibri Light" w:cs="Arial"/>
                <w:sz w:val="18"/>
                <w:szCs w:val="20"/>
                <w:lang w:val="de-CH" w:eastAsia="de-CH"/>
              </w:rPr>
            </w:pPr>
          </w:p>
          <w:p w14:paraId="7F302296" w14:textId="77777777" w:rsidR="00731411" w:rsidRDefault="00731411" w:rsidP="00731411">
            <w:pPr>
              <w:rPr>
                <w:rFonts w:ascii="Calibri Light" w:hAnsi="Calibri Light" w:cs="Arial"/>
                <w:sz w:val="18"/>
                <w:szCs w:val="20"/>
                <w:lang w:val="de-CH" w:eastAsia="de-CH"/>
              </w:rPr>
            </w:pPr>
          </w:p>
          <w:p w14:paraId="74ABCA5A" w14:textId="77777777" w:rsidR="00731411" w:rsidRDefault="00731411" w:rsidP="00731411">
            <w:pPr>
              <w:rPr>
                <w:rFonts w:ascii="Calibri Light" w:hAnsi="Calibri Light" w:cs="Arial"/>
                <w:sz w:val="18"/>
                <w:szCs w:val="20"/>
                <w:lang w:val="de-CH" w:eastAsia="de-CH"/>
              </w:rPr>
            </w:pPr>
          </w:p>
          <w:p w14:paraId="7D7EDFCB" w14:textId="77777777" w:rsidR="00731411" w:rsidRDefault="00731411" w:rsidP="00731411">
            <w:pPr>
              <w:rPr>
                <w:rFonts w:ascii="Calibri Light" w:hAnsi="Calibri Light" w:cs="Arial"/>
                <w:sz w:val="18"/>
                <w:szCs w:val="20"/>
                <w:lang w:val="de-CH" w:eastAsia="de-CH"/>
              </w:rPr>
            </w:pPr>
          </w:p>
          <w:p w14:paraId="075C6DC1" w14:textId="77777777" w:rsidR="00731411" w:rsidRDefault="00731411" w:rsidP="00731411">
            <w:pPr>
              <w:rPr>
                <w:rFonts w:ascii="Calibri Light" w:hAnsi="Calibri Light" w:cs="Arial"/>
                <w:sz w:val="18"/>
                <w:szCs w:val="20"/>
                <w:lang w:val="de-CH" w:eastAsia="de-CH"/>
              </w:rPr>
            </w:pPr>
          </w:p>
          <w:p w14:paraId="7FEB3417" w14:textId="77777777" w:rsidR="00731411" w:rsidRDefault="00731411" w:rsidP="00731411">
            <w:pPr>
              <w:rPr>
                <w:rFonts w:ascii="Calibri Light" w:hAnsi="Calibri Light" w:cs="Arial"/>
                <w:sz w:val="18"/>
                <w:szCs w:val="20"/>
                <w:lang w:val="de-CH" w:eastAsia="de-CH"/>
              </w:rPr>
            </w:pPr>
          </w:p>
          <w:p w14:paraId="7D3A5249" w14:textId="77777777" w:rsidR="00731411" w:rsidRDefault="00731411" w:rsidP="00731411">
            <w:pPr>
              <w:rPr>
                <w:rFonts w:ascii="Calibri Light" w:hAnsi="Calibri Light" w:cs="Arial"/>
                <w:sz w:val="18"/>
                <w:szCs w:val="20"/>
                <w:lang w:val="de-CH" w:eastAsia="de-CH"/>
              </w:rPr>
            </w:pPr>
          </w:p>
          <w:p w14:paraId="4173A525" w14:textId="77777777" w:rsidR="00731411" w:rsidRDefault="00731411" w:rsidP="00731411">
            <w:pPr>
              <w:rPr>
                <w:rFonts w:ascii="Calibri Light" w:hAnsi="Calibri Light" w:cs="Arial"/>
                <w:sz w:val="18"/>
                <w:szCs w:val="20"/>
                <w:lang w:val="de-CH" w:eastAsia="de-CH"/>
              </w:rPr>
            </w:pPr>
          </w:p>
          <w:p w14:paraId="0C934234" w14:textId="77777777" w:rsidR="00731411" w:rsidRDefault="00731411" w:rsidP="00731411">
            <w:pPr>
              <w:rPr>
                <w:rFonts w:ascii="Calibri Light" w:hAnsi="Calibri Light" w:cs="Arial"/>
                <w:sz w:val="18"/>
                <w:szCs w:val="20"/>
                <w:lang w:val="de-CH" w:eastAsia="de-CH"/>
              </w:rPr>
            </w:pPr>
          </w:p>
        </w:tc>
      </w:tr>
    </w:tbl>
    <w:p w14:paraId="523798B5" w14:textId="77777777" w:rsidR="008D60A4" w:rsidRDefault="008D60A4" w:rsidP="008D60A4">
      <w:pPr>
        <w:rPr>
          <w:rFonts w:ascii="Calibri Light" w:hAnsi="Calibri Light" w:cs="Arial"/>
        </w:rPr>
      </w:pPr>
    </w:p>
    <w:p w14:paraId="39EA34AA" w14:textId="77777777" w:rsidR="00F430CE" w:rsidRPr="006B24F0" w:rsidRDefault="00F430CE" w:rsidP="008D60A4">
      <w:pPr>
        <w:rPr>
          <w:rFonts w:ascii="Calibri Light" w:hAnsi="Calibri Light" w:cs="Arial"/>
        </w:rPr>
      </w:pPr>
    </w:p>
    <w:p w14:paraId="68F34096" w14:textId="77777777" w:rsidR="001375DC" w:rsidRPr="006B24F0" w:rsidRDefault="001375DC" w:rsidP="001375DC">
      <w:pPr>
        <w:pStyle w:val="Heading2TextBulleted"/>
        <w:numPr>
          <w:ilvl w:val="0"/>
          <w:numId w:val="0"/>
        </w:numPr>
        <w:ind w:left="720" w:hanging="360"/>
        <w:rPr>
          <w:rFonts w:ascii="Calibri Light" w:hAnsi="Calibri Light" w:cs="Arial"/>
        </w:rPr>
      </w:pPr>
    </w:p>
    <w:p w14:paraId="5701AABC" w14:textId="77777777" w:rsidR="00D96A12" w:rsidRPr="006B24F0" w:rsidRDefault="00D96A12" w:rsidP="001C2CA5">
      <w:pPr>
        <w:pStyle w:val="Heading2"/>
      </w:pPr>
      <w:bookmarkStart w:id="223" w:name="_Toc512193968"/>
      <w:r w:rsidRPr="006B24F0">
        <w:t>Security Considerations</w:t>
      </w:r>
      <w:bookmarkEnd w:id="223"/>
    </w:p>
    <w:tbl>
      <w:tblPr>
        <w:tblW w:w="9810" w:type="dxa"/>
        <w:tblInd w:w="-23"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1620"/>
        <w:gridCol w:w="2250"/>
        <w:gridCol w:w="2070"/>
        <w:gridCol w:w="1980"/>
        <w:gridCol w:w="1890"/>
      </w:tblGrid>
      <w:tr w:rsidR="00D96A12" w:rsidRPr="006B24F0" w14:paraId="6F2B6C9E" w14:textId="77777777" w:rsidTr="008F45E2">
        <w:trPr>
          <w:cantSplit/>
          <w:trHeight w:val="432"/>
          <w:tblHeader/>
        </w:trPr>
        <w:tc>
          <w:tcPr>
            <w:tcW w:w="1620" w:type="dxa"/>
            <w:tcBorders>
              <w:top w:val="threeDEmboss" w:sz="6" w:space="0" w:color="auto"/>
              <w:bottom w:val="threeDEmboss" w:sz="6" w:space="0" w:color="auto"/>
            </w:tcBorders>
            <w:shd w:val="clear" w:color="auto" w:fill="F9FBAF"/>
            <w:vAlign w:val="center"/>
          </w:tcPr>
          <w:p w14:paraId="75FFCBE1" w14:textId="77777777" w:rsidR="00D96A12" w:rsidRPr="006B24F0" w:rsidRDefault="00D96A12" w:rsidP="00086A87">
            <w:pPr>
              <w:pStyle w:val="TableHeader-Left"/>
              <w:rPr>
                <w:rFonts w:ascii="Calibri Light" w:hAnsi="Calibri Light" w:cs="Arial"/>
              </w:rPr>
            </w:pPr>
            <w:r w:rsidRPr="006B24F0">
              <w:rPr>
                <w:rFonts w:ascii="Calibri Light" w:hAnsi="Calibri Light" w:cs="Arial"/>
              </w:rPr>
              <w:t xml:space="preserve">Role </w:t>
            </w:r>
          </w:p>
        </w:tc>
        <w:tc>
          <w:tcPr>
            <w:tcW w:w="2250" w:type="dxa"/>
            <w:tcBorders>
              <w:top w:val="threeDEmboss" w:sz="6" w:space="0" w:color="auto"/>
              <w:bottom w:val="threeDEmboss" w:sz="6" w:space="0" w:color="auto"/>
            </w:tcBorders>
            <w:shd w:val="clear" w:color="auto" w:fill="F9FBAF"/>
            <w:vAlign w:val="center"/>
          </w:tcPr>
          <w:p w14:paraId="713D71EB" w14:textId="77777777" w:rsidR="00D96A12" w:rsidRPr="006B24F0" w:rsidRDefault="00D96A12" w:rsidP="00086A87">
            <w:pPr>
              <w:pStyle w:val="TableHeader-Left"/>
              <w:rPr>
                <w:rFonts w:ascii="Calibri Light" w:hAnsi="Calibri Light" w:cs="Arial"/>
              </w:rPr>
            </w:pPr>
            <w:r w:rsidRPr="006B24F0">
              <w:rPr>
                <w:rFonts w:ascii="Calibri Light" w:hAnsi="Calibri Light" w:cs="Arial"/>
              </w:rPr>
              <w:t xml:space="preserve">Transaction Code (T-Code) </w:t>
            </w:r>
          </w:p>
        </w:tc>
        <w:tc>
          <w:tcPr>
            <w:tcW w:w="2070" w:type="dxa"/>
            <w:tcBorders>
              <w:top w:val="threeDEmboss" w:sz="6" w:space="0" w:color="auto"/>
              <w:bottom w:val="threeDEmboss" w:sz="6" w:space="0" w:color="auto"/>
            </w:tcBorders>
            <w:shd w:val="clear" w:color="auto" w:fill="F9FBAF"/>
            <w:vAlign w:val="center"/>
          </w:tcPr>
          <w:p w14:paraId="5D4835E3" w14:textId="77777777" w:rsidR="00D96A12" w:rsidRPr="006B24F0" w:rsidRDefault="00D96A12" w:rsidP="00086A87">
            <w:pPr>
              <w:pStyle w:val="TableHeader-Left"/>
              <w:rPr>
                <w:rFonts w:ascii="Calibri Light" w:hAnsi="Calibri Light" w:cs="Arial"/>
              </w:rPr>
            </w:pPr>
            <w:r w:rsidRPr="006B24F0">
              <w:rPr>
                <w:rFonts w:ascii="Calibri Light" w:hAnsi="Calibri Light" w:cs="Arial"/>
              </w:rPr>
              <w:t>T-Code Description</w:t>
            </w:r>
          </w:p>
        </w:tc>
        <w:tc>
          <w:tcPr>
            <w:tcW w:w="1980" w:type="dxa"/>
            <w:tcBorders>
              <w:top w:val="threeDEmboss" w:sz="6" w:space="0" w:color="auto"/>
              <w:bottom w:val="threeDEmboss" w:sz="6" w:space="0" w:color="auto"/>
            </w:tcBorders>
            <w:shd w:val="clear" w:color="auto" w:fill="F9FBAF"/>
            <w:vAlign w:val="center"/>
          </w:tcPr>
          <w:p w14:paraId="3648267F" w14:textId="77777777" w:rsidR="00D96A12" w:rsidRPr="006B24F0" w:rsidRDefault="006E7784" w:rsidP="00086A87">
            <w:pPr>
              <w:pStyle w:val="TableHeader-Left"/>
              <w:rPr>
                <w:rFonts w:ascii="Calibri Light" w:hAnsi="Calibri Light" w:cs="Arial"/>
              </w:rPr>
            </w:pPr>
            <w:r>
              <w:rPr>
                <w:rFonts w:ascii="Calibri Light" w:hAnsi="Calibri Light" w:cs="Arial"/>
              </w:rPr>
              <w:t>Functional Restriction</w:t>
            </w:r>
          </w:p>
        </w:tc>
        <w:tc>
          <w:tcPr>
            <w:tcW w:w="1890" w:type="dxa"/>
            <w:tcBorders>
              <w:top w:val="threeDEmboss" w:sz="6" w:space="0" w:color="auto"/>
              <w:bottom w:val="threeDEmboss" w:sz="6" w:space="0" w:color="auto"/>
            </w:tcBorders>
            <w:shd w:val="clear" w:color="auto" w:fill="F9FBAF"/>
            <w:vAlign w:val="center"/>
          </w:tcPr>
          <w:p w14:paraId="08F9B899" w14:textId="77777777" w:rsidR="00D96A12" w:rsidRPr="006B24F0" w:rsidRDefault="006E7784" w:rsidP="00086A87">
            <w:pPr>
              <w:pStyle w:val="TableHeader-Left"/>
              <w:rPr>
                <w:rFonts w:ascii="Calibri Light" w:hAnsi="Calibri Light" w:cs="Arial"/>
              </w:rPr>
            </w:pPr>
            <w:r>
              <w:rPr>
                <w:rFonts w:ascii="Calibri Light" w:hAnsi="Calibri Light" w:cs="Arial"/>
              </w:rPr>
              <w:t>Organizational Restriction</w:t>
            </w:r>
          </w:p>
        </w:tc>
      </w:tr>
      <w:tr w:rsidR="00D96A12" w:rsidRPr="006B24F0" w14:paraId="330D24E5" w14:textId="77777777" w:rsidTr="008F45E2">
        <w:trPr>
          <w:cantSplit/>
          <w:trHeight w:val="108"/>
          <w:tblHeader/>
        </w:trPr>
        <w:tc>
          <w:tcPr>
            <w:tcW w:w="1620" w:type="dxa"/>
            <w:tcBorders>
              <w:top w:val="threeDEmboss" w:sz="6" w:space="0" w:color="auto"/>
              <w:bottom w:val="single" w:sz="6" w:space="0" w:color="auto"/>
            </w:tcBorders>
            <w:vAlign w:val="center"/>
          </w:tcPr>
          <w:p w14:paraId="507B4F4F" w14:textId="47C311B8" w:rsidR="004F4237" w:rsidRPr="006B24F0" w:rsidRDefault="009E2AB7" w:rsidP="004F4237">
            <w:pPr>
              <w:pStyle w:val="TableField-Left"/>
              <w:rPr>
                <w:rFonts w:ascii="Calibri Light" w:hAnsi="Calibri Light" w:cs="Arial"/>
              </w:rPr>
            </w:pPr>
            <w:r>
              <w:rPr>
                <w:rFonts w:ascii="Calibri Light" w:hAnsi="Calibri Light" w:cs="Arial"/>
              </w:rPr>
              <w:t>Consumer Affairs</w:t>
            </w:r>
          </w:p>
        </w:tc>
        <w:tc>
          <w:tcPr>
            <w:tcW w:w="2250" w:type="dxa"/>
            <w:tcBorders>
              <w:top w:val="threeDEmboss" w:sz="6" w:space="0" w:color="auto"/>
              <w:bottom w:val="single" w:sz="6" w:space="0" w:color="auto"/>
            </w:tcBorders>
            <w:vAlign w:val="center"/>
          </w:tcPr>
          <w:p w14:paraId="259E6590" w14:textId="77777777" w:rsidR="006E7784" w:rsidRDefault="006E7784" w:rsidP="006E7784">
            <w:pPr>
              <w:pStyle w:val="TableField-Left"/>
              <w:rPr>
                <w:rFonts w:ascii="Calibri Light" w:hAnsi="Calibri Light" w:cs="Arial"/>
              </w:rPr>
            </w:pPr>
            <w:r w:rsidRPr="006E7784">
              <w:rPr>
                <w:rFonts w:ascii="Calibri Light" w:hAnsi="Calibri Light" w:cs="Arial"/>
              </w:rPr>
              <w:t>/BTR/PP_ASTROLABE (</w:t>
            </w:r>
            <w:proofErr w:type="spellStart"/>
            <w:r w:rsidRPr="006E7784">
              <w:rPr>
                <w:rFonts w:ascii="Calibri Light" w:hAnsi="Calibri Light" w:cs="Arial"/>
              </w:rPr>
              <w:t>tcode</w:t>
            </w:r>
            <w:proofErr w:type="spellEnd"/>
            <w:r w:rsidRPr="006E7784">
              <w:rPr>
                <w:rFonts w:ascii="Calibri Light" w:hAnsi="Calibri Light" w:cs="Arial"/>
              </w:rPr>
              <w:t xml:space="preserve"> to run the report)</w:t>
            </w:r>
          </w:p>
          <w:p w14:paraId="48AB1350" w14:textId="77777777" w:rsidR="006E7784" w:rsidRPr="006E7784" w:rsidRDefault="006E7784" w:rsidP="006E7784">
            <w:pPr>
              <w:pStyle w:val="TableField-Left"/>
              <w:rPr>
                <w:rFonts w:ascii="Calibri Light" w:hAnsi="Calibri Light" w:cs="Arial"/>
              </w:rPr>
            </w:pPr>
          </w:p>
          <w:p w14:paraId="6610C145" w14:textId="77777777" w:rsidR="00D96A12" w:rsidRPr="006B24F0" w:rsidRDefault="006E7784" w:rsidP="006E7784">
            <w:pPr>
              <w:pStyle w:val="TableField-Left"/>
              <w:rPr>
                <w:rFonts w:ascii="Calibri Light" w:hAnsi="Calibri Light" w:cs="Arial"/>
              </w:rPr>
            </w:pPr>
            <w:r w:rsidRPr="006E7784">
              <w:rPr>
                <w:rFonts w:ascii="Calibri Light" w:hAnsi="Calibri Light" w:cs="Arial"/>
              </w:rPr>
              <w:t>/BTR/PP_SUM  (</w:t>
            </w:r>
            <w:proofErr w:type="spellStart"/>
            <w:r w:rsidRPr="006E7784">
              <w:rPr>
                <w:rFonts w:ascii="Calibri Light" w:hAnsi="Calibri Light" w:cs="Arial"/>
              </w:rPr>
              <w:t>tcode</w:t>
            </w:r>
            <w:proofErr w:type="spellEnd"/>
            <w:r w:rsidRPr="006E7784">
              <w:rPr>
                <w:rFonts w:ascii="Calibri Light" w:hAnsi="Calibri Light" w:cs="Arial"/>
              </w:rPr>
              <w:t xml:space="preserve"> to display the report)</w:t>
            </w:r>
          </w:p>
        </w:tc>
        <w:tc>
          <w:tcPr>
            <w:tcW w:w="2070" w:type="dxa"/>
            <w:tcBorders>
              <w:top w:val="threeDEmboss" w:sz="6" w:space="0" w:color="auto"/>
              <w:bottom w:val="single" w:sz="6" w:space="0" w:color="auto"/>
            </w:tcBorders>
            <w:vAlign w:val="center"/>
          </w:tcPr>
          <w:p w14:paraId="2BD372C6" w14:textId="77777777" w:rsidR="00D96A12" w:rsidRPr="006B24F0" w:rsidRDefault="00181448" w:rsidP="00086A87">
            <w:pPr>
              <w:pStyle w:val="TableField-Left"/>
              <w:rPr>
                <w:rFonts w:ascii="Calibri Light" w:hAnsi="Calibri Light" w:cs="Arial"/>
              </w:rPr>
            </w:pPr>
            <w:r w:rsidRPr="00181448">
              <w:rPr>
                <w:rFonts w:ascii="Calibri Light" w:hAnsi="Calibri Light" w:cs="Arial"/>
              </w:rPr>
              <w:t>Customer Centric Hub</w:t>
            </w:r>
          </w:p>
        </w:tc>
        <w:tc>
          <w:tcPr>
            <w:tcW w:w="1980" w:type="dxa"/>
            <w:tcBorders>
              <w:top w:val="threeDEmboss" w:sz="6" w:space="0" w:color="auto"/>
              <w:bottom w:val="single" w:sz="6" w:space="0" w:color="auto"/>
            </w:tcBorders>
            <w:vAlign w:val="center"/>
          </w:tcPr>
          <w:p w14:paraId="69E6CF53" w14:textId="34228393" w:rsidR="00D96A12" w:rsidRPr="006B24F0" w:rsidRDefault="006E7784" w:rsidP="00086A87">
            <w:pPr>
              <w:pStyle w:val="TableField-Left"/>
              <w:rPr>
                <w:rFonts w:ascii="Calibri Light" w:hAnsi="Calibri Light" w:cs="Arial"/>
              </w:rPr>
            </w:pPr>
            <w:r>
              <w:rPr>
                <w:rFonts w:ascii="Calibri Light" w:hAnsi="Calibri Light" w:cs="Arial"/>
              </w:rPr>
              <w:t>Display</w:t>
            </w:r>
          </w:p>
        </w:tc>
        <w:tc>
          <w:tcPr>
            <w:tcW w:w="1890" w:type="dxa"/>
            <w:tcBorders>
              <w:top w:val="threeDEmboss" w:sz="6" w:space="0" w:color="auto"/>
              <w:bottom w:val="single" w:sz="6" w:space="0" w:color="auto"/>
            </w:tcBorders>
            <w:vAlign w:val="center"/>
          </w:tcPr>
          <w:p w14:paraId="56AC823C" w14:textId="77777777" w:rsidR="00D96A12" w:rsidRPr="006B24F0" w:rsidRDefault="00D96A12" w:rsidP="00086A87">
            <w:pPr>
              <w:pStyle w:val="TableField-Left"/>
              <w:rPr>
                <w:rFonts w:ascii="Calibri Light" w:hAnsi="Calibri Light" w:cs="Arial"/>
              </w:rPr>
            </w:pPr>
          </w:p>
        </w:tc>
      </w:tr>
      <w:tr w:rsidR="00D96A12" w:rsidRPr="006B24F0" w14:paraId="641215FA" w14:textId="77777777" w:rsidTr="008F45E2">
        <w:trPr>
          <w:cantSplit/>
          <w:trHeight w:val="111"/>
          <w:tblHeader/>
        </w:trPr>
        <w:tc>
          <w:tcPr>
            <w:tcW w:w="1620" w:type="dxa"/>
            <w:tcBorders>
              <w:top w:val="single" w:sz="6" w:space="0" w:color="auto"/>
              <w:bottom w:val="single" w:sz="6" w:space="0" w:color="auto"/>
            </w:tcBorders>
            <w:vAlign w:val="center"/>
          </w:tcPr>
          <w:p w14:paraId="082B6FE6" w14:textId="218BA945" w:rsidR="00D96A12" w:rsidRPr="006B24F0" w:rsidRDefault="009E2AB7" w:rsidP="004F4237">
            <w:pPr>
              <w:pStyle w:val="TableField-Left"/>
              <w:rPr>
                <w:rFonts w:ascii="Calibri Light" w:hAnsi="Calibri Light" w:cs="Arial"/>
              </w:rPr>
            </w:pPr>
            <w:r>
              <w:rPr>
                <w:rFonts w:ascii="Calibri Light" w:hAnsi="Calibri Light" w:cs="Arial"/>
              </w:rPr>
              <w:t>Consumer Affairs</w:t>
            </w:r>
          </w:p>
        </w:tc>
        <w:tc>
          <w:tcPr>
            <w:tcW w:w="2250" w:type="dxa"/>
            <w:tcBorders>
              <w:top w:val="single" w:sz="6" w:space="0" w:color="auto"/>
              <w:bottom w:val="single" w:sz="6" w:space="0" w:color="auto"/>
            </w:tcBorders>
            <w:vAlign w:val="center"/>
          </w:tcPr>
          <w:p w14:paraId="05707F9C" w14:textId="77777777" w:rsidR="00D96A12" w:rsidRPr="006B24F0" w:rsidRDefault="00181448" w:rsidP="00086A87">
            <w:pPr>
              <w:pStyle w:val="TableField-Left"/>
              <w:rPr>
                <w:rFonts w:ascii="Calibri Light" w:hAnsi="Calibri Light" w:cs="Arial"/>
              </w:rPr>
            </w:pPr>
            <w:r w:rsidRPr="00181448">
              <w:rPr>
                <w:rFonts w:ascii="Calibri Light" w:hAnsi="Calibri Light" w:cs="Arial"/>
              </w:rPr>
              <w:t>n/BTI/BWC</w:t>
            </w:r>
          </w:p>
        </w:tc>
        <w:tc>
          <w:tcPr>
            <w:tcW w:w="2070" w:type="dxa"/>
            <w:tcBorders>
              <w:top w:val="single" w:sz="6" w:space="0" w:color="auto"/>
              <w:bottom w:val="single" w:sz="6" w:space="0" w:color="auto"/>
            </w:tcBorders>
            <w:vAlign w:val="center"/>
          </w:tcPr>
          <w:p w14:paraId="47DC27DD" w14:textId="77777777" w:rsidR="00D96A12" w:rsidRPr="006B24F0" w:rsidRDefault="006E7784" w:rsidP="00086A87">
            <w:pPr>
              <w:pStyle w:val="TableField-Left"/>
              <w:rPr>
                <w:rFonts w:ascii="Calibri Light" w:hAnsi="Calibri Light" w:cs="Arial"/>
              </w:rPr>
            </w:pPr>
            <w:proofErr w:type="spellStart"/>
            <w:r>
              <w:rPr>
                <w:rFonts w:ascii="Calibri Light" w:hAnsi="Calibri Light" w:cs="Arial"/>
              </w:rPr>
              <w:t>BDEx</w:t>
            </w:r>
            <w:proofErr w:type="spellEnd"/>
            <w:r>
              <w:rPr>
                <w:rFonts w:ascii="Calibri Light" w:hAnsi="Calibri Light" w:cs="Arial"/>
              </w:rPr>
              <w:t xml:space="preserve"> </w:t>
            </w:r>
            <w:r w:rsidR="00181448" w:rsidRPr="00181448">
              <w:rPr>
                <w:rFonts w:ascii="Calibri Light" w:hAnsi="Calibri Light" w:cs="Arial"/>
              </w:rPr>
              <w:t>Dynamic Work Center</w:t>
            </w:r>
          </w:p>
        </w:tc>
        <w:tc>
          <w:tcPr>
            <w:tcW w:w="1980" w:type="dxa"/>
            <w:tcBorders>
              <w:top w:val="single" w:sz="6" w:space="0" w:color="auto"/>
              <w:bottom w:val="single" w:sz="6" w:space="0" w:color="auto"/>
            </w:tcBorders>
            <w:vAlign w:val="center"/>
          </w:tcPr>
          <w:p w14:paraId="63F218DB" w14:textId="0D41B571" w:rsidR="00D96A12" w:rsidRPr="006B24F0" w:rsidRDefault="006E7784" w:rsidP="00086A87">
            <w:pPr>
              <w:pStyle w:val="TableField-Left"/>
              <w:rPr>
                <w:rFonts w:ascii="Calibri Light" w:hAnsi="Calibri Light" w:cs="Arial"/>
              </w:rPr>
            </w:pPr>
            <w:r>
              <w:rPr>
                <w:rFonts w:ascii="Calibri Light" w:hAnsi="Calibri Light" w:cs="Arial"/>
              </w:rPr>
              <w:t>Display</w:t>
            </w:r>
          </w:p>
        </w:tc>
        <w:tc>
          <w:tcPr>
            <w:tcW w:w="1890" w:type="dxa"/>
            <w:tcBorders>
              <w:top w:val="single" w:sz="6" w:space="0" w:color="auto"/>
              <w:bottom w:val="single" w:sz="6" w:space="0" w:color="auto"/>
            </w:tcBorders>
            <w:vAlign w:val="center"/>
          </w:tcPr>
          <w:p w14:paraId="59B08603" w14:textId="77777777" w:rsidR="00D96A12" w:rsidRPr="006B24F0" w:rsidRDefault="00D96A12" w:rsidP="00086A87">
            <w:pPr>
              <w:pStyle w:val="TableField-Left"/>
              <w:rPr>
                <w:rFonts w:ascii="Calibri Light" w:hAnsi="Calibri Light" w:cs="Arial"/>
              </w:rPr>
            </w:pPr>
          </w:p>
        </w:tc>
      </w:tr>
      <w:tr w:rsidR="00510770" w:rsidRPr="006B24F0" w14:paraId="2D56EB2E" w14:textId="77777777" w:rsidTr="008F45E2">
        <w:trPr>
          <w:cantSplit/>
          <w:trHeight w:val="111"/>
          <w:tblHeader/>
        </w:trPr>
        <w:tc>
          <w:tcPr>
            <w:tcW w:w="1620" w:type="dxa"/>
            <w:tcBorders>
              <w:top w:val="single" w:sz="6" w:space="0" w:color="auto"/>
              <w:bottom w:val="single" w:sz="6" w:space="0" w:color="auto"/>
            </w:tcBorders>
          </w:tcPr>
          <w:p w14:paraId="75213F79" w14:textId="05E9855A" w:rsidR="00510770" w:rsidRDefault="009E2AB7" w:rsidP="004F4237">
            <w:pPr>
              <w:pStyle w:val="TableField-Left"/>
              <w:rPr>
                <w:rFonts w:ascii="Calibri Light" w:hAnsi="Calibri Light" w:cs="Arial"/>
              </w:rPr>
            </w:pPr>
            <w:r>
              <w:rPr>
                <w:rFonts w:ascii="Calibri Light" w:hAnsi="Calibri Light" w:cs="Arial"/>
              </w:rPr>
              <w:t>Consumer Affairs</w:t>
            </w:r>
          </w:p>
        </w:tc>
        <w:tc>
          <w:tcPr>
            <w:tcW w:w="2250" w:type="dxa"/>
            <w:tcBorders>
              <w:top w:val="single" w:sz="6" w:space="0" w:color="auto"/>
              <w:bottom w:val="single" w:sz="6" w:space="0" w:color="auto"/>
            </w:tcBorders>
            <w:vAlign w:val="center"/>
          </w:tcPr>
          <w:p w14:paraId="178D0DDB" w14:textId="5184287F" w:rsidR="00510770" w:rsidRDefault="00510770" w:rsidP="00601D45">
            <w:pPr>
              <w:pStyle w:val="TableField-Left"/>
              <w:rPr>
                <w:rFonts w:ascii="Calibri Light" w:hAnsi="Calibri Light" w:cs="Arial"/>
              </w:rPr>
            </w:pPr>
            <w:r>
              <w:rPr>
                <w:rFonts w:ascii="Calibri Light" w:hAnsi="Calibri Light" w:cs="Arial"/>
              </w:rPr>
              <w:t>EMMAC2</w:t>
            </w:r>
          </w:p>
        </w:tc>
        <w:tc>
          <w:tcPr>
            <w:tcW w:w="2070" w:type="dxa"/>
            <w:tcBorders>
              <w:top w:val="single" w:sz="6" w:space="0" w:color="auto"/>
              <w:bottom w:val="single" w:sz="6" w:space="0" w:color="auto"/>
            </w:tcBorders>
            <w:vAlign w:val="center"/>
          </w:tcPr>
          <w:p w14:paraId="195938A4" w14:textId="5612725E" w:rsidR="00510770" w:rsidRDefault="00510770" w:rsidP="00601D45">
            <w:pPr>
              <w:pStyle w:val="TableField-Left"/>
              <w:rPr>
                <w:rFonts w:ascii="Calibri Light" w:hAnsi="Calibri Light" w:cs="Arial"/>
              </w:rPr>
            </w:pPr>
            <w:r>
              <w:rPr>
                <w:rFonts w:ascii="Calibri Light" w:hAnsi="Calibri Light" w:cs="Arial"/>
              </w:rPr>
              <w:t xml:space="preserve">BPEM case </w:t>
            </w:r>
          </w:p>
        </w:tc>
        <w:tc>
          <w:tcPr>
            <w:tcW w:w="1980" w:type="dxa"/>
            <w:tcBorders>
              <w:top w:val="single" w:sz="6" w:space="0" w:color="auto"/>
              <w:bottom w:val="single" w:sz="6" w:space="0" w:color="auto"/>
            </w:tcBorders>
            <w:vAlign w:val="center"/>
          </w:tcPr>
          <w:p w14:paraId="0EDEBA42" w14:textId="51C9FC79" w:rsidR="00510770" w:rsidRDefault="00510770" w:rsidP="00601D45">
            <w:pPr>
              <w:pStyle w:val="TableField-Left"/>
              <w:rPr>
                <w:rFonts w:ascii="Calibri Light" w:hAnsi="Calibri Light" w:cs="Arial"/>
              </w:rPr>
            </w:pPr>
            <w:r>
              <w:rPr>
                <w:rFonts w:ascii="Calibri Light" w:hAnsi="Calibri Light" w:cs="Arial"/>
              </w:rPr>
              <w:t>Change</w:t>
            </w:r>
          </w:p>
        </w:tc>
        <w:tc>
          <w:tcPr>
            <w:tcW w:w="1890" w:type="dxa"/>
            <w:tcBorders>
              <w:top w:val="single" w:sz="6" w:space="0" w:color="auto"/>
              <w:bottom w:val="single" w:sz="6" w:space="0" w:color="auto"/>
            </w:tcBorders>
            <w:vAlign w:val="center"/>
          </w:tcPr>
          <w:p w14:paraId="119C1ED1" w14:textId="77777777" w:rsidR="00510770" w:rsidRPr="006B24F0" w:rsidRDefault="00510770" w:rsidP="00601D45">
            <w:pPr>
              <w:pStyle w:val="TableField-Left"/>
              <w:rPr>
                <w:rFonts w:ascii="Calibri Light" w:hAnsi="Calibri Light" w:cs="Arial"/>
              </w:rPr>
            </w:pPr>
          </w:p>
        </w:tc>
      </w:tr>
      <w:tr w:rsidR="009E2AB7" w:rsidRPr="006B24F0" w14:paraId="41908283" w14:textId="77777777" w:rsidTr="008F45E2">
        <w:trPr>
          <w:cantSplit/>
          <w:trHeight w:val="111"/>
          <w:tblHeader/>
        </w:trPr>
        <w:tc>
          <w:tcPr>
            <w:tcW w:w="1620" w:type="dxa"/>
            <w:tcBorders>
              <w:top w:val="single" w:sz="6" w:space="0" w:color="auto"/>
              <w:bottom w:val="single" w:sz="6" w:space="0" w:color="auto"/>
            </w:tcBorders>
          </w:tcPr>
          <w:p w14:paraId="77582B72" w14:textId="5EC2D59E" w:rsidR="009E2AB7" w:rsidRPr="006B24F0" w:rsidRDefault="009E2AB7" w:rsidP="009E2AB7">
            <w:pPr>
              <w:pStyle w:val="TableField-Left"/>
              <w:rPr>
                <w:rFonts w:ascii="Calibri Light" w:hAnsi="Calibri Light" w:cs="Arial"/>
              </w:rPr>
            </w:pPr>
            <w:r>
              <w:rPr>
                <w:rFonts w:ascii="Calibri Light" w:hAnsi="Calibri Light" w:cs="Arial"/>
              </w:rPr>
              <w:t>CCC, GS Services, BCD, RSO, Consumer Affairs, LPA</w:t>
            </w:r>
          </w:p>
        </w:tc>
        <w:tc>
          <w:tcPr>
            <w:tcW w:w="2250" w:type="dxa"/>
            <w:tcBorders>
              <w:top w:val="single" w:sz="6" w:space="0" w:color="auto"/>
              <w:bottom w:val="single" w:sz="6" w:space="0" w:color="auto"/>
            </w:tcBorders>
            <w:vAlign w:val="center"/>
          </w:tcPr>
          <w:p w14:paraId="0C87A137" w14:textId="77777777" w:rsidR="009E2AB7" w:rsidRDefault="009E2AB7" w:rsidP="009E2AB7">
            <w:pPr>
              <w:pStyle w:val="TableField-Left"/>
              <w:rPr>
                <w:rFonts w:ascii="Calibri Light" w:hAnsi="Calibri Light" w:cs="Arial"/>
              </w:rPr>
            </w:pPr>
            <w:r>
              <w:rPr>
                <w:rFonts w:ascii="Calibri Light" w:hAnsi="Calibri Light" w:cs="Arial"/>
              </w:rPr>
              <w:t>Hybris C4C</w:t>
            </w:r>
          </w:p>
          <w:p w14:paraId="0313984F" w14:textId="77777777" w:rsidR="009E2AB7" w:rsidRDefault="009E2AB7" w:rsidP="009E2AB7">
            <w:pPr>
              <w:pStyle w:val="TableField-Left"/>
              <w:rPr>
                <w:ins w:id="224" w:author="Tuan Yap" w:date="2019-06-20T14:13:00Z"/>
                <w:rFonts w:ascii="Calibri Light" w:hAnsi="Calibri Light" w:cs="Arial"/>
              </w:rPr>
            </w:pPr>
            <w:r>
              <w:rPr>
                <w:rFonts w:ascii="Calibri Light" w:hAnsi="Calibri Light" w:cs="Arial"/>
              </w:rPr>
              <w:t>Ticket</w:t>
            </w:r>
          </w:p>
          <w:p w14:paraId="4A406491" w14:textId="21C6C9F8" w:rsidR="00D56F3A" w:rsidRDefault="00D56F3A" w:rsidP="009E2AB7">
            <w:pPr>
              <w:pStyle w:val="TableField-Left"/>
              <w:rPr>
                <w:rFonts w:ascii="Calibri Light" w:hAnsi="Calibri Light" w:cs="Arial"/>
              </w:rPr>
            </w:pPr>
            <w:ins w:id="225" w:author="Tuan Yap" w:date="2019-06-20T14:13:00Z">
              <w:r>
                <w:rPr>
                  <w:rFonts w:ascii="Calibri Light" w:hAnsi="Calibri Light" w:cs="Arial"/>
                </w:rPr>
                <w:t>&amp; FOP</w:t>
              </w:r>
            </w:ins>
          </w:p>
        </w:tc>
        <w:tc>
          <w:tcPr>
            <w:tcW w:w="2070" w:type="dxa"/>
            <w:tcBorders>
              <w:top w:val="single" w:sz="6" w:space="0" w:color="auto"/>
              <w:bottom w:val="single" w:sz="6" w:space="0" w:color="auto"/>
            </w:tcBorders>
            <w:vAlign w:val="center"/>
          </w:tcPr>
          <w:p w14:paraId="235EE140" w14:textId="77777777" w:rsidR="009E2AB7" w:rsidRDefault="009E2AB7" w:rsidP="009E2AB7">
            <w:pPr>
              <w:pStyle w:val="TableField-Left"/>
              <w:rPr>
                <w:rFonts w:ascii="Calibri Light" w:hAnsi="Calibri Light" w:cs="Arial"/>
              </w:rPr>
            </w:pPr>
            <w:r>
              <w:rPr>
                <w:rFonts w:ascii="Calibri Light" w:hAnsi="Calibri Light" w:cs="Arial"/>
              </w:rPr>
              <w:t>BPEM case creation</w:t>
            </w:r>
          </w:p>
        </w:tc>
        <w:tc>
          <w:tcPr>
            <w:tcW w:w="1980" w:type="dxa"/>
            <w:tcBorders>
              <w:top w:val="single" w:sz="6" w:space="0" w:color="auto"/>
              <w:bottom w:val="single" w:sz="6" w:space="0" w:color="auto"/>
            </w:tcBorders>
            <w:vAlign w:val="center"/>
          </w:tcPr>
          <w:p w14:paraId="09F40E2C" w14:textId="77777777" w:rsidR="009E2AB7" w:rsidRPr="006B24F0" w:rsidRDefault="009E2AB7" w:rsidP="009E2AB7">
            <w:pPr>
              <w:pStyle w:val="TableField-Left"/>
              <w:rPr>
                <w:rFonts w:ascii="Calibri Light" w:hAnsi="Calibri Light" w:cs="Arial"/>
              </w:rPr>
            </w:pPr>
            <w:r>
              <w:rPr>
                <w:rFonts w:ascii="Calibri Light" w:hAnsi="Calibri Light" w:cs="Arial"/>
              </w:rPr>
              <w:t>Create</w:t>
            </w:r>
          </w:p>
        </w:tc>
        <w:tc>
          <w:tcPr>
            <w:tcW w:w="1890" w:type="dxa"/>
            <w:tcBorders>
              <w:top w:val="single" w:sz="6" w:space="0" w:color="auto"/>
              <w:bottom w:val="single" w:sz="6" w:space="0" w:color="auto"/>
            </w:tcBorders>
            <w:vAlign w:val="center"/>
          </w:tcPr>
          <w:p w14:paraId="72D0711E" w14:textId="77777777" w:rsidR="009E2AB7" w:rsidRPr="006B24F0" w:rsidRDefault="009E2AB7" w:rsidP="009E2AB7">
            <w:pPr>
              <w:pStyle w:val="TableField-Left"/>
              <w:rPr>
                <w:rFonts w:ascii="Calibri Light" w:hAnsi="Calibri Light" w:cs="Arial"/>
              </w:rPr>
            </w:pPr>
          </w:p>
        </w:tc>
      </w:tr>
      <w:tr w:rsidR="009E2AB7" w:rsidRPr="006B24F0" w14:paraId="21E2E73F" w14:textId="77777777" w:rsidTr="008F45E2">
        <w:trPr>
          <w:cantSplit/>
          <w:trHeight w:val="111"/>
          <w:tblHeader/>
        </w:trPr>
        <w:tc>
          <w:tcPr>
            <w:tcW w:w="1620" w:type="dxa"/>
            <w:tcBorders>
              <w:top w:val="single" w:sz="6" w:space="0" w:color="auto"/>
              <w:bottom w:val="single" w:sz="6" w:space="0" w:color="auto"/>
            </w:tcBorders>
          </w:tcPr>
          <w:p w14:paraId="0500980C" w14:textId="738A029C" w:rsidR="009E2AB7" w:rsidRPr="006B24F0" w:rsidRDefault="009E2AB7" w:rsidP="009E2AB7">
            <w:pPr>
              <w:pStyle w:val="TableField-Left"/>
              <w:rPr>
                <w:rFonts w:ascii="Calibri Light" w:hAnsi="Calibri Light" w:cs="Arial"/>
              </w:rPr>
            </w:pPr>
            <w:r>
              <w:rPr>
                <w:rFonts w:ascii="Calibri Light" w:hAnsi="Calibri Light" w:cs="Arial"/>
              </w:rPr>
              <w:t>CCC, GS Services, BCD, RSO, Consumer Affairs</w:t>
            </w:r>
          </w:p>
        </w:tc>
        <w:tc>
          <w:tcPr>
            <w:tcW w:w="2250" w:type="dxa"/>
            <w:tcBorders>
              <w:top w:val="single" w:sz="6" w:space="0" w:color="auto"/>
              <w:bottom w:val="single" w:sz="6" w:space="0" w:color="auto"/>
            </w:tcBorders>
            <w:vAlign w:val="center"/>
          </w:tcPr>
          <w:p w14:paraId="02D5C6FA" w14:textId="77777777" w:rsidR="009E2AB7" w:rsidRPr="00181448" w:rsidRDefault="009E2AB7" w:rsidP="009E2AB7">
            <w:pPr>
              <w:pStyle w:val="TableField-Left"/>
              <w:rPr>
                <w:rFonts w:ascii="Calibri Light" w:hAnsi="Calibri Light" w:cs="Arial"/>
              </w:rPr>
            </w:pPr>
            <w:r>
              <w:rPr>
                <w:rFonts w:ascii="Calibri Light" w:hAnsi="Calibri Light" w:cs="Arial"/>
              </w:rPr>
              <w:t>Hybris C4C</w:t>
            </w:r>
          </w:p>
        </w:tc>
        <w:tc>
          <w:tcPr>
            <w:tcW w:w="2070" w:type="dxa"/>
            <w:tcBorders>
              <w:top w:val="single" w:sz="6" w:space="0" w:color="auto"/>
              <w:bottom w:val="single" w:sz="6" w:space="0" w:color="auto"/>
            </w:tcBorders>
            <w:vAlign w:val="center"/>
          </w:tcPr>
          <w:p w14:paraId="5E3F044A" w14:textId="77777777" w:rsidR="009E2AB7" w:rsidRPr="00181448" w:rsidRDefault="009E2AB7" w:rsidP="009E2AB7">
            <w:pPr>
              <w:pStyle w:val="TableField-Left"/>
              <w:rPr>
                <w:rFonts w:ascii="Calibri Light" w:hAnsi="Calibri Light" w:cs="Arial"/>
              </w:rPr>
            </w:pPr>
            <w:r>
              <w:rPr>
                <w:rFonts w:ascii="Calibri Light" w:hAnsi="Calibri Light" w:cs="Arial"/>
              </w:rPr>
              <w:t>Service Order creation</w:t>
            </w:r>
          </w:p>
        </w:tc>
        <w:tc>
          <w:tcPr>
            <w:tcW w:w="1980" w:type="dxa"/>
            <w:tcBorders>
              <w:top w:val="single" w:sz="6" w:space="0" w:color="auto"/>
              <w:bottom w:val="single" w:sz="6" w:space="0" w:color="auto"/>
            </w:tcBorders>
            <w:vAlign w:val="center"/>
          </w:tcPr>
          <w:p w14:paraId="32946FD1" w14:textId="77777777" w:rsidR="009E2AB7" w:rsidRPr="006B24F0" w:rsidRDefault="009E2AB7" w:rsidP="009E2AB7">
            <w:pPr>
              <w:pStyle w:val="TableField-Left"/>
              <w:rPr>
                <w:rFonts w:ascii="Calibri Light" w:hAnsi="Calibri Light" w:cs="Arial"/>
              </w:rPr>
            </w:pPr>
            <w:r>
              <w:rPr>
                <w:rFonts w:ascii="Calibri Light" w:hAnsi="Calibri Light" w:cs="Arial"/>
              </w:rPr>
              <w:t>Create</w:t>
            </w:r>
          </w:p>
        </w:tc>
        <w:tc>
          <w:tcPr>
            <w:tcW w:w="1890" w:type="dxa"/>
            <w:tcBorders>
              <w:top w:val="single" w:sz="6" w:space="0" w:color="auto"/>
              <w:bottom w:val="single" w:sz="6" w:space="0" w:color="auto"/>
            </w:tcBorders>
            <w:vAlign w:val="center"/>
          </w:tcPr>
          <w:p w14:paraId="039262BF" w14:textId="77777777" w:rsidR="009E2AB7" w:rsidRPr="006B24F0" w:rsidRDefault="009E2AB7" w:rsidP="009E2AB7">
            <w:pPr>
              <w:pStyle w:val="TableField-Left"/>
              <w:rPr>
                <w:rFonts w:ascii="Calibri Light" w:hAnsi="Calibri Light" w:cs="Arial"/>
              </w:rPr>
            </w:pPr>
          </w:p>
        </w:tc>
      </w:tr>
      <w:tr w:rsidR="009E2AB7" w:rsidRPr="006B24F0" w14:paraId="2E39E0A7" w14:textId="77777777" w:rsidTr="008F45E2">
        <w:trPr>
          <w:cantSplit/>
          <w:trHeight w:val="111"/>
          <w:tblHeader/>
        </w:trPr>
        <w:tc>
          <w:tcPr>
            <w:tcW w:w="1620" w:type="dxa"/>
            <w:tcBorders>
              <w:top w:val="single" w:sz="6" w:space="0" w:color="auto"/>
              <w:bottom w:val="single" w:sz="6" w:space="0" w:color="auto"/>
            </w:tcBorders>
          </w:tcPr>
          <w:p w14:paraId="677404B5" w14:textId="10931050" w:rsidR="009E2AB7" w:rsidRPr="006B24F0" w:rsidRDefault="009E2AB7" w:rsidP="009E2AB7">
            <w:pPr>
              <w:pStyle w:val="TableField-Left"/>
              <w:rPr>
                <w:rFonts w:ascii="Calibri Light" w:hAnsi="Calibri Light" w:cs="Arial"/>
              </w:rPr>
            </w:pPr>
            <w:r>
              <w:rPr>
                <w:rFonts w:ascii="Calibri Light" w:hAnsi="Calibri Light" w:cs="Arial"/>
              </w:rPr>
              <w:t>CCC, GS Services, BCD, RSO, Consumer Affairs, LPA</w:t>
            </w:r>
          </w:p>
        </w:tc>
        <w:tc>
          <w:tcPr>
            <w:tcW w:w="2250" w:type="dxa"/>
            <w:tcBorders>
              <w:top w:val="single" w:sz="6" w:space="0" w:color="auto"/>
              <w:bottom w:val="single" w:sz="6" w:space="0" w:color="auto"/>
            </w:tcBorders>
            <w:vAlign w:val="center"/>
          </w:tcPr>
          <w:p w14:paraId="68E58172" w14:textId="77777777" w:rsidR="009E2AB7" w:rsidRDefault="009E2AB7" w:rsidP="009E2AB7">
            <w:pPr>
              <w:pStyle w:val="TableField-Left"/>
              <w:rPr>
                <w:rFonts w:ascii="Calibri Light" w:hAnsi="Calibri Light" w:cs="Arial"/>
              </w:rPr>
            </w:pPr>
            <w:r>
              <w:rPr>
                <w:rFonts w:ascii="Calibri Light" w:hAnsi="Calibri Light" w:cs="Arial"/>
              </w:rPr>
              <w:t>Hybris C4C</w:t>
            </w:r>
          </w:p>
        </w:tc>
        <w:tc>
          <w:tcPr>
            <w:tcW w:w="2070" w:type="dxa"/>
            <w:tcBorders>
              <w:top w:val="single" w:sz="6" w:space="0" w:color="auto"/>
              <w:bottom w:val="single" w:sz="6" w:space="0" w:color="auto"/>
            </w:tcBorders>
            <w:vAlign w:val="center"/>
          </w:tcPr>
          <w:p w14:paraId="47A3EF9E" w14:textId="77777777" w:rsidR="009E2AB7" w:rsidRDefault="009E2AB7" w:rsidP="009E2AB7">
            <w:pPr>
              <w:pStyle w:val="TableField-Left"/>
              <w:rPr>
                <w:rFonts w:ascii="Calibri Light" w:hAnsi="Calibri Light" w:cs="Arial"/>
              </w:rPr>
            </w:pPr>
            <w:r>
              <w:rPr>
                <w:rFonts w:ascii="Calibri Light" w:hAnsi="Calibri Light" w:cs="Arial"/>
              </w:rPr>
              <w:t>Service Order display</w:t>
            </w:r>
          </w:p>
        </w:tc>
        <w:tc>
          <w:tcPr>
            <w:tcW w:w="1980" w:type="dxa"/>
            <w:tcBorders>
              <w:top w:val="single" w:sz="6" w:space="0" w:color="auto"/>
              <w:bottom w:val="single" w:sz="6" w:space="0" w:color="auto"/>
            </w:tcBorders>
            <w:vAlign w:val="center"/>
          </w:tcPr>
          <w:p w14:paraId="772C6E3E" w14:textId="77777777" w:rsidR="009E2AB7" w:rsidRPr="006B24F0" w:rsidRDefault="009E2AB7" w:rsidP="009E2AB7">
            <w:pPr>
              <w:pStyle w:val="TableField-Left"/>
              <w:rPr>
                <w:rFonts w:ascii="Calibri Light" w:hAnsi="Calibri Light" w:cs="Arial"/>
              </w:rPr>
            </w:pPr>
            <w:r>
              <w:rPr>
                <w:rFonts w:ascii="Calibri Light" w:hAnsi="Calibri Light" w:cs="Arial"/>
              </w:rPr>
              <w:t>Display</w:t>
            </w:r>
          </w:p>
        </w:tc>
        <w:tc>
          <w:tcPr>
            <w:tcW w:w="1890" w:type="dxa"/>
            <w:tcBorders>
              <w:top w:val="single" w:sz="6" w:space="0" w:color="auto"/>
              <w:bottom w:val="single" w:sz="6" w:space="0" w:color="auto"/>
            </w:tcBorders>
            <w:vAlign w:val="center"/>
          </w:tcPr>
          <w:p w14:paraId="7E8E254C" w14:textId="77777777" w:rsidR="009E2AB7" w:rsidRPr="006B24F0" w:rsidRDefault="009E2AB7" w:rsidP="009E2AB7">
            <w:pPr>
              <w:pStyle w:val="TableField-Left"/>
              <w:rPr>
                <w:rFonts w:ascii="Calibri Light" w:hAnsi="Calibri Light" w:cs="Arial"/>
              </w:rPr>
            </w:pPr>
          </w:p>
        </w:tc>
      </w:tr>
      <w:tr w:rsidR="009E2AB7" w:rsidRPr="006B24F0" w14:paraId="4CAE9C37" w14:textId="77777777" w:rsidTr="008F45E2">
        <w:trPr>
          <w:cantSplit/>
          <w:trHeight w:val="111"/>
          <w:tblHeader/>
        </w:trPr>
        <w:tc>
          <w:tcPr>
            <w:tcW w:w="1620" w:type="dxa"/>
            <w:tcBorders>
              <w:top w:val="single" w:sz="6" w:space="0" w:color="auto"/>
              <w:bottom w:val="single" w:sz="6" w:space="0" w:color="auto"/>
            </w:tcBorders>
          </w:tcPr>
          <w:p w14:paraId="0A60CD98" w14:textId="74E5876E" w:rsidR="009E2AB7" w:rsidRPr="006B24F0" w:rsidRDefault="009E2AB7" w:rsidP="009E2AB7">
            <w:pPr>
              <w:pStyle w:val="TableField-Left"/>
              <w:rPr>
                <w:rFonts w:ascii="Calibri Light" w:hAnsi="Calibri Light" w:cs="Arial"/>
              </w:rPr>
            </w:pPr>
            <w:r>
              <w:rPr>
                <w:rFonts w:ascii="Calibri Light" w:hAnsi="Calibri Light" w:cs="Arial"/>
              </w:rPr>
              <w:t>CCC, GS Services, BCD, RSO, Consumer Affairs, LPA</w:t>
            </w:r>
          </w:p>
        </w:tc>
        <w:tc>
          <w:tcPr>
            <w:tcW w:w="2250" w:type="dxa"/>
            <w:tcBorders>
              <w:top w:val="single" w:sz="6" w:space="0" w:color="auto"/>
              <w:bottom w:val="single" w:sz="6" w:space="0" w:color="auto"/>
            </w:tcBorders>
            <w:vAlign w:val="center"/>
          </w:tcPr>
          <w:p w14:paraId="3EBBF904" w14:textId="77777777" w:rsidR="009E2AB7" w:rsidRDefault="009E2AB7" w:rsidP="009E2AB7">
            <w:pPr>
              <w:pStyle w:val="TableField-Left"/>
              <w:rPr>
                <w:rFonts w:ascii="Calibri Light" w:hAnsi="Calibri Light" w:cs="Arial"/>
              </w:rPr>
            </w:pPr>
            <w:r>
              <w:rPr>
                <w:rFonts w:ascii="Calibri Light" w:hAnsi="Calibri Light" w:cs="Arial"/>
              </w:rPr>
              <w:t>Hybris C4C FOP - IW38</w:t>
            </w:r>
          </w:p>
        </w:tc>
        <w:tc>
          <w:tcPr>
            <w:tcW w:w="2070" w:type="dxa"/>
            <w:tcBorders>
              <w:top w:val="single" w:sz="6" w:space="0" w:color="auto"/>
              <w:bottom w:val="single" w:sz="6" w:space="0" w:color="auto"/>
            </w:tcBorders>
            <w:vAlign w:val="center"/>
          </w:tcPr>
          <w:p w14:paraId="4C4CDC27" w14:textId="77777777" w:rsidR="009E2AB7" w:rsidRDefault="009E2AB7" w:rsidP="009E2AB7">
            <w:pPr>
              <w:pStyle w:val="TableField-Left"/>
              <w:rPr>
                <w:rFonts w:ascii="Calibri Light" w:hAnsi="Calibri Light" w:cs="Arial"/>
              </w:rPr>
            </w:pPr>
            <w:r>
              <w:rPr>
                <w:rFonts w:ascii="Calibri Light" w:hAnsi="Calibri Light" w:cs="Arial"/>
              </w:rPr>
              <w:t>List of Service Order created</w:t>
            </w:r>
          </w:p>
        </w:tc>
        <w:tc>
          <w:tcPr>
            <w:tcW w:w="1980" w:type="dxa"/>
            <w:tcBorders>
              <w:top w:val="single" w:sz="6" w:space="0" w:color="auto"/>
              <w:bottom w:val="single" w:sz="6" w:space="0" w:color="auto"/>
            </w:tcBorders>
            <w:vAlign w:val="center"/>
          </w:tcPr>
          <w:p w14:paraId="3BA6ABDF" w14:textId="77777777" w:rsidR="009E2AB7" w:rsidRPr="006B24F0" w:rsidRDefault="009E2AB7" w:rsidP="009E2AB7">
            <w:pPr>
              <w:pStyle w:val="TableField-Left"/>
              <w:rPr>
                <w:rFonts w:ascii="Calibri Light" w:hAnsi="Calibri Light" w:cs="Arial"/>
              </w:rPr>
            </w:pPr>
            <w:r>
              <w:rPr>
                <w:rFonts w:ascii="Calibri Light" w:hAnsi="Calibri Light" w:cs="Arial"/>
              </w:rPr>
              <w:t>Display</w:t>
            </w:r>
          </w:p>
        </w:tc>
        <w:tc>
          <w:tcPr>
            <w:tcW w:w="1890" w:type="dxa"/>
            <w:tcBorders>
              <w:top w:val="single" w:sz="6" w:space="0" w:color="auto"/>
              <w:bottom w:val="single" w:sz="6" w:space="0" w:color="auto"/>
            </w:tcBorders>
            <w:vAlign w:val="center"/>
          </w:tcPr>
          <w:p w14:paraId="041C4C7A" w14:textId="77777777" w:rsidR="009E2AB7" w:rsidRPr="006B24F0" w:rsidRDefault="009E2AB7" w:rsidP="009E2AB7">
            <w:pPr>
              <w:pStyle w:val="TableField-Left"/>
              <w:rPr>
                <w:rFonts w:ascii="Calibri Light" w:hAnsi="Calibri Light" w:cs="Arial"/>
              </w:rPr>
            </w:pPr>
          </w:p>
        </w:tc>
      </w:tr>
      <w:tr w:rsidR="009E2AB7" w:rsidRPr="006B24F0" w14:paraId="10F91E02" w14:textId="77777777" w:rsidTr="008F45E2">
        <w:trPr>
          <w:cantSplit/>
          <w:trHeight w:val="111"/>
          <w:tblHeader/>
        </w:trPr>
        <w:tc>
          <w:tcPr>
            <w:tcW w:w="1620" w:type="dxa"/>
            <w:tcBorders>
              <w:top w:val="single" w:sz="6" w:space="0" w:color="auto"/>
              <w:bottom w:val="single" w:sz="6" w:space="0" w:color="auto"/>
            </w:tcBorders>
          </w:tcPr>
          <w:p w14:paraId="2BE80E8D" w14:textId="248973E9" w:rsidR="009E2AB7" w:rsidRPr="006B24F0" w:rsidRDefault="009E2AB7" w:rsidP="009E2AB7">
            <w:pPr>
              <w:pStyle w:val="TableField-Left"/>
              <w:rPr>
                <w:rFonts w:ascii="Calibri Light" w:hAnsi="Calibri Light" w:cs="Arial"/>
              </w:rPr>
            </w:pPr>
            <w:r>
              <w:rPr>
                <w:rFonts w:ascii="Calibri Light" w:hAnsi="Calibri Light" w:cs="Arial"/>
              </w:rPr>
              <w:t>All Users</w:t>
            </w:r>
          </w:p>
        </w:tc>
        <w:tc>
          <w:tcPr>
            <w:tcW w:w="2250" w:type="dxa"/>
            <w:tcBorders>
              <w:top w:val="single" w:sz="6" w:space="0" w:color="auto"/>
              <w:bottom w:val="single" w:sz="6" w:space="0" w:color="auto"/>
            </w:tcBorders>
            <w:vAlign w:val="center"/>
          </w:tcPr>
          <w:p w14:paraId="0082F305" w14:textId="77777777" w:rsidR="009E2AB7" w:rsidRDefault="009E2AB7" w:rsidP="009E2AB7">
            <w:pPr>
              <w:pStyle w:val="TableField-Left"/>
              <w:rPr>
                <w:rFonts w:ascii="Calibri Light" w:hAnsi="Calibri Light" w:cs="Arial"/>
              </w:rPr>
            </w:pPr>
            <w:r>
              <w:rPr>
                <w:rFonts w:ascii="Calibri Light" w:hAnsi="Calibri Light" w:cs="Arial"/>
              </w:rPr>
              <w:t>Hybris C4C Activity</w:t>
            </w:r>
          </w:p>
        </w:tc>
        <w:tc>
          <w:tcPr>
            <w:tcW w:w="2070" w:type="dxa"/>
            <w:tcBorders>
              <w:top w:val="single" w:sz="6" w:space="0" w:color="auto"/>
              <w:bottom w:val="single" w:sz="6" w:space="0" w:color="auto"/>
            </w:tcBorders>
            <w:vAlign w:val="center"/>
          </w:tcPr>
          <w:p w14:paraId="3AB1B858" w14:textId="77777777" w:rsidR="009E2AB7" w:rsidRDefault="009E2AB7" w:rsidP="009E2AB7">
            <w:pPr>
              <w:pStyle w:val="TableField-Left"/>
              <w:rPr>
                <w:rFonts w:ascii="Calibri Light" w:hAnsi="Calibri Light" w:cs="Arial"/>
              </w:rPr>
            </w:pPr>
            <w:r>
              <w:rPr>
                <w:rFonts w:ascii="Calibri Light" w:hAnsi="Calibri Light" w:cs="Arial"/>
              </w:rPr>
              <w:t>Create Activity</w:t>
            </w:r>
          </w:p>
        </w:tc>
        <w:tc>
          <w:tcPr>
            <w:tcW w:w="1980" w:type="dxa"/>
            <w:tcBorders>
              <w:top w:val="single" w:sz="6" w:space="0" w:color="auto"/>
              <w:bottom w:val="single" w:sz="6" w:space="0" w:color="auto"/>
            </w:tcBorders>
            <w:vAlign w:val="center"/>
          </w:tcPr>
          <w:p w14:paraId="4EF9E448" w14:textId="77777777" w:rsidR="009E2AB7" w:rsidRPr="006B24F0" w:rsidRDefault="009E2AB7" w:rsidP="009E2AB7">
            <w:pPr>
              <w:pStyle w:val="TableField-Left"/>
              <w:rPr>
                <w:rFonts w:ascii="Calibri Light" w:hAnsi="Calibri Light" w:cs="Arial"/>
              </w:rPr>
            </w:pPr>
            <w:r>
              <w:rPr>
                <w:rFonts w:ascii="Calibri Light" w:hAnsi="Calibri Light" w:cs="Arial"/>
              </w:rPr>
              <w:t>Create</w:t>
            </w:r>
          </w:p>
        </w:tc>
        <w:tc>
          <w:tcPr>
            <w:tcW w:w="1890" w:type="dxa"/>
            <w:tcBorders>
              <w:top w:val="single" w:sz="6" w:space="0" w:color="auto"/>
              <w:bottom w:val="single" w:sz="6" w:space="0" w:color="auto"/>
            </w:tcBorders>
            <w:vAlign w:val="center"/>
          </w:tcPr>
          <w:p w14:paraId="63B77B11" w14:textId="77777777" w:rsidR="009E2AB7" w:rsidRPr="006B24F0" w:rsidRDefault="009E2AB7" w:rsidP="009E2AB7">
            <w:pPr>
              <w:pStyle w:val="TableField-Left"/>
              <w:rPr>
                <w:rFonts w:ascii="Calibri Light" w:hAnsi="Calibri Light" w:cs="Arial"/>
              </w:rPr>
            </w:pPr>
          </w:p>
        </w:tc>
      </w:tr>
      <w:tr w:rsidR="009E2AB7" w:rsidRPr="006B24F0" w14:paraId="06AB2475" w14:textId="77777777" w:rsidTr="008F45E2">
        <w:trPr>
          <w:cantSplit/>
          <w:trHeight w:val="111"/>
          <w:tblHeader/>
        </w:trPr>
        <w:tc>
          <w:tcPr>
            <w:tcW w:w="1620" w:type="dxa"/>
            <w:tcBorders>
              <w:top w:val="single" w:sz="6" w:space="0" w:color="auto"/>
              <w:bottom w:val="threeDEmboss" w:sz="6" w:space="0" w:color="auto"/>
            </w:tcBorders>
          </w:tcPr>
          <w:p w14:paraId="7602AC4C" w14:textId="48306951" w:rsidR="009E2AB7" w:rsidRDefault="009E2AB7" w:rsidP="009E2AB7">
            <w:pPr>
              <w:pStyle w:val="TableField-Left"/>
              <w:rPr>
                <w:rFonts w:ascii="Calibri Light" w:hAnsi="Calibri Light" w:cs="Arial"/>
              </w:rPr>
            </w:pPr>
            <w:r>
              <w:rPr>
                <w:rFonts w:ascii="Calibri Light" w:hAnsi="Calibri Light" w:cs="Arial"/>
              </w:rPr>
              <w:t>CCC, GC Services, BCD, RSO</w:t>
            </w:r>
          </w:p>
        </w:tc>
        <w:tc>
          <w:tcPr>
            <w:tcW w:w="2250" w:type="dxa"/>
            <w:tcBorders>
              <w:top w:val="single" w:sz="6" w:space="0" w:color="auto"/>
              <w:bottom w:val="threeDEmboss" w:sz="6" w:space="0" w:color="auto"/>
            </w:tcBorders>
            <w:vAlign w:val="center"/>
          </w:tcPr>
          <w:p w14:paraId="5F98E402" w14:textId="6006AA31" w:rsidR="009E2AB7" w:rsidRDefault="009E2AB7" w:rsidP="009E2AB7">
            <w:pPr>
              <w:pStyle w:val="TableField-Left"/>
              <w:rPr>
                <w:rFonts w:ascii="Calibri Light" w:hAnsi="Calibri Light" w:cs="Arial"/>
              </w:rPr>
            </w:pPr>
            <w:r>
              <w:rPr>
                <w:rFonts w:ascii="Calibri Light" w:hAnsi="Calibri Light" w:cs="Arial"/>
              </w:rPr>
              <w:t>CAA2</w:t>
            </w:r>
          </w:p>
        </w:tc>
        <w:tc>
          <w:tcPr>
            <w:tcW w:w="2070" w:type="dxa"/>
            <w:tcBorders>
              <w:top w:val="single" w:sz="6" w:space="0" w:color="auto"/>
              <w:bottom w:val="threeDEmboss" w:sz="6" w:space="0" w:color="auto"/>
            </w:tcBorders>
            <w:vAlign w:val="center"/>
          </w:tcPr>
          <w:p w14:paraId="076FF912" w14:textId="284ADAC7" w:rsidR="009E2AB7" w:rsidRDefault="009E2AB7" w:rsidP="009E2AB7">
            <w:pPr>
              <w:pStyle w:val="TableField-Left"/>
              <w:rPr>
                <w:rFonts w:ascii="Calibri Light" w:hAnsi="Calibri Light" w:cs="Arial"/>
              </w:rPr>
            </w:pPr>
            <w:r>
              <w:rPr>
                <w:rFonts w:ascii="Calibri Light" w:hAnsi="Calibri Light" w:cs="Arial"/>
              </w:rPr>
              <w:t xml:space="preserve">Contract Account – remove </w:t>
            </w:r>
            <w:proofErr w:type="spellStart"/>
            <w:r>
              <w:rPr>
                <w:rFonts w:ascii="Calibri Light" w:hAnsi="Calibri Light" w:cs="Arial"/>
              </w:rPr>
              <w:t>eBill</w:t>
            </w:r>
            <w:proofErr w:type="spellEnd"/>
            <w:r>
              <w:rPr>
                <w:rFonts w:ascii="Calibri Light" w:hAnsi="Calibri Light" w:cs="Arial"/>
              </w:rPr>
              <w:t xml:space="preserve"> field</w:t>
            </w:r>
          </w:p>
        </w:tc>
        <w:tc>
          <w:tcPr>
            <w:tcW w:w="1980" w:type="dxa"/>
            <w:tcBorders>
              <w:top w:val="single" w:sz="6" w:space="0" w:color="auto"/>
              <w:bottom w:val="threeDEmboss" w:sz="6" w:space="0" w:color="auto"/>
            </w:tcBorders>
            <w:vAlign w:val="center"/>
          </w:tcPr>
          <w:p w14:paraId="6DB2E0EF" w14:textId="5AB7D8E3" w:rsidR="009E2AB7" w:rsidRDefault="009E2AB7" w:rsidP="009E2AB7">
            <w:pPr>
              <w:pStyle w:val="TableField-Left"/>
              <w:rPr>
                <w:rFonts w:ascii="Calibri Light" w:hAnsi="Calibri Light" w:cs="Arial"/>
              </w:rPr>
            </w:pPr>
            <w:r>
              <w:rPr>
                <w:rFonts w:ascii="Calibri Light" w:hAnsi="Calibri Light" w:cs="Arial"/>
              </w:rPr>
              <w:t>Change</w:t>
            </w:r>
          </w:p>
        </w:tc>
        <w:tc>
          <w:tcPr>
            <w:tcW w:w="1890" w:type="dxa"/>
            <w:tcBorders>
              <w:top w:val="single" w:sz="6" w:space="0" w:color="auto"/>
              <w:bottom w:val="threeDEmboss" w:sz="6" w:space="0" w:color="auto"/>
            </w:tcBorders>
            <w:vAlign w:val="center"/>
          </w:tcPr>
          <w:p w14:paraId="026C0FEA" w14:textId="77777777" w:rsidR="009E2AB7" w:rsidRPr="006B24F0" w:rsidRDefault="009E2AB7" w:rsidP="009E2AB7">
            <w:pPr>
              <w:pStyle w:val="TableField-Left"/>
              <w:rPr>
                <w:rFonts w:ascii="Calibri Light" w:hAnsi="Calibri Light" w:cs="Arial"/>
              </w:rPr>
            </w:pPr>
          </w:p>
        </w:tc>
      </w:tr>
    </w:tbl>
    <w:p w14:paraId="4000FC9B" w14:textId="77777777" w:rsidR="006E7784" w:rsidRPr="006B24F0" w:rsidRDefault="006E7784" w:rsidP="001375DC">
      <w:pPr>
        <w:pStyle w:val="Heading2TextBulleted"/>
        <w:numPr>
          <w:ilvl w:val="0"/>
          <w:numId w:val="0"/>
        </w:numPr>
        <w:ind w:left="720" w:hanging="360"/>
        <w:rPr>
          <w:rFonts w:ascii="Calibri Light" w:hAnsi="Calibri Light" w:cs="Arial"/>
        </w:rPr>
      </w:pPr>
    </w:p>
    <w:p w14:paraId="00E7A3E6" w14:textId="77777777" w:rsidR="00676625" w:rsidRPr="006B24F0" w:rsidRDefault="00676625" w:rsidP="001C2CA5">
      <w:pPr>
        <w:pStyle w:val="Heading2"/>
      </w:pPr>
      <w:bookmarkStart w:id="226" w:name="_Toc512193969"/>
      <w:r w:rsidRPr="006B24F0">
        <w:t>Custom Program/Transaction Codes</w:t>
      </w:r>
      <w:bookmarkEnd w:id="226"/>
    </w:p>
    <w:p w14:paraId="51875D02" w14:textId="77777777" w:rsidR="00676625" w:rsidRPr="006B24F0" w:rsidRDefault="00676625" w:rsidP="00676625">
      <w:pPr>
        <w:spacing w:before="100" w:beforeAutospacing="1"/>
        <w:ind w:right="-288"/>
        <w:rPr>
          <w:rFonts w:ascii="Calibri Light" w:hAnsi="Calibri Light" w:cs="Arial"/>
        </w:rPr>
      </w:pPr>
      <w:r w:rsidRPr="006B24F0">
        <w:rPr>
          <w:rFonts w:ascii="Calibri Light" w:hAnsi="Calibri Light" w:cs="Arial"/>
        </w:rPr>
        <w:t>Please identify any custom programs/transaction codes that need to be developed for RICEFW objects.</w:t>
      </w:r>
      <w:r w:rsidRPr="006B24F0">
        <w:rPr>
          <w:rFonts w:ascii="Calibri Light" w:hAnsi="Calibri Light" w:cs="Arial"/>
        </w:rPr>
        <w:tab/>
      </w:r>
    </w:p>
    <w:p w14:paraId="5108073E" w14:textId="77777777" w:rsidR="00676625" w:rsidRPr="002C59E1" w:rsidRDefault="00676625" w:rsidP="002C59E1">
      <w:pPr>
        <w:pStyle w:val="Heading2TextBulleted"/>
        <w:rPr>
          <w:rFonts w:ascii="Calibri Light" w:hAnsi="Calibri Light"/>
        </w:rPr>
      </w:pPr>
      <w:r w:rsidRPr="002C59E1">
        <w:rPr>
          <w:rFonts w:ascii="Calibri Light" w:hAnsi="Calibri Light"/>
        </w:rPr>
        <w:t>Is the custom program executed in the batch mode or dialogue mode</w:t>
      </w:r>
    </w:p>
    <w:p w14:paraId="3C0AC1F2" w14:textId="77777777" w:rsidR="00676625" w:rsidRPr="002C59E1" w:rsidRDefault="00676625" w:rsidP="002C59E1">
      <w:pPr>
        <w:pStyle w:val="Heading2TextBulleted"/>
        <w:rPr>
          <w:rFonts w:ascii="Calibri Light" w:hAnsi="Calibri Light"/>
        </w:rPr>
      </w:pPr>
      <w:r w:rsidRPr="002C59E1">
        <w:rPr>
          <w:rFonts w:ascii="Calibri Light" w:hAnsi="Calibri Light"/>
        </w:rPr>
        <w:t>Is the custom program assigned to an authorization group</w:t>
      </w:r>
    </w:p>
    <w:p w14:paraId="03BF3463" w14:textId="77777777" w:rsidR="00676625" w:rsidRPr="002C59E1" w:rsidRDefault="00676625" w:rsidP="002C59E1">
      <w:pPr>
        <w:pStyle w:val="Heading2TextBulleted"/>
        <w:rPr>
          <w:rFonts w:ascii="Calibri Light" w:hAnsi="Calibri Light"/>
        </w:rPr>
      </w:pPr>
      <w:r w:rsidRPr="002C59E1">
        <w:rPr>
          <w:rFonts w:ascii="Calibri Light" w:hAnsi="Calibri Light"/>
        </w:rPr>
        <w:t>What is the custom transaction code for the custom program</w:t>
      </w:r>
    </w:p>
    <w:p w14:paraId="59497AC7" w14:textId="77777777" w:rsidR="00676625" w:rsidRPr="002C59E1" w:rsidRDefault="00676625" w:rsidP="002C59E1">
      <w:pPr>
        <w:pStyle w:val="Heading2TextBulleted"/>
        <w:rPr>
          <w:rFonts w:ascii="Calibri Light" w:hAnsi="Calibri Light"/>
        </w:rPr>
      </w:pPr>
      <w:r w:rsidRPr="002C59E1">
        <w:rPr>
          <w:rFonts w:ascii="Calibri Light" w:hAnsi="Calibri Light"/>
        </w:rPr>
        <w:t>Should there be an authorization check made against any field in the custom program/custom t-code and if so what is the custom/standard authorization object used(For example does it have to be restricted to residential vs commercial customer)</w:t>
      </w:r>
    </w:p>
    <w:p w14:paraId="72F802B3" w14:textId="77777777" w:rsidR="00676625" w:rsidRPr="002C59E1" w:rsidRDefault="00676625" w:rsidP="002C59E1">
      <w:pPr>
        <w:pStyle w:val="Heading2TextBulleted"/>
        <w:rPr>
          <w:rFonts w:ascii="Calibri Light" w:hAnsi="Calibri Light"/>
        </w:rPr>
      </w:pPr>
      <w:r w:rsidRPr="002C59E1">
        <w:rPr>
          <w:rFonts w:ascii="Calibri Light" w:hAnsi="Calibri Light"/>
        </w:rPr>
        <w:t>Does the custom programs/custom t-codes have any crictial or sensitive customer information that needs extra security</w:t>
      </w:r>
    </w:p>
    <w:tbl>
      <w:tblPr>
        <w:tblW w:w="0" w:type="dxa"/>
        <w:tblInd w:w="-131"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630"/>
        <w:gridCol w:w="1949"/>
        <w:gridCol w:w="2220"/>
        <w:gridCol w:w="2220"/>
        <w:gridCol w:w="2220"/>
      </w:tblGrid>
      <w:tr w:rsidR="001C2CA5" w14:paraId="49F61915" w14:textId="77777777" w:rsidTr="001C2CA5">
        <w:trPr>
          <w:cantSplit/>
          <w:trHeight w:val="520"/>
          <w:tblHeader/>
        </w:trPr>
        <w:tc>
          <w:tcPr>
            <w:tcW w:w="1630" w:type="dxa"/>
            <w:tcBorders>
              <w:top w:val="threeDEmboss" w:sz="6" w:space="0" w:color="auto"/>
              <w:left w:val="threeDEmboss" w:sz="6" w:space="0" w:color="auto"/>
              <w:bottom w:val="threeDEmboss" w:sz="6" w:space="0" w:color="auto"/>
              <w:right w:val="single" w:sz="6" w:space="0" w:color="auto"/>
            </w:tcBorders>
            <w:shd w:val="clear" w:color="auto" w:fill="F9FBAF"/>
            <w:vAlign w:val="center"/>
            <w:hideMark/>
          </w:tcPr>
          <w:p w14:paraId="611C7A61" w14:textId="77777777" w:rsidR="001C2CA5" w:rsidRPr="001C2CA5" w:rsidRDefault="001C2CA5">
            <w:pPr>
              <w:pStyle w:val="TableHeader-Left"/>
              <w:rPr>
                <w:rFonts w:ascii="Calibri Light" w:hAnsi="Calibri Light" w:cs="Arial"/>
                <w:szCs w:val="20"/>
                <w:lang w:val="de-CH"/>
              </w:rPr>
            </w:pPr>
            <w:r w:rsidRPr="001C2CA5">
              <w:rPr>
                <w:rFonts w:ascii="Calibri Light" w:hAnsi="Calibri Light" w:cs="Arial"/>
                <w:szCs w:val="20"/>
                <w:lang w:val="de-CH"/>
              </w:rPr>
              <w:lastRenderedPageBreak/>
              <w:t>Custom Table</w:t>
            </w:r>
          </w:p>
        </w:tc>
        <w:tc>
          <w:tcPr>
            <w:tcW w:w="1949" w:type="dxa"/>
            <w:tcBorders>
              <w:top w:val="threeDEmboss" w:sz="6" w:space="0" w:color="auto"/>
              <w:left w:val="single" w:sz="6" w:space="0" w:color="auto"/>
              <w:bottom w:val="threeDEmboss" w:sz="6" w:space="0" w:color="auto"/>
              <w:right w:val="single" w:sz="6" w:space="0" w:color="auto"/>
            </w:tcBorders>
            <w:shd w:val="clear" w:color="auto" w:fill="F9FBAF"/>
            <w:vAlign w:val="center"/>
            <w:hideMark/>
          </w:tcPr>
          <w:p w14:paraId="1C8FD081" w14:textId="77777777" w:rsidR="001C2CA5" w:rsidRPr="001C2CA5" w:rsidRDefault="001C2CA5">
            <w:pPr>
              <w:pStyle w:val="TableHeader-Left"/>
              <w:rPr>
                <w:rFonts w:ascii="Calibri Light" w:hAnsi="Calibri Light" w:cs="Arial"/>
                <w:szCs w:val="20"/>
                <w:lang w:val="de-CH"/>
              </w:rPr>
            </w:pPr>
            <w:r w:rsidRPr="001C2CA5">
              <w:rPr>
                <w:rFonts w:ascii="Calibri Light" w:hAnsi="Calibri Light" w:cs="Arial"/>
                <w:szCs w:val="20"/>
                <w:lang w:val="de-CH"/>
              </w:rPr>
              <w:t>Authorization Grp Assigned</w:t>
            </w:r>
          </w:p>
        </w:tc>
        <w:tc>
          <w:tcPr>
            <w:tcW w:w="2220" w:type="dxa"/>
            <w:tcBorders>
              <w:top w:val="threeDEmboss" w:sz="6" w:space="0" w:color="auto"/>
              <w:left w:val="single" w:sz="6" w:space="0" w:color="auto"/>
              <w:bottom w:val="threeDEmboss" w:sz="6" w:space="0" w:color="auto"/>
              <w:right w:val="single" w:sz="6" w:space="0" w:color="auto"/>
            </w:tcBorders>
            <w:shd w:val="clear" w:color="auto" w:fill="F9FBAF"/>
            <w:vAlign w:val="center"/>
            <w:hideMark/>
          </w:tcPr>
          <w:p w14:paraId="543EA29A" w14:textId="77777777" w:rsidR="001C2CA5" w:rsidRPr="001C2CA5" w:rsidRDefault="001C2CA5">
            <w:pPr>
              <w:pStyle w:val="TableHeader-Left"/>
              <w:rPr>
                <w:rFonts w:ascii="Calibri Light" w:hAnsi="Calibri Light" w:cs="Arial"/>
                <w:szCs w:val="20"/>
                <w:lang w:val="de-CH"/>
              </w:rPr>
            </w:pPr>
            <w:r w:rsidRPr="001C2CA5">
              <w:rPr>
                <w:rFonts w:ascii="Calibri Light" w:hAnsi="Calibri Light" w:cs="Arial"/>
                <w:szCs w:val="20"/>
                <w:lang w:val="de-CH"/>
              </w:rPr>
              <w:t>Custom T-code for the Table</w:t>
            </w:r>
          </w:p>
        </w:tc>
        <w:tc>
          <w:tcPr>
            <w:tcW w:w="2220" w:type="dxa"/>
            <w:tcBorders>
              <w:top w:val="threeDEmboss" w:sz="6" w:space="0" w:color="auto"/>
              <w:left w:val="single" w:sz="6" w:space="0" w:color="auto"/>
              <w:bottom w:val="threeDEmboss" w:sz="6" w:space="0" w:color="auto"/>
              <w:right w:val="single" w:sz="6" w:space="0" w:color="auto"/>
            </w:tcBorders>
            <w:shd w:val="clear" w:color="auto" w:fill="F9FBAF"/>
            <w:vAlign w:val="center"/>
            <w:hideMark/>
          </w:tcPr>
          <w:p w14:paraId="01F0E190" w14:textId="77777777" w:rsidR="001C2CA5" w:rsidRPr="001C2CA5" w:rsidRDefault="001C2CA5">
            <w:pPr>
              <w:pStyle w:val="TableHeader-Left"/>
              <w:rPr>
                <w:rFonts w:ascii="Calibri Light" w:hAnsi="Calibri Light" w:cs="Arial"/>
                <w:szCs w:val="20"/>
                <w:lang w:val="de-CH"/>
              </w:rPr>
            </w:pPr>
            <w:r w:rsidRPr="001C2CA5">
              <w:rPr>
                <w:rFonts w:ascii="Calibri Light" w:hAnsi="Calibri Light" w:cs="Arial"/>
                <w:szCs w:val="20"/>
                <w:lang w:val="de-CH"/>
              </w:rPr>
              <w:t>Table Access (display/update)</w:t>
            </w:r>
          </w:p>
        </w:tc>
        <w:tc>
          <w:tcPr>
            <w:tcW w:w="2220" w:type="dxa"/>
            <w:tcBorders>
              <w:top w:val="threeDEmboss" w:sz="6" w:space="0" w:color="auto"/>
              <w:left w:val="single" w:sz="6" w:space="0" w:color="auto"/>
              <w:bottom w:val="threeDEmboss" w:sz="6" w:space="0" w:color="auto"/>
              <w:right w:val="threeDEmboss" w:sz="6" w:space="0" w:color="auto"/>
            </w:tcBorders>
            <w:shd w:val="clear" w:color="auto" w:fill="F9FBAF"/>
            <w:hideMark/>
          </w:tcPr>
          <w:p w14:paraId="110A0F35" w14:textId="77777777" w:rsidR="001C2CA5" w:rsidRPr="001C2CA5" w:rsidRDefault="001C2CA5">
            <w:pPr>
              <w:pStyle w:val="TableHeader-Left"/>
              <w:rPr>
                <w:rFonts w:ascii="Calibri Light" w:hAnsi="Calibri Light" w:cs="Arial"/>
                <w:szCs w:val="20"/>
                <w:lang w:val="de-CH"/>
              </w:rPr>
            </w:pPr>
            <w:r w:rsidRPr="001C2CA5">
              <w:rPr>
                <w:rFonts w:ascii="Calibri Light" w:hAnsi="Calibri Light" w:cs="Arial"/>
                <w:szCs w:val="20"/>
                <w:lang w:val="de-CH"/>
              </w:rPr>
              <w:t>RICEFW Reference ID</w:t>
            </w:r>
          </w:p>
        </w:tc>
      </w:tr>
      <w:tr w:rsidR="001C2CA5" w14:paraId="127751D7" w14:textId="77777777" w:rsidTr="001C2CA5">
        <w:trPr>
          <w:cantSplit/>
          <w:trHeight w:val="130"/>
        </w:trPr>
        <w:tc>
          <w:tcPr>
            <w:tcW w:w="1630" w:type="dxa"/>
            <w:tcBorders>
              <w:top w:val="threeDEmboss" w:sz="6" w:space="0" w:color="auto"/>
              <w:left w:val="threeDEmboss" w:sz="6" w:space="0" w:color="auto"/>
              <w:bottom w:val="single" w:sz="4" w:space="0" w:color="auto"/>
              <w:right w:val="single" w:sz="6" w:space="0" w:color="auto"/>
            </w:tcBorders>
            <w:vAlign w:val="center"/>
          </w:tcPr>
          <w:p w14:paraId="012D0749" w14:textId="7B1C1545" w:rsidR="001C2CA5" w:rsidRPr="001C2CA5" w:rsidRDefault="001C2CA5">
            <w:pPr>
              <w:pStyle w:val="TableField-Left"/>
              <w:rPr>
                <w:rFonts w:ascii="Calibri Light" w:hAnsi="Calibri Light" w:cs="Arial"/>
                <w:lang w:val="de-CH"/>
              </w:rPr>
            </w:pPr>
            <w:r w:rsidRPr="001C2CA5">
              <w:rPr>
                <w:rFonts w:ascii="Calibri Light" w:hAnsi="Calibri Light" w:cs="Arial"/>
                <w:lang w:val="de-CH"/>
              </w:rPr>
              <w:t>N/A</w:t>
            </w:r>
          </w:p>
        </w:tc>
        <w:tc>
          <w:tcPr>
            <w:tcW w:w="1949" w:type="dxa"/>
            <w:tcBorders>
              <w:top w:val="threeDEmboss" w:sz="6" w:space="0" w:color="auto"/>
              <w:left w:val="single" w:sz="6" w:space="0" w:color="auto"/>
              <w:bottom w:val="single" w:sz="4" w:space="0" w:color="auto"/>
              <w:right w:val="single" w:sz="6" w:space="0" w:color="auto"/>
            </w:tcBorders>
            <w:vAlign w:val="center"/>
          </w:tcPr>
          <w:p w14:paraId="377D2807" w14:textId="77777777" w:rsidR="001C2CA5" w:rsidRPr="001C2CA5" w:rsidRDefault="001C2CA5">
            <w:pPr>
              <w:pStyle w:val="TableField-Left"/>
              <w:rPr>
                <w:rFonts w:ascii="Calibri Light" w:hAnsi="Calibri Light" w:cs="Arial"/>
                <w:lang w:val="de-CH"/>
              </w:rPr>
            </w:pPr>
          </w:p>
        </w:tc>
        <w:tc>
          <w:tcPr>
            <w:tcW w:w="2220" w:type="dxa"/>
            <w:tcBorders>
              <w:top w:val="threeDEmboss" w:sz="6" w:space="0" w:color="auto"/>
              <w:left w:val="single" w:sz="6" w:space="0" w:color="auto"/>
              <w:bottom w:val="single" w:sz="4" w:space="0" w:color="auto"/>
              <w:right w:val="single" w:sz="6" w:space="0" w:color="auto"/>
            </w:tcBorders>
            <w:vAlign w:val="center"/>
          </w:tcPr>
          <w:p w14:paraId="57756A56" w14:textId="77777777" w:rsidR="001C2CA5" w:rsidRPr="001C2CA5" w:rsidRDefault="001C2CA5">
            <w:pPr>
              <w:pStyle w:val="TableField-Left"/>
              <w:rPr>
                <w:rFonts w:ascii="Calibri Light" w:hAnsi="Calibri Light" w:cs="Arial"/>
                <w:lang w:val="de-CH"/>
              </w:rPr>
            </w:pPr>
          </w:p>
        </w:tc>
        <w:tc>
          <w:tcPr>
            <w:tcW w:w="2220" w:type="dxa"/>
            <w:tcBorders>
              <w:top w:val="threeDEmboss" w:sz="6" w:space="0" w:color="auto"/>
              <w:left w:val="single" w:sz="6" w:space="0" w:color="auto"/>
              <w:bottom w:val="single" w:sz="4" w:space="0" w:color="auto"/>
              <w:right w:val="single" w:sz="6" w:space="0" w:color="auto"/>
            </w:tcBorders>
            <w:vAlign w:val="center"/>
          </w:tcPr>
          <w:p w14:paraId="4E7D49B8" w14:textId="77777777" w:rsidR="001C2CA5" w:rsidRPr="001C2CA5" w:rsidRDefault="001C2CA5">
            <w:pPr>
              <w:pStyle w:val="TableField-Left"/>
              <w:rPr>
                <w:rFonts w:ascii="Calibri Light" w:hAnsi="Calibri Light" w:cs="Arial"/>
                <w:lang w:val="de-CH"/>
              </w:rPr>
            </w:pPr>
          </w:p>
        </w:tc>
        <w:tc>
          <w:tcPr>
            <w:tcW w:w="2220" w:type="dxa"/>
            <w:tcBorders>
              <w:top w:val="threeDEmboss" w:sz="6" w:space="0" w:color="auto"/>
              <w:left w:val="single" w:sz="6" w:space="0" w:color="auto"/>
              <w:bottom w:val="single" w:sz="4" w:space="0" w:color="auto"/>
              <w:right w:val="threeDEmboss" w:sz="6" w:space="0" w:color="auto"/>
            </w:tcBorders>
          </w:tcPr>
          <w:p w14:paraId="378207F0" w14:textId="77777777" w:rsidR="001C2CA5" w:rsidRPr="001C2CA5" w:rsidRDefault="001C2CA5">
            <w:pPr>
              <w:pStyle w:val="TableField-Left"/>
              <w:rPr>
                <w:rFonts w:ascii="Calibri Light" w:hAnsi="Calibri Light" w:cs="Arial"/>
                <w:lang w:val="de-CH"/>
              </w:rPr>
            </w:pPr>
          </w:p>
        </w:tc>
      </w:tr>
      <w:tr w:rsidR="001C2CA5" w14:paraId="74DD9FEC" w14:textId="77777777" w:rsidTr="001C2CA5">
        <w:trPr>
          <w:cantSplit/>
          <w:trHeight w:val="130"/>
        </w:trPr>
        <w:tc>
          <w:tcPr>
            <w:tcW w:w="1630" w:type="dxa"/>
            <w:tcBorders>
              <w:top w:val="single" w:sz="4" w:space="0" w:color="auto"/>
              <w:left w:val="threeDEmboss" w:sz="6" w:space="0" w:color="auto"/>
              <w:bottom w:val="threeDEmboss" w:sz="6" w:space="0" w:color="auto"/>
              <w:right w:val="single" w:sz="6" w:space="0" w:color="auto"/>
            </w:tcBorders>
            <w:vAlign w:val="center"/>
          </w:tcPr>
          <w:p w14:paraId="068B5BCF" w14:textId="77777777" w:rsidR="001C2CA5" w:rsidRPr="001C2CA5" w:rsidRDefault="001C2CA5">
            <w:pPr>
              <w:pStyle w:val="TableField-Left"/>
              <w:rPr>
                <w:rFonts w:ascii="Calibri Light" w:hAnsi="Calibri Light" w:cs="Arial"/>
                <w:lang w:val="de-CH"/>
              </w:rPr>
            </w:pPr>
          </w:p>
        </w:tc>
        <w:tc>
          <w:tcPr>
            <w:tcW w:w="1949" w:type="dxa"/>
            <w:tcBorders>
              <w:top w:val="single" w:sz="4" w:space="0" w:color="auto"/>
              <w:left w:val="single" w:sz="6" w:space="0" w:color="auto"/>
              <w:bottom w:val="threeDEmboss" w:sz="6" w:space="0" w:color="auto"/>
              <w:right w:val="single" w:sz="6" w:space="0" w:color="auto"/>
            </w:tcBorders>
            <w:vAlign w:val="center"/>
          </w:tcPr>
          <w:p w14:paraId="2B4DB83E" w14:textId="77777777" w:rsidR="001C2CA5" w:rsidRPr="001C2CA5" w:rsidRDefault="001C2CA5">
            <w:pPr>
              <w:pStyle w:val="TableField-Left"/>
              <w:rPr>
                <w:rFonts w:ascii="Calibri Light" w:hAnsi="Calibri Light" w:cs="Arial"/>
                <w:lang w:val="de-CH"/>
              </w:rPr>
            </w:pPr>
          </w:p>
        </w:tc>
        <w:tc>
          <w:tcPr>
            <w:tcW w:w="2220" w:type="dxa"/>
            <w:tcBorders>
              <w:top w:val="single" w:sz="4" w:space="0" w:color="auto"/>
              <w:left w:val="single" w:sz="6" w:space="0" w:color="auto"/>
              <w:bottom w:val="threeDEmboss" w:sz="6" w:space="0" w:color="auto"/>
              <w:right w:val="single" w:sz="6" w:space="0" w:color="auto"/>
            </w:tcBorders>
            <w:vAlign w:val="center"/>
          </w:tcPr>
          <w:p w14:paraId="5FA1E429" w14:textId="77777777" w:rsidR="001C2CA5" w:rsidRPr="001C2CA5" w:rsidRDefault="001C2CA5">
            <w:pPr>
              <w:pStyle w:val="TableField-Left"/>
              <w:rPr>
                <w:rFonts w:ascii="Calibri Light" w:hAnsi="Calibri Light" w:cs="Arial"/>
                <w:lang w:val="de-CH"/>
              </w:rPr>
            </w:pPr>
          </w:p>
        </w:tc>
        <w:tc>
          <w:tcPr>
            <w:tcW w:w="2220" w:type="dxa"/>
            <w:tcBorders>
              <w:top w:val="single" w:sz="4" w:space="0" w:color="auto"/>
              <w:left w:val="single" w:sz="6" w:space="0" w:color="auto"/>
              <w:bottom w:val="threeDEmboss" w:sz="6" w:space="0" w:color="auto"/>
              <w:right w:val="single" w:sz="6" w:space="0" w:color="auto"/>
            </w:tcBorders>
            <w:vAlign w:val="center"/>
          </w:tcPr>
          <w:p w14:paraId="60BAD73A" w14:textId="77777777" w:rsidR="001C2CA5" w:rsidRPr="001C2CA5" w:rsidRDefault="001C2CA5">
            <w:pPr>
              <w:pStyle w:val="TableField-Left"/>
              <w:rPr>
                <w:rFonts w:ascii="Calibri Light" w:hAnsi="Calibri Light" w:cs="Arial"/>
                <w:lang w:val="de-CH"/>
              </w:rPr>
            </w:pPr>
          </w:p>
        </w:tc>
        <w:tc>
          <w:tcPr>
            <w:tcW w:w="2220" w:type="dxa"/>
            <w:tcBorders>
              <w:top w:val="single" w:sz="4" w:space="0" w:color="auto"/>
              <w:left w:val="single" w:sz="6" w:space="0" w:color="auto"/>
              <w:bottom w:val="threeDEmboss" w:sz="6" w:space="0" w:color="auto"/>
              <w:right w:val="threeDEmboss" w:sz="6" w:space="0" w:color="auto"/>
            </w:tcBorders>
          </w:tcPr>
          <w:p w14:paraId="7ADFC035" w14:textId="77777777" w:rsidR="001C2CA5" w:rsidRPr="001C2CA5" w:rsidRDefault="001C2CA5">
            <w:pPr>
              <w:pStyle w:val="TableField-Left"/>
              <w:rPr>
                <w:rFonts w:ascii="Calibri Light" w:hAnsi="Calibri Light" w:cs="Arial"/>
                <w:lang w:val="de-CH"/>
              </w:rPr>
            </w:pPr>
          </w:p>
        </w:tc>
      </w:tr>
    </w:tbl>
    <w:p w14:paraId="1A563BB5" w14:textId="77777777" w:rsidR="00676625" w:rsidRPr="006B24F0" w:rsidRDefault="00676625" w:rsidP="00676625">
      <w:pPr>
        <w:pStyle w:val="Heading2TextBulleted"/>
        <w:numPr>
          <w:ilvl w:val="0"/>
          <w:numId w:val="0"/>
        </w:numPr>
        <w:ind w:left="3067" w:hanging="360"/>
        <w:rPr>
          <w:rFonts w:ascii="Calibri Light" w:hAnsi="Calibri Light" w:cs="Arial"/>
        </w:rPr>
      </w:pPr>
    </w:p>
    <w:p w14:paraId="793D3DBB" w14:textId="77777777" w:rsidR="00676625" w:rsidRPr="006B24F0" w:rsidRDefault="00676625" w:rsidP="001C2CA5">
      <w:pPr>
        <w:pStyle w:val="Heading2"/>
      </w:pPr>
      <w:r w:rsidRPr="006B24F0">
        <w:t xml:space="preserve"> </w:t>
      </w:r>
      <w:bookmarkStart w:id="227" w:name="_Toc512193970"/>
      <w:r w:rsidRPr="006B24F0">
        <w:t>Custom Table/Transaction Codes</w:t>
      </w:r>
      <w:bookmarkEnd w:id="227"/>
    </w:p>
    <w:p w14:paraId="3D762ADE" w14:textId="77777777" w:rsidR="00280C7F" w:rsidRPr="006B24F0" w:rsidRDefault="00676625" w:rsidP="00676920">
      <w:pPr>
        <w:ind w:left="360"/>
        <w:rPr>
          <w:rFonts w:ascii="Calibri Light" w:hAnsi="Calibri Light" w:cs="Arial"/>
        </w:rPr>
      </w:pPr>
      <w:r w:rsidRPr="006B24F0">
        <w:rPr>
          <w:rFonts w:ascii="Calibri Light" w:hAnsi="Calibri Light" w:cs="Arial"/>
        </w:rPr>
        <w:t>Please identify any custom tables/transaction codes that need to be developed for RICEFW objects.</w:t>
      </w:r>
    </w:p>
    <w:p w14:paraId="79574AE8" w14:textId="77777777" w:rsidR="00280C7F" w:rsidRPr="006B24F0" w:rsidRDefault="00280C7F" w:rsidP="00AE07EE">
      <w:pPr>
        <w:pStyle w:val="ListParagraph"/>
        <w:numPr>
          <w:ilvl w:val="0"/>
          <w:numId w:val="10"/>
        </w:numPr>
        <w:spacing w:before="120" w:after="120"/>
        <w:ind w:left="1080"/>
        <w:rPr>
          <w:rFonts w:ascii="Calibri Light" w:hAnsi="Calibri Light" w:cs="Arial"/>
          <w:sz w:val="20"/>
          <w:szCs w:val="20"/>
        </w:rPr>
      </w:pPr>
      <w:r w:rsidRPr="006B24F0">
        <w:rPr>
          <w:rFonts w:ascii="Calibri Light" w:hAnsi="Calibri Light" w:cs="Arial"/>
          <w:sz w:val="20"/>
          <w:szCs w:val="20"/>
        </w:rPr>
        <w:t>Are there any customer sensitive/critical  Z tables created</w:t>
      </w:r>
    </w:p>
    <w:p w14:paraId="24E19254" w14:textId="77777777" w:rsidR="00280C7F" w:rsidRPr="006B24F0" w:rsidRDefault="00280C7F" w:rsidP="00AE07EE">
      <w:pPr>
        <w:pStyle w:val="ListParagraph"/>
        <w:numPr>
          <w:ilvl w:val="0"/>
          <w:numId w:val="10"/>
        </w:numPr>
        <w:spacing w:before="120" w:after="120"/>
        <w:ind w:left="1080"/>
        <w:rPr>
          <w:rFonts w:ascii="Calibri Light" w:hAnsi="Calibri Light" w:cs="Arial"/>
          <w:sz w:val="20"/>
          <w:szCs w:val="20"/>
        </w:rPr>
      </w:pPr>
      <w:r w:rsidRPr="006B24F0">
        <w:rPr>
          <w:rFonts w:ascii="Calibri Light" w:hAnsi="Calibri Light" w:cs="Arial"/>
          <w:sz w:val="20"/>
          <w:szCs w:val="20"/>
        </w:rPr>
        <w:t>What is the authorization group assigned to the table</w:t>
      </w:r>
    </w:p>
    <w:p w14:paraId="7CB777A7" w14:textId="77777777" w:rsidR="00280C7F" w:rsidRPr="006B24F0" w:rsidRDefault="00280C7F" w:rsidP="00AE07EE">
      <w:pPr>
        <w:pStyle w:val="ListParagraph"/>
        <w:numPr>
          <w:ilvl w:val="0"/>
          <w:numId w:val="10"/>
        </w:numPr>
        <w:spacing w:before="120" w:after="120"/>
        <w:ind w:left="1080"/>
        <w:rPr>
          <w:rFonts w:ascii="Calibri Light" w:hAnsi="Calibri Light" w:cs="Arial"/>
          <w:sz w:val="20"/>
          <w:szCs w:val="20"/>
        </w:rPr>
      </w:pPr>
      <w:r w:rsidRPr="006B24F0">
        <w:rPr>
          <w:rFonts w:ascii="Calibri Light" w:hAnsi="Calibri Light" w:cs="Arial"/>
          <w:sz w:val="20"/>
          <w:szCs w:val="20"/>
        </w:rPr>
        <w:t>Is it just a ma</w:t>
      </w:r>
      <w:r w:rsidR="00DC6E6B">
        <w:rPr>
          <w:rFonts w:ascii="Calibri Light" w:hAnsi="Calibri Light" w:cs="Arial"/>
          <w:szCs w:val="20"/>
        </w:rPr>
        <w:t>inten</w:t>
      </w:r>
      <w:r w:rsidRPr="006B24F0">
        <w:rPr>
          <w:rFonts w:ascii="Calibri Light" w:hAnsi="Calibri Light" w:cs="Arial"/>
          <w:szCs w:val="20"/>
        </w:rPr>
        <w:t>ance or display only table</w:t>
      </w:r>
    </w:p>
    <w:p w14:paraId="25764B63" w14:textId="77777777" w:rsidR="00280C7F" w:rsidRPr="006B24F0" w:rsidRDefault="00280C7F" w:rsidP="00AE07EE">
      <w:pPr>
        <w:pStyle w:val="ListParagraph"/>
        <w:numPr>
          <w:ilvl w:val="0"/>
          <w:numId w:val="10"/>
        </w:numPr>
        <w:spacing w:before="120" w:after="120"/>
        <w:ind w:left="1080"/>
        <w:rPr>
          <w:rFonts w:ascii="Calibri Light" w:hAnsi="Calibri Light" w:cs="Arial"/>
          <w:sz w:val="20"/>
          <w:szCs w:val="20"/>
        </w:rPr>
      </w:pPr>
      <w:r w:rsidRPr="006B24F0">
        <w:rPr>
          <w:rFonts w:ascii="Calibri Light" w:hAnsi="Calibri Light" w:cs="Arial"/>
          <w:sz w:val="20"/>
          <w:szCs w:val="20"/>
        </w:rPr>
        <w:t>What is the Z transaction code for the custom table</w:t>
      </w:r>
    </w:p>
    <w:p w14:paraId="4636E969" w14:textId="77777777" w:rsidR="00280C7F" w:rsidRPr="006B24F0" w:rsidRDefault="00280C7F" w:rsidP="00280C7F">
      <w:pPr>
        <w:rPr>
          <w:rFonts w:ascii="Calibri Light" w:hAnsi="Calibri Light" w:cs="Arial"/>
        </w:rPr>
      </w:pPr>
    </w:p>
    <w:tbl>
      <w:tblPr>
        <w:tblW w:w="0" w:type="dxa"/>
        <w:tblInd w:w="-131"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630"/>
        <w:gridCol w:w="1949"/>
        <w:gridCol w:w="2220"/>
        <w:gridCol w:w="2220"/>
        <w:gridCol w:w="2220"/>
      </w:tblGrid>
      <w:tr w:rsidR="001C2CA5" w14:paraId="7275E871" w14:textId="77777777" w:rsidTr="001C2CA5">
        <w:trPr>
          <w:cantSplit/>
          <w:trHeight w:val="520"/>
          <w:tblHeader/>
        </w:trPr>
        <w:tc>
          <w:tcPr>
            <w:tcW w:w="1630" w:type="dxa"/>
            <w:tcBorders>
              <w:top w:val="threeDEmboss" w:sz="6" w:space="0" w:color="auto"/>
              <w:left w:val="threeDEmboss" w:sz="6" w:space="0" w:color="auto"/>
              <w:bottom w:val="threeDEmboss" w:sz="6" w:space="0" w:color="auto"/>
              <w:right w:val="single" w:sz="6" w:space="0" w:color="auto"/>
            </w:tcBorders>
            <w:shd w:val="clear" w:color="auto" w:fill="F9FBAF"/>
            <w:vAlign w:val="center"/>
            <w:hideMark/>
          </w:tcPr>
          <w:p w14:paraId="62CBCCC1" w14:textId="77777777" w:rsidR="001C2CA5" w:rsidRPr="001C2CA5" w:rsidRDefault="001C2CA5">
            <w:pPr>
              <w:pStyle w:val="TableHeader-Left"/>
              <w:rPr>
                <w:rFonts w:ascii="Calibri Light" w:hAnsi="Calibri Light" w:cs="Arial"/>
                <w:szCs w:val="20"/>
                <w:lang w:val="de-CH"/>
              </w:rPr>
            </w:pPr>
            <w:r w:rsidRPr="001C2CA5">
              <w:rPr>
                <w:rFonts w:ascii="Calibri Light" w:hAnsi="Calibri Light" w:cs="Arial"/>
                <w:szCs w:val="20"/>
                <w:lang w:val="de-CH"/>
              </w:rPr>
              <w:t>Custom Table</w:t>
            </w:r>
          </w:p>
        </w:tc>
        <w:tc>
          <w:tcPr>
            <w:tcW w:w="1949" w:type="dxa"/>
            <w:tcBorders>
              <w:top w:val="threeDEmboss" w:sz="6" w:space="0" w:color="auto"/>
              <w:left w:val="single" w:sz="6" w:space="0" w:color="auto"/>
              <w:bottom w:val="threeDEmboss" w:sz="6" w:space="0" w:color="auto"/>
              <w:right w:val="single" w:sz="6" w:space="0" w:color="auto"/>
            </w:tcBorders>
            <w:shd w:val="clear" w:color="auto" w:fill="F9FBAF"/>
            <w:vAlign w:val="center"/>
            <w:hideMark/>
          </w:tcPr>
          <w:p w14:paraId="3F7AFBE1" w14:textId="77777777" w:rsidR="001C2CA5" w:rsidRPr="001C2CA5" w:rsidRDefault="001C2CA5">
            <w:pPr>
              <w:pStyle w:val="TableHeader-Left"/>
              <w:rPr>
                <w:rFonts w:ascii="Calibri Light" w:hAnsi="Calibri Light" w:cs="Arial"/>
                <w:szCs w:val="20"/>
                <w:lang w:val="de-CH"/>
              </w:rPr>
            </w:pPr>
            <w:r w:rsidRPr="001C2CA5">
              <w:rPr>
                <w:rFonts w:ascii="Calibri Light" w:hAnsi="Calibri Light" w:cs="Arial"/>
                <w:szCs w:val="20"/>
                <w:lang w:val="de-CH"/>
              </w:rPr>
              <w:t>Authorization Grp Assigned</w:t>
            </w:r>
          </w:p>
        </w:tc>
        <w:tc>
          <w:tcPr>
            <w:tcW w:w="2220" w:type="dxa"/>
            <w:tcBorders>
              <w:top w:val="threeDEmboss" w:sz="6" w:space="0" w:color="auto"/>
              <w:left w:val="single" w:sz="6" w:space="0" w:color="auto"/>
              <w:bottom w:val="threeDEmboss" w:sz="6" w:space="0" w:color="auto"/>
              <w:right w:val="single" w:sz="6" w:space="0" w:color="auto"/>
            </w:tcBorders>
            <w:shd w:val="clear" w:color="auto" w:fill="F9FBAF"/>
            <w:vAlign w:val="center"/>
            <w:hideMark/>
          </w:tcPr>
          <w:p w14:paraId="6C1DB290" w14:textId="77777777" w:rsidR="001C2CA5" w:rsidRPr="001C2CA5" w:rsidRDefault="001C2CA5">
            <w:pPr>
              <w:pStyle w:val="TableHeader-Left"/>
              <w:rPr>
                <w:rFonts w:ascii="Calibri Light" w:hAnsi="Calibri Light" w:cs="Arial"/>
                <w:szCs w:val="20"/>
                <w:lang w:val="de-CH"/>
              </w:rPr>
            </w:pPr>
            <w:r w:rsidRPr="001C2CA5">
              <w:rPr>
                <w:rFonts w:ascii="Calibri Light" w:hAnsi="Calibri Light" w:cs="Arial"/>
                <w:szCs w:val="20"/>
                <w:lang w:val="de-CH"/>
              </w:rPr>
              <w:t>Custom T-code for the Table</w:t>
            </w:r>
          </w:p>
        </w:tc>
        <w:tc>
          <w:tcPr>
            <w:tcW w:w="2220" w:type="dxa"/>
            <w:tcBorders>
              <w:top w:val="threeDEmboss" w:sz="6" w:space="0" w:color="auto"/>
              <w:left w:val="single" w:sz="6" w:space="0" w:color="auto"/>
              <w:bottom w:val="threeDEmboss" w:sz="6" w:space="0" w:color="auto"/>
              <w:right w:val="single" w:sz="6" w:space="0" w:color="auto"/>
            </w:tcBorders>
            <w:shd w:val="clear" w:color="auto" w:fill="F9FBAF"/>
            <w:vAlign w:val="center"/>
            <w:hideMark/>
          </w:tcPr>
          <w:p w14:paraId="4A58379F" w14:textId="77777777" w:rsidR="001C2CA5" w:rsidRPr="001C2CA5" w:rsidRDefault="001C2CA5">
            <w:pPr>
              <w:pStyle w:val="TableHeader-Left"/>
              <w:rPr>
                <w:rFonts w:ascii="Calibri Light" w:hAnsi="Calibri Light" w:cs="Arial"/>
                <w:szCs w:val="20"/>
                <w:lang w:val="de-CH"/>
              </w:rPr>
            </w:pPr>
            <w:r w:rsidRPr="001C2CA5">
              <w:rPr>
                <w:rFonts w:ascii="Calibri Light" w:hAnsi="Calibri Light" w:cs="Arial"/>
                <w:szCs w:val="20"/>
                <w:lang w:val="de-CH"/>
              </w:rPr>
              <w:t>Table Access (display/update)</w:t>
            </w:r>
          </w:p>
        </w:tc>
        <w:tc>
          <w:tcPr>
            <w:tcW w:w="2220" w:type="dxa"/>
            <w:tcBorders>
              <w:top w:val="threeDEmboss" w:sz="6" w:space="0" w:color="auto"/>
              <w:left w:val="single" w:sz="6" w:space="0" w:color="auto"/>
              <w:bottom w:val="threeDEmboss" w:sz="6" w:space="0" w:color="auto"/>
              <w:right w:val="threeDEmboss" w:sz="6" w:space="0" w:color="auto"/>
            </w:tcBorders>
            <w:shd w:val="clear" w:color="auto" w:fill="F9FBAF"/>
            <w:hideMark/>
          </w:tcPr>
          <w:p w14:paraId="355AAB99" w14:textId="77777777" w:rsidR="001C2CA5" w:rsidRPr="001C2CA5" w:rsidRDefault="001C2CA5">
            <w:pPr>
              <w:pStyle w:val="TableHeader-Left"/>
              <w:rPr>
                <w:rFonts w:ascii="Calibri Light" w:hAnsi="Calibri Light" w:cs="Arial"/>
                <w:szCs w:val="20"/>
                <w:lang w:val="de-CH"/>
              </w:rPr>
            </w:pPr>
            <w:r w:rsidRPr="001C2CA5">
              <w:rPr>
                <w:rFonts w:ascii="Calibri Light" w:hAnsi="Calibri Light" w:cs="Arial"/>
                <w:szCs w:val="20"/>
                <w:lang w:val="de-CH"/>
              </w:rPr>
              <w:t>RICEFW Reference ID</w:t>
            </w:r>
          </w:p>
        </w:tc>
      </w:tr>
      <w:tr w:rsidR="001C2CA5" w14:paraId="6C7B7B55" w14:textId="77777777" w:rsidTr="001C2CA5">
        <w:trPr>
          <w:cantSplit/>
          <w:trHeight w:val="130"/>
        </w:trPr>
        <w:tc>
          <w:tcPr>
            <w:tcW w:w="1630" w:type="dxa"/>
            <w:tcBorders>
              <w:top w:val="threeDEmboss" w:sz="6" w:space="0" w:color="auto"/>
              <w:left w:val="threeDEmboss" w:sz="6" w:space="0" w:color="auto"/>
              <w:bottom w:val="single" w:sz="4" w:space="0" w:color="auto"/>
              <w:right w:val="single" w:sz="6" w:space="0" w:color="auto"/>
            </w:tcBorders>
            <w:vAlign w:val="center"/>
          </w:tcPr>
          <w:p w14:paraId="30632B6A" w14:textId="601572A0" w:rsidR="001C2CA5" w:rsidRPr="001C2CA5" w:rsidRDefault="00510770">
            <w:pPr>
              <w:pStyle w:val="TableField-Left"/>
              <w:rPr>
                <w:rFonts w:ascii="Calibri Light" w:hAnsi="Calibri Light" w:cs="Arial"/>
                <w:lang w:val="de-CH"/>
              </w:rPr>
            </w:pPr>
            <w:r>
              <w:rPr>
                <w:rFonts w:ascii="Calibri Light" w:hAnsi="Calibri Light" w:cs="Arial"/>
                <w:lang w:val="de-CH"/>
              </w:rPr>
              <w:t>N/A</w:t>
            </w:r>
          </w:p>
        </w:tc>
        <w:tc>
          <w:tcPr>
            <w:tcW w:w="1949" w:type="dxa"/>
            <w:tcBorders>
              <w:top w:val="threeDEmboss" w:sz="6" w:space="0" w:color="auto"/>
              <w:left w:val="single" w:sz="6" w:space="0" w:color="auto"/>
              <w:bottom w:val="single" w:sz="4" w:space="0" w:color="auto"/>
              <w:right w:val="single" w:sz="6" w:space="0" w:color="auto"/>
            </w:tcBorders>
            <w:vAlign w:val="center"/>
          </w:tcPr>
          <w:p w14:paraId="67855ECB" w14:textId="77777777" w:rsidR="001C2CA5" w:rsidRPr="001C2CA5" w:rsidRDefault="001C2CA5">
            <w:pPr>
              <w:pStyle w:val="TableField-Left"/>
              <w:rPr>
                <w:rFonts w:ascii="Calibri Light" w:hAnsi="Calibri Light" w:cs="Arial"/>
                <w:lang w:val="de-CH"/>
              </w:rPr>
            </w:pPr>
          </w:p>
        </w:tc>
        <w:tc>
          <w:tcPr>
            <w:tcW w:w="2220" w:type="dxa"/>
            <w:tcBorders>
              <w:top w:val="threeDEmboss" w:sz="6" w:space="0" w:color="auto"/>
              <w:left w:val="single" w:sz="6" w:space="0" w:color="auto"/>
              <w:bottom w:val="single" w:sz="4" w:space="0" w:color="auto"/>
              <w:right w:val="single" w:sz="6" w:space="0" w:color="auto"/>
            </w:tcBorders>
            <w:vAlign w:val="center"/>
          </w:tcPr>
          <w:p w14:paraId="0292710F" w14:textId="77777777" w:rsidR="001C2CA5" w:rsidRPr="001C2CA5" w:rsidRDefault="001C2CA5">
            <w:pPr>
              <w:pStyle w:val="TableField-Left"/>
              <w:rPr>
                <w:rFonts w:ascii="Calibri Light" w:hAnsi="Calibri Light" w:cs="Arial"/>
                <w:lang w:val="de-CH"/>
              </w:rPr>
            </w:pPr>
          </w:p>
        </w:tc>
        <w:tc>
          <w:tcPr>
            <w:tcW w:w="2220" w:type="dxa"/>
            <w:tcBorders>
              <w:top w:val="threeDEmboss" w:sz="6" w:space="0" w:color="auto"/>
              <w:left w:val="single" w:sz="6" w:space="0" w:color="auto"/>
              <w:bottom w:val="single" w:sz="4" w:space="0" w:color="auto"/>
              <w:right w:val="single" w:sz="6" w:space="0" w:color="auto"/>
            </w:tcBorders>
            <w:vAlign w:val="center"/>
          </w:tcPr>
          <w:p w14:paraId="470801B9" w14:textId="77777777" w:rsidR="001C2CA5" w:rsidRPr="001C2CA5" w:rsidRDefault="001C2CA5">
            <w:pPr>
              <w:pStyle w:val="TableField-Left"/>
              <w:rPr>
                <w:rFonts w:ascii="Calibri Light" w:hAnsi="Calibri Light" w:cs="Arial"/>
                <w:lang w:val="de-CH"/>
              </w:rPr>
            </w:pPr>
          </w:p>
        </w:tc>
        <w:tc>
          <w:tcPr>
            <w:tcW w:w="2220" w:type="dxa"/>
            <w:tcBorders>
              <w:top w:val="threeDEmboss" w:sz="6" w:space="0" w:color="auto"/>
              <w:left w:val="single" w:sz="6" w:space="0" w:color="auto"/>
              <w:bottom w:val="single" w:sz="4" w:space="0" w:color="auto"/>
              <w:right w:val="threeDEmboss" w:sz="6" w:space="0" w:color="auto"/>
            </w:tcBorders>
          </w:tcPr>
          <w:p w14:paraId="1936F5AC" w14:textId="77777777" w:rsidR="001C2CA5" w:rsidRPr="001C2CA5" w:rsidRDefault="001C2CA5">
            <w:pPr>
              <w:pStyle w:val="TableField-Left"/>
              <w:rPr>
                <w:rFonts w:ascii="Calibri Light" w:hAnsi="Calibri Light" w:cs="Arial"/>
                <w:lang w:val="de-CH"/>
              </w:rPr>
            </w:pPr>
          </w:p>
        </w:tc>
      </w:tr>
      <w:tr w:rsidR="001C2CA5" w14:paraId="6FA08268" w14:textId="77777777" w:rsidTr="001C2CA5">
        <w:trPr>
          <w:cantSplit/>
          <w:trHeight w:val="130"/>
        </w:trPr>
        <w:tc>
          <w:tcPr>
            <w:tcW w:w="1630" w:type="dxa"/>
            <w:tcBorders>
              <w:top w:val="single" w:sz="4" w:space="0" w:color="auto"/>
              <w:left w:val="threeDEmboss" w:sz="6" w:space="0" w:color="auto"/>
              <w:bottom w:val="threeDEmboss" w:sz="6" w:space="0" w:color="auto"/>
              <w:right w:val="single" w:sz="6" w:space="0" w:color="auto"/>
            </w:tcBorders>
            <w:vAlign w:val="center"/>
          </w:tcPr>
          <w:p w14:paraId="58376064" w14:textId="77777777" w:rsidR="001C2CA5" w:rsidRPr="001C2CA5" w:rsidRDefault="001C2CA5">
            <w:pPr>
              <w:pStyle w:val="TableField-Left"/>
              <w:rPr>
                <w:rFonts w:ascii="Calibri Light" w:hAnsi="Calibri Light" w:cs="Arial"/>
                <w:lang w:val="de-CH"/>
              </w:rPr>
            </w:pPr>
          </w:p>
        </w:tc>
        <w:tc>
          <w:tcPr>
            <w:tcW w:w="1949" w:type="dxa"/>
            <w:tcBorders>
              <w:top w:val="single" w:sz="4" w:space="0" w:color="auto"/>
              <w:left w:val="single" w:sz="6" w:space="0" w:color="auto"/>
              <w:bottom w:val="threeDEmboss" w:sz="6" w:space="0" w:color="auto"/>
              <w:right w:val="single" w:sz="6" w:space="0" w:color="auto"/>
            </w:tcBorders>
            <w:vAlign w:val="center"/>
          </w:tcPr>
          <w:p w14:paraId="5F79C78D" w14:textId="77777777" w:rsidR="001C2CA5" w:rsidRPr="001C2CA5" w:rsidRDefault="001C2CA5">
            <w:pPr>
              <w:pStyle w:val="TableField-Left"/>
              <w:rPr>
                <w:rFonts w:ascii="Calibri Light" w:hAnsi="Calibri Light" w:cs="Arial"/>
                <w:lang w:val="de-CH"/>
              </w:rPr>
            </w:pPr>
          </w:p>
        </w:tc>
        <w:tc>
          <w:tcPr>
            <w:tcW w:w="2220" w:type="dxa"/>
            <w:tcBorders>
              <w:top w:val="single" w:sz="4" w:space="0" w:color="auto"/>
              <w:left w:val="single" w:sz="6" w:space="0" w:color="auto"/>
              <w:bottom w:val="threeDEmboss" w:sz="6" w:space="0" w:color="auto"/>
              <w:right w:val="single" w:sz="6" w:space="0" w:color="auto"/>
            </w:tcBorders>
            <w:vAlign w:val="center"/>
          </w:tcPr>
          <w:p w14:paraId="5DE9434A" w14:textId="77777777" w:rsidR="001C2CA5" w:rsidRPr="001C2CA5" w:rsidRDefault="001C2CA5">
            <w:pPr>
              <w:pStyle w:val="TableField-Left"/>
              <w:rPr>
                <w:rFonts w:ascii="Calibri Light" w:hAnsi="Calibri Light" w:cs="Arial"/>
                <w:lang w:val="de-CH"/>
              </w:rPr>
            </w:pPr>
          </w:p>
        </w:tc>
        <w:tc>
          <w:tcPr>
            <w:tcW w:w="2220" w:type="dxa"/>
            <w:tcBorders>
              <w:top w:val="single" w:sz="4" w:space="0" w:color="auto"/>
              <w:left w:val="single" w:sz="6" w:space="0" w:color="auto"/>
              <w:bottom w:val="threeDEmboss" w:sz="6" w:space="0" w:color="auto"/>
              <w:right w:val="single" w:sz="6" w:space="0" w:color="auto"/>
            </w:tcBorders>
            <w:vAlign w:val="center"/>
          </w:tcPr>
          <w:p w14:paraId="58C74A45" w14:textId="77777777" w:rsidR="001C2CA5" w:rsidRPr="001C2CA5" w:rsidRDefault="001C2CA5">
            <w:pPr>
              <w:pStyle w:val="TableField-Left"/>
              <w:rPr>
                <w:rFonts w:ascii="Calibri Light" w:hAnsi="Calibri Light" w:cs="Arial"/>
                <w:lang w:val="de-CH"/>
              </w:rPr>
            </w:pPr>
          </w:p>
        </w:tc>
        <w:tc>
          <w:tcPr>
            <w:tcW w:w="2220" w:type="dxa"/>
            <w:tcBorders>
              <w:top w:val="single" w:sz="4" w:space="0" w:color="auto"/>
              <w:left w:val="single" w:sz="6" w:space="0" w:color="auto"/>
              <w:bottom w:val="threeDEmboss" w:sz="6" w:space="0" w:color="auto"/>
              <w:right w:val="threeDEmboss" w:sz="6" w:space="0" w:color="auto"/>
            </w:tcBorders>
          </w:tcPr>
          <w:p w14:paraId="7079117B" w14:textId="77777777" w:rsidR="001C2CA5" w:rsidRPr="001C2CA5" w:rsidRDefault="001C2CA5">
            <w:pPr>
              <w:pStyle w:val="TableField-Left"/>
              <w:rPr>
                <w:rFonts w:ascii="Calibri Light" w:hAnsi="Calibri Light" w:cs="Arial"/>
                <w:lang w:val="de-CH"/>
              </w:rPr>
            </w:pPr>
          </w:p>
        </w:tc>
      </w:tr>
    </w:tbl>
    <w:p w14:paraId="08695739" w14:textId="77777777" w:rsidR="00676625" w:rsidRDefault="00676625" w:rsidP="001375DC">
      <w:pPr>
        <w:pStyle w:val="Heading2TextBulleted"/>
        <w:numPr>
          <w:ilvl w:val="0"/>
          <w:numId w:val="0"/>
        </w:numPr>
        <w:ind w:left="720" w:hanging="360"/>
        <w:rPr>
          <w:rFonts w:ascii="Calibri Light" w:hAnsi="Calibri Light" w:cs="Arial"/>
        </w:rPr>
      </w:pPr>
    </w:p>
    <w:p w14:paraId="7C9CF87E" w14:textId="132D0E20" w:rsidR="001C2CA5" w:rsidRPr="001C2CA5" w:rsidRDefault="001C2CA5" w:rsidP="001C2CA5">
      <w:pPr>
        <w:pStyle w:val="Heading2"/>
        <w:rPr>
          <w:rFonts w:ascii="Calibri Light" w:hAnsi="Calibri Light"/>
          <w:sz w:val="32"/>
          <w:szCs w:val="32"/>
        </w:rPr>
      </w:pPr>
      <w:bookmarkStart w:id="228" w:name="_Toc508484476"/>
      <w:bookmarkStart w:id="229" w:name="_Toc512193971"/>
      <w:r w:rsidRPr="001C2CA5">
        <w:t>Data Criticality and Cybersecurity Baseline Risks</w:t>
      </w:r>
      <w:bookmarkEnd w:id="228"/>
      <w:bookmarkEnd w:id="229"/>
    </w:p>
    <w:tbl>
      <w:tblPr>
        <w:tblStyle w:val="TableGridLight"/>
        <w:tblW w:w="0" w:type="dxa"/>
        <w:tblInd w:w="0" w:type="dxa"/>
        <w:shd w:val="clear" w:color="auto" w:fill="FFFFFF" w:themeFill="background1"/>
        <w:tblLayout w:type="fixed"/>
        <w:tblLook w:val="04A0" w:firstRow="1" w:lastRow="0" w:firstColumn="1" w:lastColumn="0" w:noHBand="0" w:noVBand="1"/>
      </w:tblPr>
      <w:tblGrid>
        <w:gridCol w:w="3775"/>
        <w:gridCol w:w="6570"/>
      </w:tblGrid>
      <w:tr w:rsidR="001C2CA5" w14:paraId="01609142" w14:textId="77777777" w:rsidTr="001C2CA5">
        <w:tc>
          <w:tcPr>
            <w:tcW w:w="37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2CF60657" w14:textId="77777777" w:rsidR="001C2CA5" w:rsidRDefault="001C2CA5">
            <w:pPr>
              <w:pStyle w:val="Heading2TextBulleted"/>
              <w:numPr>
                <w:ilvl w:val="0"/>
                <w:numId w:val="0"/>
              </w:numPr>
              <w:tabs>
                <w:tab w:val="left" w:pos="720"/>
              </w:tabs>
              <w:rPr>
                <w:rFonts w:ascii="Calibri Light" w:hAnsi="Calibri Light" w:cs="Arial"/>
                <w:b/>
                <w:szCs w:val="20"/>
                <w:lang w:val="de-CH"/>
              </w:rPr>
            </w:pPr>
            <w:r>
              <w:rPr>
                <w:rFonts w:ascii="Calibri Light" w:hAnsi="Calibri Light" w:cs="Arial"/>
                <w:b/>
                <w:szCs w:val="20"/>
                <w:lang w:val="de-CH"/>
              </w:rPr>
              <w:t>Specify Data Classification /Special Handling or Regulatory Requirement</w:t>
            </w:r>
          </w:p>
          <w:p w14:paraId="755E0827" w14:textId="77777777" w:rsidR="001C2CA5" w:rsidRDefault="001C2CA5">
            <w:pPr>
              <w:pStyle w:val="Heading2TextBulleted"/>
              <w:numPr>
                <w:ilvl w:val="0"/>
                <w:numId w:val="0"/>
              </w:numPr>
              <w:tabs>
                <w:tab w:val="left" w:pos="720"/>
              </w:tabs>
              <w:rPr>
                <w:rFonts w:ascii="Calibri Light" w:hAnsi="Calibri Light" w:cs="Arial"/>
                <w:i/>
                <w:szCs w:val="20"/>
                <w:lang w:val="de-CH"/>
              </w:rPr>
            </w:pPr>
            <w:r>
              <w:rPr>
                <w:rFonts w:ascii="Calibri Light" w:hAnsi="Calibri Light" w:cs="Arial"/>
                <w:i/>
                <w:szCs w:val="20"/>
                <w:lang w:val="de-CH"/>
              </w:rPr>
              <w:t>What is the classification of Data? Does it trigger any special regulations?</w:t>
            </w:r>
          </w:p>
          <w:p w14:paraId="336BA420" w14:textId="77777777" w:rsidR="001C2CA5" w:rsidRDefault="001C2CA5">
            <w:pPr>
              <w:pStyle w:val="Heading2TextBulleted"/>
              <w:numPr>
                <w:ilvl w:val="0"/>
                <w:numId w:val="0"/>
              </w:numPr>
              <w:tabs>
                <w:tab w:val="left" w:pos="720"/>
              </w:tabs>
              <w:rPr>
                <w:rFonts w:ascii="Calibri Light" w:hAnsi="Calibri Light" w:cs="Arial"/>
                <w:b/>
                <w:szCs w:val="20"/>
                <w:lang w:val="de-CH"/>
              </w:rPr>
            </w:pPr>
            <w:r>
              <w:rPr>
                <w:rFonts w:ascii="Calibri Light" w:hAnsi="Calibri Light" w:cs="Arial"/>
                <w:i/>
                <w:szCs w:val="20"/>
                <w:lang w:val="de-CH"/>
              </w:rPr>
              <w:t>Please select the classification / Sensitivity of the Data. This will help us Assess the Risk associated and remediation measures if any.</w:t>
            </w:r>
          </w:p>
        </w:tc>
        <w:tc>
          <w:tcPr>
            <w:tcW w:w="65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43841F17" w14:textId="77777777" w:rsidR="001C2CA5" w:rsidRDefault="001C2CA5">
            <w:pPr>
              <w:rPr>
                <w:rFonts w:ascii="Calibri Light" w:hAnsi="Calibri Light"/>
                <w:b/>
                <w:i/>
                <w:sz w:val="20"/>
                <w:szCs w:val="20"/>
                <w:lang w:val="de-CH" w:eastAsia="de-CH"/>
              </w:rPr>
            </w:pPr>
            <w:r>
              <w:rPr>
                <w:rFonts w:ascii="Calibri Light" w:hAnsi="Calibri Light"/>
                <w:b/>
                <w:i/>
                <w:sz w:val="20"/>
                <w:szCs w:val="20"/>
                <w:lang w:val="de-CH" w:eastAsia="de-CH"/>
              </w:rPr>
              <w:t>&lt;Select all that apply&gt;</w:t>
            </w:r>
          </w:p>
          <w:p w14:paraId="3EA9896D" w14:textId="67A28811" w:rsidR="001C2CA5" w:rsidRDefault="003B59D3">
            <w:pPr>
              <w:rPr>
                <w:rFonts w:ascii="Calibri Light" w:hAnsi="Calibri Light"/>
                <w:sz w:val="20"/>
                <w:szCs w:val="20"/>
                <w:lang w:val="de-CH" w:eastAsia="de-CH"/>
              </w:rPr>
            </w:pPr>
            <w:sdt>
              <w:sdtPr>
                <w:rPr>
                  <w:rFonts w:ascii="Calibri Light" w:hAnsi="Calibri Light"/>
                  <w:b/>
                  <w:sz w:val="20"/>
                  <w:szCs w:val="20"/>
                  <w:lang w:val="de-CH" w:eastAsia="de-CH"/>
                </w:rPr>
                <w:id w:val="1920680875"/>
                <w14:checkbox>
                  <w14:checked w14:val="1"/>
                  <w14:checkedState w14:val="2612" w14:font="MS Gothic"/>
                  <w14:uncheckedState w14:val="2610" w14:font="MS Gothic"/>
                </w14:checkbox>
              </w:sdtPr>
              <w:sdtEndPr/>
              <w:sdtContent>
                <w:r w:rsidR="009F7A92">
                  <w:rPr>
                    <w:rFonts w:ascii="MS Gothic" w:eastAsia="MS Gothic" w:hAnsi="MS Gothic" w:hint="eastAsia"/>
                    <w:b/>
                    <w:sz w:val="20"/>
                    <w:szCs w:val="20"/>
                    <w:lang w:val="de-CH" w:eastAsia="de-CH"/>
                  </w:rPr>
                  <w:t>☒</w:t>
                </w:r>
              </w:sdtContent>
            </w:sdt>
            <w:r w:rsidR="001C2CA5">
              <w:rPr>
                <w:rFonts w:ascii="Calibri Light" w:hAnsi="Calibri Light"/>
                <w:sz w:val="20"/>
                <w:szCs w:val="20"/>
                <w:lang w:val="de-CH" w:eastAsia="de-CH"/>
              </w:rPr>
              <w:t xml:space="preserve"> PII - Personal Identifiable Information / Privacy Law</w:t>
            </w:r>
          </w:p>
          <w:p w14:paraId="0909ECCC" w14:textId="77777777" w:rsidR="001C2CA5" w:rsidRDefault="003B59D3">
            <w:pPr>
              <w:rPr>
                <w:rStyle w:val="pageheading"/>
              </w:rPr>
            </w:pPr>
            <w:sdt>
              <w:sdtPr>
                <w:rPr>
                  <w:rFonts w:ascii="Calibri Light" w:hAnsi="Calibri Light"/>
                  <w:sz w:val="20"/>
                  <w:szCs w:val="20"/>
                  <w:lang w:val="de-CH" w:eastAsia="de-CH"/>
                </w:rPr>
                <w:id w:val="1505782686"/>
                <w14:checkbox>
                  <w14:checked w14:val="0"/>
                  <w14:checkedState w14:val="2612" w14:font="MS Gothic"/>
                  <w14:uncheckedState w14:val="2610" w14:font="MS Gothic"/>
                </w14:checkbox>
              </w:sdtPr>
              <w:sdtEndPr/>
              <w:sdtContent>
                <w:r w:rsidR="001C2CA5">
                  <w:rPr>
                    <w:rFonts w:ascii="Segoe UI Symbol" w:eastAsia="MS Gothic" w:hAnsi="Segoe UI Symbol" w:cs="Segoe UI Symbol"/>
                    <w:sz w:val="20"/>
                    <w:szCs w:val="20"/>
                    <w:lang w:val="de-CH" w:eastAsia="de-CH"/>
                  </w:rPr>
                  <w:t>☐</w:t>
                </w:r>
              </w:sdtContent>
            </w:sdt>
            <w:r w:rsidR="001C2CA5">
              <w:rPr>
                <w:rFonts w:ascii="Calibri Light" w:hAnsi="Calibri Light"/>
                <w:sz w:val="20"/>
                <w:szCs w:val="20"/>
                <w:lang w:val="de-CH" w:eastAsia="de-CH"/>
              </w:rPr>
              <w:t xml:space="preserve"> CEII - </w:t>
            </w:r>
            <w:r w:rsidR="001C2CA5">
              <w:rPr>
                <w:rStyle w:val="pageheading"/>
                <w:rFonts w:ascii="Calibri Light" w:hAnsi="Calibri Light"/>
                <w:sz w:val="20"/>
                <w:szCs w:val="20"/>
                <w:lang w:val="de-CH" w:eastAsia="de-CH"/>
              </w:rPr>
              <w:t>Critical Energy Infrastructure Information</w:t>
            </w:r>
          </w:p>
          <w:p w14:paraId="5CCE0B8D" w14:textId="77777777" w:rsidR="001C2CA5" w:rsidRDefault="003B59D3">
            <w:sdt>
              <w:sdtPr>
                <w:rPr>
                  <w:rFonts w:ascii="Calibri Light" w:hAnsi="Calibri Light"/>
                  <w:sz w:val="20"/>
                  <w:szCs w:val="20"/>
                  <w:lang w:val="de-CH" w:eastAsia="de-CH"/>
                </w:rPr>
                <w:id w:val="-612908069"/>
                <w14:checkbox>
                  <w14:checked w14:val="0"/>
                  <w14:checkedState w14:val="2612" w14:font="MS Gothic"/>
                  <w14:uncheckedState w14:val="2610" w14:font="MS Gothic"/>
                </w14:checkbox>
              </w:sdtPr>
              <w:sdtEndPr/>
              <w:sdtContent>
                <w:r w:rsidR="001C2CA5">
                  <w:rPr>
                    <w:rFonts w:ascii="Segoe UI Symbol" w:eastAsia="MS Gothic" w:hAnsi="Segoe UI Symbol" w:cs="Segoe UI Symbol"/>
                    <w:sz w:val="20"/>
                    <w:szCs w:val="20"/>
                    <w:lang w:val="de-CH" w:eastAsia="de-CH"/>
                  </w:rPr>
                  <w:t>☐</w:t>
                </w:r>
              </w:sdtContent>
            </w:sdt>
            <w:r w:rsidR="001C2CA5">
              <w:rPr>
                <w:rFonts w:ascii="Calibri Light" w:hAnsi="Calibri Light"/>
                <w:sz w:val="20"/>
                <w:szCs w:val="20"/>
                <w:lang w:val="de-CH" w:eastAsia="de-CH"/>
              </w:rPr>
              <w:t xml:space="preserve"> FERC SOC (Standards of Conduct)</w:t>
            </w:r>
          </w:p>
          <w:p w14:paraId="679DF7F6" w14:textId="77777777" w:rsidR="001C2CA5" w:rsidRDefault="003B59D3">
            <w:pPr>
              <w:rPr>
                <w:rFonts w:ascii="Calibri Light" w:hAnsi="Calibri Light"/>
                <w:sz w:val="20"/>
                <w:szCs w:val="20"/>
                <w:lang w:val="de-CH" w:eastAsia="de-CH"/>
              </w:rPr>
            </w:pPr>
            <w:sdt>
              <w:sdtPr>
                <w:rPr>
                  <w:rFonts w:ascii="Calibri Light" w:hAnsi="Calibri Light"/>
                  <w:sz w:val="20"/>
                  <w:szCs w:val="20"/>
                  <w:lang w:val="de-CH" w:eastAsia="de-CH"/>
                </w:rPr>
                <w:id w:val="72101584"/>
                <w14:checkbox>
                  <w14:checked w14:val="0"/>
                  <w14:checkedState w14:val="2612" w14:font="MS Gothic"/>
                  <w14:uncheckedState w14:val="2610" w14:font="MS Gothic"/>
                </w14:checkbox>
              </w:sdtPr>
              <w:sdtEndPr/>
              <w:sdtContent>
                <w:r w:rsidR="001C2CA5">
                  <w:rPr>
                    <w:rFonts w:ascii="Segoe UI Symbol" w:eastAsia="MS Gothic" w:hAnsi="Segoe UI Symbol" w:cs="Segoe UI Symbol"/>
                    <w:sz w:val="20"/>
                    <w:szCs w:val="20"/>
                    <w:lang w:val="de-CH" w:eastAsia="de-CH"/>
                  </w:rPr>
                  <w:t>☐</w:t>
                </w:r>
              </w:sdtContent>
            </w:sdt>
            <w:r w:rsidR="001C2CA5">
              <w:rPr>
                <w:rFonts w:ascii="Calibri Light" w:hAnsi="Calibri Light"/>
                <w:sz w:val="20"/>
                <w:szCs w:val="20"/>
                <w:lang w:val="de-CH" w:eastAsia="de-CH"/>
              </w:rPr>
              <w:t xml:space="preserve"> NERC CIP Confidential</w:t>
            </w:r>
          </w:p>
          <w:p w14:paraId="323E8D1B" w14:textId="77777777" w:rsidR="001C2CA5" w:rsidRDefault="003B59D3">
            <w:pPr>
              <w:rPr>
                <w:rFonts w:ascii="Calibri Light" w:hAnsi="Calibri Light"/>
                <w:sz w:val="20"/>
                <w:szCs w:val="20"/>
                <w:lang w:val="de-CH" w:eastAsia="de-CH"/>
              </w:rPr>
            </w:pPr>
            <w:sdt>
              <w:sdtPr>
                <w:rPr>
                  <w:rFonts w:ascii="Calibri Light" w:hAnsi="Calibri Light"/>
                  <w:sz w:val="20"/>
                  <w:szCs w:val="20"/>
                  <w:lang w:val="de-CH" w:eastAsia="de-CH"/>
                </w:rPr>
                <w:id w:val="258883580"/>
                <w14:checkbox>
                  <w14:checked w14:val="0"/>
                  <w14:checkedState w14:val="2612" w14:font="MS Gothic"/>
                  <w14:uncheckedState w14:val="2610" w14:font="MS Gothic"/>
                </w14:checkbox>
              </w:sdtPr>
              <w:sdtEndPr/>
              <w:sdtContent>
                <w:r w:rsidR="001C2CA5">
                  <w:rPr>
                    <w:rFonts w:ascii="Segoe UI Symbol" w:eastAsia="MS Gothic" w:hAnsi="Segoe UI Symbol" w:cs="Segoe UI Symbol"/>
                    <w:sz w:val="20"/>
                    <w:szCs w:val="20"/>
                    <w:lang w:val="de-CH" w:eastAsia="de-CH"/>
                  </w:rPr>
                  <w:t>☐</w:t>
                </w:r>
              </w:sdtContent>
            </w:sdt>
            <w:r w:rsidR="001C2CA5">
              <w:rPr>
                <w:rFonts w:ascii="Calibri Light" w:hAnsi="Calibri Light"/>
                <w:sz w:val="20"/>
                <w:szCs w:val="20"/>
                <w:lang w:val="de-CH" w:eastAsia="de-CH"/>
              </w:rPr>
              <w:t xml:space="preserve"> Sarbanes-Oxley (SOX) financial reporting data</w:t>
            </w:r>
          </w:p>
          <w:p w14:paraId="24B81E80" w14:textId="77777777" w:rsidR="001C2CA5" w:rsidRDefault="003B59D3">
            <w:pPr>
              <w:rPr>
                <w:rFonts w:ascii="Calibri Light" w:hAnsi="Calibri Light"/>
                <w:sz w:val="20"/>
                <w:szCs w:val="20"/>
                <w:lang w:val="de-CH" w:eastAsia="de-CH"/>
              </w:rPr>
            </w:pPr>
            <w:sdt>
              <w:sdtPr>
                <w:rPr>
                  <w:rFonts w:ascii="Calibri Light" w:hAnsi="Calibri Light"/>
                  <w:sz w:val="20"/>
                  <w:szCs w:val="20"/>
                  <w:lang w:val="de-CH" w:eastAsia="de-CH"/>
                </w:rPr>
                <w:id w:val="26613592"/>
                <w14:checkbox>
                  <w14:checked w14:val="0"/>
                  <w14:checkedState w14:val="2612" w14:font="MS Gothic"/>
                  <w14:uncheckedState w14:val="2610" w14:font="MS Gothic"/>
                </w14:checkbox>
              </w:sdtPr>
              <w:sdtEndPr/>
              <w:sdtContent>
                <w:r w:rsidR="001C2CA5">
                  <w:rPr>
                    <w:rFonts w:ascii="Segoe UI Symbol" w:eastAsia="MS Gothic" w:hAnsi="Segoe UI Symbol" w:cs="Segoe UI Symbol"/>
                    <w:sz w:val="20"/>
                    <w:szCs w:val="20"/>
                    <w:lang w:val="de-CH" w:eastAsia="de-CH"/>
                  </w:rPr>
                  <w:t>☐</w:t>
                </w:r>
              </w:sdtContent>
            </w:sdt>
            <w:r w:rsidR="001C2CA5">
              <w:rPr>
                <w:rFonts w:ascii="Calibri Light" w:hAnsi="Calibri Light"/>
                <w:sz w:val="20"/>
                <w:szCs w:val="20"/>
                <w:lang w:val="de-CH" w:eastAsia="de-CH"/>
              </w:rPr>
              <w:t xml:space="preserve"> SCE utility data accessible by affiliate companies (CPUC)</w:t>
            </w:r>
          </w:p>
          <w:p w14:paraId="4676D83C" w14:textId="77777777" w:rsidR="001C2CA5" w:rsidRDefault="003B59D3">
            <w:pPr>
              <w:rPr>
                <w:rFonts w:ascii="Calibri Light" w:hAnsi="Calibri Light"/>
                <w:sz w:val="20"/>
                <w:szCs w:val="20"/>
                <w:lang w:val="de-CH" w:eastAsia="de-CH"/>
              </w:rPr>
            </w:pPr>
            <w:sdt>
              <w:sdtPr>
                <w:rPr>
                  <w:rFonts w:ascii="Calibri Light" w:hAnsi="Calibri Light"/>
                  <w:sz w:val="20"/>
                  <w:szCs w:val="20"/>
                  <w:lang w:val="de-CH" w:eastAsia="de-CH"/>
                </w:rPr>
                <w:id w:val="-878621717"/>
                <w14:checkbox>
                  <w14:checked w14:val="0"/>
                  <w14:checkedState w14:val="2612" w14:font="MS Gothic"/>
                  <w14:uncheckedState w14:val="2610" w14:font="MS Gothic"/>
                </w14:checkbox>
              </w:sdtPr>
              <w:sdtEndPr/>
              <w:sdtContent>
                <w:r w:rsidR="001C2CA5">
                  <w:rPr>
                    <w:rFonts w:ascii="Segoe UI Symbol" w:eastAsia="MS Gothic" w:hAnsi="Segoe UI Symbol" w:cs="Segoe UI Symbol"/>
                    <w:sz w:val="20"/>
                    <w:szCs w:val="20"/>
                    <w:lang w:val="de-CH" w:eastAsia="de-CH"/>
                  </w:rPr>
                  <w:t>☐</w:t>
                </w:r>
              </w:sdtContent>
            </w:sdt>
            <w:r w:rsidR="001C2CA5">
              <w:rPr>
                <w:rFonts w:ascii="Calibri Light" w:hAnsi="Calibri Light"/>
                <w:sz w:val="20"/>
                <w:szCs w:val="20"/>
                <w:lang w:val="de-CH" w:eastAsia="de-CH"/>
              </w:rPr>
              <w:t xml:space="preserve"> PCI - Payment Card Industry Compliance</w:t>
            </w:r>
          </w:p>
          <w:p w14:paraId="5852576D" w14:textId="77777777" w:rsidR="001C2CA5" w:rsidRDefault="003B59D3">
            <w:pPr>
              <w:rPr>
                <w:rFonts w:ascii="Calibri Light" w:hAnsi="Calibri Light"/>
                <w:sz w:val="20"/>
                <w:szCs w:val="20"/>
                <w:lang w:val="de-CH" w:eastAsia="de-CH"/>
              </w:rPr>
            </w:pPr>
            <w:sdt>
              <w:sdtPr>
                <w:rPr>
                  <w:rFonts w:ascii="Calibri Light" w:hAnsi="Calibri Light"/>
                  <w:sz w:val="20"/>
                  <w:szCs w:val="20"/>
                  <w:lang w:val="de-CH" w:eastAsia="de-CH"/>
                </w:rPr>
                <w:id w:val="-1075742097"/>
                <w14:checkbox>
                  <w14:checked w14:val="0"/>
                  <w14:checkedState w14:val="2612" w14:font="MS Gothic"/>
                  <w14:uncheckedState w14:val="2610" w14:font="MS Gothic"/>
                </w14:checkbox>
              </w:sdtPr>
              <w:sdtEndPr/>
              <w:sdtContent>
                <w:r w:rsidR="001C2CA5">
                  <w:rPr>
                    <w:rFonts w:ascii="Segoe UI Symbol" w:eastAsia="MS Gothic" w:hAnsi="Segoe UI Symbol" w:cs="Segoe UI Symbol"/>
                    <w:sz w:val="20"/>
                    <w:szCs w:val="20"/>
                    <w:lang w:val="de-CH" w:eastAsia="de-CH"/>
                  </w:rPr>
                  <w:t>☐</w:t>
                </w:r>
              </w:sdtContent>
            </w:sdt>
            <w:r w:rsidR="001C2CA5">
              <w:rPr>
                <w:rFonts w:ascii="Calibri Light" w:hAnsi="Calibri Light"/>
                <w:sz w:val="20"/>
                <w:szCs w:val="20"/>
                <w:lang w:val="de-CH" w:eastAsia="de-CH"/>
              </w:rPr>
              <w:t xml:space="preserve"> Customer Information Service Request (CISR, CISR-DRP)</w:t>
            </w:r>
          </w:p>
          <w:p w14:paraId="69F0E46F" w14:textId="77777777" w:rsidR="001C2CA5" w:rsidRDefault="003B59D3">
            <w:pPr>
              <w:spacing w:after="60"/>
              <w:rPr>
                <w:rFonts w:ascii="Calibri Light" w:hAnsi="Calibri Light"/>
                <w:sz w:val="20"/>
                <w:szCs w:val="20"/>
                <w:lang w:val="de-CH" w:eastAsia="de-CH"/>
              </w:rPr>
            </w:pPr>
            <w:sdt>
              <w:sdtPr>
                <w:rPr>
                  <w:rFonts w:ascii="Calibri Light" w:hAnsi="Calibri Light"/>
                  <w:sz w:val="20"/>
                  <w:szCs w:val="20"/>
                  <w:lang w:val="de-CH" w:eastAsia="de-CH"/>
                </w:rPr>
                <w:id w:val="1586797651"/>
                <w14:checkbox>
                  <w14:checked w14:val="0"/>
                  <w14:checkedState w14:val="2612" w14:font="MS Gothic"/>
                  <w14:uncheckedState w14:val="2610" w14:font="MS Gothic"/>
                </w14:checkbox>
              </w:sdtPr>
              <w:sdtEndPr/>
              <w:sdtContent>
                <w:r w:rsidR="001C2CA5">
                  <w:rPr>
                    <w:rFonts w:ascii="Segoe UI Symbol" w:eastAsia="MS Gothic" w:hAnsi="Segoe UI Symbol" w:cs="Segoe UI Symbol"/>
                    <w:sz w:val="20"/>
                    <w:szCs w:val="20"/>
                    <w:lang w:val="de-CH" w:eastAsia="de-CH"/>
                  </w:rPr>
                  <w:t>☐</w:t>
                </w:r>
              </w:sdtContent>
            </w:sdt>
            <w:r w:rsidR="001C2CA5">
              <w:rPr>
                <w:rFonts w:ascii="Calibri Light" w:hAnsi="Calibri Light"/>
                <w:sz w:val="20"/>
                <w:szCs w:val="20"/>
                <w:lang w:val="de-CH" w:eastAsia="de-CH"/>
              </w:rPr>
              <w:t xml:space="preserve"> Other </w:t>
            </w:r>
            <w:r w:rsidR="001C2CA5">
              <w:rPr>
                <w:rFonts w:ascii="Calibri Light" w:hAnsi="Calibri Light"/>
                <w:b/>
                <w:i/>
                <w:sz w:val="20"/>
                <w:szCs w:val="20"/>
                <w:u w:val="single"/>
                <w:lang w:val="de-CH" w:eastAsia="de-CH"/>
              </w:rPr>
              <w:t>_&lt;Please Specify&gt;_</w:t>
            </w:r>
          </w:p>
          <w:p w14:paraId="59786F7B" w14:textId="6D931537" w:rsidR="001C2CA5" w:rsidRDefault="003B59D3">
            <w:pPr>
              <w:rPr>
                <w:rFonts w:ascii="Calibri Light" w:hAnsi="Calibri Light"/>
                <w:sz w:val="20"/>
                <w:szCs w:val="20"/>
                <w:lang w:val="de-CH" w:eastAsia="de-CH"/>
              </w:rPr>
            </w:pPr>
            <w:sdt>
              <w:sdtPr>
                <w:rPr>
                  <w:rFonts w:ascii="Calibri Light" w:hAnsi="Calibri Light"/>
                  <w:sz w:val="20"/>
                  <w:szCs w:val="20"/>
                  <w:lang w:val="de-CH" w:eastAsia="de-CH"/>
                </w:rPr>
                <w:id w:val="1063602117"/>
                <w14:checkbox>
                  <w14:checked w14:val="1"/>
                  <w14:checkedState w14:val="2612" w14:font="MS Gothic"/>
                  <w14:uncheckedState w14:val="2610" w14:font="MS Gothic"/>
                </w14:checkbox>
              </w:sdtPr>
              <w:sdtEndPr/>
              <w:sdtContent>
                <w:r w:rsidR="009F7A92">
                  <w:rPr>
                    <w:rFonts w:ascii="MS Gothic" w:eastAsia="MS Gothic" w:hAnsi="MS Gothic" w:cs="Segoe UI Symbol" w:hint="eastAsia"/>
                    <w:sz w:val="20"/>
                    <w:szCs w:val="20"/>
                    <w:lang w:val="de-CH" w:eastAsia="de-CH"/>
                  </w:rPr>
                  <w:t>☒</w:t>
                </w:r>
              </w:sdtContent>
            </w:sdt>
            <w:r w:rsidR="001C2CA5">
              <w:rPr>
                <w:rFonts w:ascii="Calibri Light" w:hAnsi="Calibri Light"/>
                <w:sz w:val="20"/>
                <w:szCs w:val="20"/>
                <w:lang w:val="de-CH" w:eastAsia="de-CH"/>
              </w:rPr>
              <w:t xml:space="preserve"> Internal</w:t>
            </w:r>
          </w:p>
          <w:p w14:paraId="7C59B6DE" w14:textId="508490A7" w:rsidR="001C2CA5" w:rsidRDefault="003B59D3">
            <w:pPr>
              <w:rPr>
                <w:rFonts w:ascii="Calibri Light" w:hAnsi="Calibri Light"/>
                <w:sz w:val="20"/>
                <w:szCs w:val="20"/>
                <w:lang w:val="de-CH" w:eastAsia="de-CH"/>
              </w:rPr>
            </w:pPr>
            <w:sdt>
              <w:sdtPr>
                <w:rPr>
                  <w:rFonts w:ascii="Calibri Light" w:hAnsi="Calibri Light"/>
                  <w:sz w:val="20"/>
                  <w:szCs w:val="20"/>
                  <w:lang w:val="de-CH" w:eastAsia="de-CH"/>
                </w:rPr>
                <w:id w:val="1328482075"/>
                <w14:checkbox>
                  <w14:checked w14:val="1"/>
                  <w14:checkedState w14:val="2612" w14:font="MS Gothic"/>
                  <w14:uncheckedState w14:val="2610" w14:font="MS Gothic"/>
                </w14:checkbox>
              </w:sdtPr>
              <w:sdtEndPr/>
              <w:sdtContent>
                <w:r w:rsidR="009F7A92">
                  <w:rPr>
                    <w:rFonts w:ascii="MS Gothic" w:eastAsia="MS Gothic" w:hAnsi="MS Gothic" w:cs="Segoe UI Symbol" w:hint="eastAsia"/>
                    <w:sz w:val="20"/>
                    <w:szCs w:val="20"/>
                    <w:lang w:val="de-CH" w:eastAsia="de-CH"/>
                  </w:rPr>
                  <w:t>☒</w:t>
                </w:r>
              </w:sdtContent>
            </w:sdt>
            <w:r w:rsidR="001C2CA5">
              <w:rPr>
                <w:rFonts w:ascii="Calibri Light" w:hAnsi="Calibri Light"/>
                <w:sz w:val="20"/>
                <w:szCs w:val="20"/>
                <w:lang w:val="de-CH" w:eastAsia="de-CH"/>
              </w:rPr>
              <w:t xml:space="preserve"> Public</w:t>
            </w:r>
          </w:p>
          <w:p w14:paraId="18C96626" w14:textId="77777777" w:rsidR="001C2CA5" w:rsidRDefault="003B59D3">
            <w:pPr>
              <w:rPr>
                <w:rFonts w:ascii="Calibri Light" w:hAnsi="Calibri Light"/>
                <w:sz w:val="20"/>
                <w:szCs w:val="20"/>
                <w:lang w:val="de-CH" w:eastAsia="de-CH"/>
              </w:rPr>
            </w:pPr>
            <w:sdt>
              <w:sdtPr>
                <w:rPr>
                  <w:rFonts w:ascii="Calibri Light" w:hAnsi="Calibri Light"/>
                  <w:sz w:val="20"/>
                  <w:szCs w:val="20"/>
                  <w:lang w:val="de-CH" w:eastAsia="de-CH"/>
                </w:rPr>
                <w:id w:val="129455014"/>
                <w14:checkbox>
                  <w14:checked w14:val="0"/>
                  <w14:checkedState w14:val="2612" w14:font="MS Gothic"/>
                  <w14:uncheckedState w14:val="2610" w14:font="MS Gothic"/>
                </w14:checkbox>
              </w:sdtPr>
              <w:sdtEndPr/>
              <w:sdtContent>
                <w:r w:rsidR="001C2CA5">
                  <w:rPr>
                    <w:rFonts w:ascii="Segoe UI Symbol" w:eastAsia="MS Gothic" w:hAnsi="Segoe UI Symbol" w:cs="Segoe UI Symbol"/>
                    <w:sz w:val="20"/>
                    <w:szCs w:val="20"/>
                    <w:lang w:val="de-CH" w:eastAsia="de-CH"/>
                  </w:rPr>
                  <w:t>☐</w:t>
                </w:r>
              </w:sdtContent>
            </w:sdt>
            <w:r w:rsidR="001C2CA5">
              <w:rPr>
                <w:rFonts w:ascii="Calibri Light" w:hAnsi="Calibri Light"/>
                <w:sz w:val="20"/>
                <w:szCs w:val="20"/>
                <w:lang w:val="de-CH" w:eastAsia="de-CH"/>
              </w:rPr>
              <w:t xml:space="preserve"> Confidential</w:t>
            </w:r>
          </w:p>
        </w:tc>
      </w:tr>
      <w:tr w:rsidR="001C2CA5" w14:paraId="4A3AC984" w14:textId="77777777" w:rsidTr="001C2CA5">
        <w:tc>
          <w:tcPr>
            <w:tcW w:w="37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12F18" w14:textId="77777777" w:rsidR="001C2CA5" w:rsidRDefault="001C2CA5">
            <w:pPr>
              <w:pStyle w:val="Heading2TextBulleted"/>
              <w:numPr>
                <w:ilvl w:val="0"/>
                <w:numId w:val="0"/>
              </w:numPr>
              <w:tabs>
                <w:tab w:val="left" w:pos="720"/>
              </w:tabs>
              <w:rPr>
                <w:rFonts w:ascii="Calibri Light" w:hAnsi="Calibri Light" w:cs="Arial"/>
                <w:b/>
                <w:szCs w:val="20"/>
                <w:lang w:val="de-CH"/>
              </w:rPr>
            </w:pPr>
            <w:r>
              <w:rPr>
                <w:rFonts w:ascii="Calibri Light" w:hAnsi="Calibri Light" w:cs="Arial"/>
                <w:b/>
                <w:szCs w:val="20"/>
                <w:lang w:val="de-CH"/>
              </w:rPr>
              <w:t>Please identify which business Group/Role will require access to the data and/or solution:</w:t>
            </w:r>
          </w:p>
          <w:p w14:paraId="5868ACAC" w14:textId="77777777" w:rsidR="001C2CA5" w:rsidRDefault="001C2CA5">
            <w:pPr>
              <w:pStyle w:val="Heading2TextBulleted"/>
              <w:numPr>
                <w:ilvl w:val="0"/>
                <w:numId w:val="0"/>
              </w:numPr>
              <w:tabs>
                <w:tab w:val="left" w:pos="720"/>
              </w:tabs>
              <w:rPr>
                <w:rFonts w:ascii="Calibri Light" w:hAnsi="Calibri Light" w:cs="Arial"/>
                <w:i/>
                <w:szCs w:val="20"/>
                <w:lang w:val="de-CH"/>
              </w:rPr>
            </w:pPr>
          </w:p>
          <w:p w14:paraId="42B518BA" w14:textId="77777777" w:rsidR="001C2CA5" w:rsidRDefault="001C2CA5">
            <w:pPr>
              <w:pStyle w:val="Heading2TextBulleted"/>
              <w:numPr>
                <w:ilvl w:val="0"/>
                <w:numId w:val="0"/>
              </w:numPr>
              <w:tabs>
                <w:tab w:val="left" w:pos="720"/>
              </w:tabs>
              <w:rPr>
                <w:rFonts w:ascii="Calibri Light" w:hAnsi="Calibri Light" w:cs="Arial"/>
                <w:b/>
                <w:szCs w:val="20"/>
                <w:lang w:val="de-CH"/>
              </w:rPr>
            </w:pPr>
            <w:r>
              <w:rPr>
                <w:rFonts w:ascii="Calibri Light" w:hAnsi="Calibri Light" w:cs="Arial"/>
                <w:i/>
                <w:szCs w:val="20"/>
                <w:lang w:val="de-CH"/>
              </w:rPr>
              <w:t>Please select the list of Busines Groups will have access to this Data / Process. This will help us Determine the Impact and Risk Spread. Will ensure efficient Risk mitigation measures.</w:t>
            </w:r>
          </w:p>
        </w:tc>
        <w:tc>
          <w:tcPr>
            <w:tcW w:w="65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38827408" w14:textId="77777777" w:rsidR="001C2CA5" w:rsidRDefault="001C2CA5">
            <w:pPr>
              <w:rPr>
                <w:rFonts w:ascii="Calibri Light" w:hAnsi="Calibri Light"/>
                <w:b/>
                <w:i/>
                <w:sz w:val="20"/>
                <w:szCs w:val="20"/>
                <w:lang w:val="de-CH" w:eastAsia="de-CH"/>
              </w:rPr>
            </w:pPr>
            <w:r>
              <w:rPr>
                <w:rFonts w:ascii="Calibri Light" w:hAnsi="Calibri Light"/>
                <w:b/>
                <w:i/>
                <w:sz w:val="20"/>
                <w:szCs w:val="20"/>
                <w:lang w:val="de-CH" w:eastAsia="de-CH"/>
              </w:rPr>
              <w:t>&lt;Select all that apply&gt;</w:t>
            </w:r>
          </w:p>
          <w:p w14:paraId="7FAA3649" w14:textId="367A15EF" w:rsidR="001C2CA5" w:rsidRDefault="003B59D3">
            <w:pPr>
              <w:tabs>
                <w:tab w:val="center" w:pos="2817"/>
              </w:tabs>
              <w:rPr>
                <w:rFonts w:ascii="Calibri Light" w:hAnsi="Calibri Light"/>
                <w:sz w:val="20"/>
                <w:szCs w:val="20"/>
                <w:lang w:val="de-CH" w:eastAsia="de-CH"/>
              </w:rPr>
            </w:pPr>
            <w:sdt>
              <w:sdtPr>
                <w:rPr>
                  <w:rFonts w:ascii="Calibri Light" w:hAnsi="Calibri Light"/>
                  <w:sz w:val="20"/>
                  <w:szCs w:val="20"/>
                  <w:lang w:val="de-CH" w:eastAsia="de-CH"/>
                </w:rPr>
                <w:id w:val="816464431"/>
                <w14:checkbox>
                  <w14:checked w14:val="1"/>
                  <w14:checkedState w14:val="2612" w14:font="MS Gothic"/>
                  <w14:uncheckedState w14:val="2610" w14:font="MS Gothic"/>
                </w14:checkbox>
              </w:sdtPr>
              <w:sdtEndPr/>
              <w:sdtContent>
                <w:r w:rsidR="009F7A92">
                  <w:rPr>
                    <w:rFonts w:ascii="MS Gothic" w:eastAsia="MS Gothic" w:hAnsi="MS Gothic" w:cs="Segoe UI Symbol" w:hint="eastAsia"/>
                    <w:sz w:val="20"/>
                    <w:szCs w:val="20"/>
                    <w:lang w:val="de-CH" w:eastAsia="de-CH"/>
                  </w:rPr>
                  <w:t>☒</w:t>
                </w:r>
              </w:sdtContent>
            </w:sdt>
            <w:r w:rsidR="001C2CA5">
              <w:rPr>
                <w:rFonts w:ascii="Calibri Light" w:hAnsi="Calibri Light"/>
                <w:sz w:val="20"/>
                <w:szCs w:val="20"/>
                <w:lang w:val="de-CH" w:eastAsia="de-CH"/>
              </w:rPr>
              <w:t xml:space="preserve"> SCE Customer, Res./Comm. Customer;</w:t>
            </w:r>
          </w:p>
          <w:p w14:paraId="3FF1977D" w14:textId="3F33549D" w:rsidR="001C2CA5" w:rsidRDefault="003B59D3">
            <w:pPr>
              <w:tabs>
                <w:tab w:val="center" w:pos="2817"/>
              </w:tabs>
              <w:rPr>
                <w:rFonts w:ascii="Calibri Light" w:hAnsi="Calibri Light"/>
                <w:sz w:val="20"/>
                <w:szCs w:val="20"/>
                <w:lang w:val="de-CH" w:eastAsia="de-CH"/>
              </w:rPr>
            </w:pPr>
            <w:sdt>
              <w:sdtPr>
                <w:rPr>
                  <w:rFonts w:ascii="Calibri Light" w:hAnsi="Calibri Light"/>
                  <w:sz w:val="20"/>
                  <w:szCs w:val="20"/>
                  <w:lang w:val="de-CH" w:eastAsia="de-CH"/>
                </w:rPr>
                <w:id w:val="-1706086834"/>
                <w14:checkbox>
                  <w14:checked w14:val="1"/>
                  <w14:checkedState w14:val="2612" w14:font="MS Gothic"/>
                  <w14:uncheckedState w14:val="2610" w14:font="MS Gothic"/>
                </w14:checkbox>
              </w:sdtPr>
              <w:sdtEndPr/>
              <w:sdtContent>
                <w:r w:rsidR="009F7A92">
                  <w:rPr>
                    <w:rFonts w:ascii="MS Gothic" w:eastAsia="MS Gothic" w:hAnsi="MS Gothic" w:cs="Segoe UI Symbol" w:hint="eastAsia"/>
                    <w:sz w:val="20"/>
                    <w:szCs w:val="20"/>
                    <w:lang w:val="de-CH" w:eastAsia="de-CH"/>
                  </w:rPr>
                  <w:t>☒</w:t>
                </w:r>
              </w:sdtContent>
            </w:sdt>
            <w:r w:rsidR="001C2CA5">
              <w:rPr>
                <w:rFonts w:ascii="Calibri Light" w:hAnsi="Calibri Light"/>
                <w:sz w:val="20"/>
                <w:szCs w:val="20"/>
                <w:lang w:val="de-CH" w:eastAsia="de-CH"/>
              </w:rPr>
              <w:t xml:space="preserve"> SCE OU, Business Function Organization Name:</w:t>
            </w:r>
            <w:r w:rsidR="001C2CA5">
              <w:rPr>
                <w:rFonts w:ascii="Calibri Light" w:hAnsi="Calibri Light"/>
                <w:sz w:val="20"/>
                <w:szCs w:val="20"/>
                <w:lang w:val="de-CH" w:eastAsia="de-CH"/>
              </w:rPr>
              <w:tab/>
            </w:r>
          </w:p>
          <w:p w14:paraId="324D71C0" w14:textId="77777777" w:rsidR="001C2CA5" w:rsidRDefault="003B59D3">
            <w:pPr>
              <w:tabs>
                <w:tab w:val="center" w:pos="2817"/>
              </w:tabs>
              <w:rPr>
                <w:rFonts w:ascii="Calibri Light" w:hAnsi="Calibri Light"/>
                <w:sz w:val="20"/>
                <w:szCs w:val="20"/>
                <w:lang w:val="de-CH" w:eastAsia="de-CH"/>
              </w:rPr>
            </w:pPr>
            <w:sdt>
              <w:sdtPr>
                <w:rPr>
                  <w:rFonts w:ascii="Calibri Light" w:hAnsi="Calibri Light"/>
                  <w:sz w:val="20"/>
                  <w:szCs w:val="20"/>
                  <w:lang w:val="de-CH" w:eastAsia="de-CH"/>
                </w:rPr>
                <w:id w:val="307594161"/>
                <w14:checkbox>
                  <w14:checked w14:val="0"/>
                  <w14:checkedState w14:val="2612" w14:font="MS Gothic"/>
                  <w14:uncheckedState w14:val="2610" w14:font="MS Gothic"/>
                </w14:checkbox>
              </w:sdtPr>
              <w:sdtEndPr/>
              <w:sdtContent>
                <w:r w:rsidR="001C2CA5">
                  <w:rPr>
                    <w:rFonts w:ascii="Segoe UI Symbol" w:eastAsia="MS Gothic" w:hAnsi="Segoe UI Symbol" w:cs="Segoe UI Symbol"/>
                    <w:sz w:val="20"/>
                    <w:szCs w:val="20"/>
                    <w:lang w:val="de-CH" w:eastAsia="de-CH"/>
                  </w:rPr>
                  <w:t>☐</w:t>
                </w:r>
              </w:sdtContent>
            </w:sdt>
            <w:r w:rsidR="001C2CA5">
              <w:rPr>
                <w:rFonts w:ascii="Calibri Light" w:hAnsi="Calibri Light"/>
                <w:sz w:val="20"/>
                <w:szCs w:val="20"/>
                <w:lang w:val="de-CH" w:eastAsia="de-CH"/>
              </w:rPr>
              <w:t xml:space="preserve"> Vendor</w:t>
            </w:r>
            <w:r w:rsidR="001C2CA5">
              <w:rPr>
                <w:rFonts w:ascii="Calibri Light" w:hAnsi="Calibri Light"/>
                <w:sz w:val="20"/>
                <w:szCs w:val="20"/>
                <w:lang w:val="de-CH" w:eastAsia="de-CH"/>
              </w:rPr>
              <w:tab/>
            </w:r>
          </w:p>
          <w:p w14:paraId="60119655" w14:textId="77777777" w:rsidR="001C2CA5" w:rsidRDefault="003B59D3">
            <w:pPr>
              <w:rPr>
                <w:rFonts w:ascii="Calibri Light" w:hAnsi="Calibri Light"/>
                <w:sz w:val="20"/>
                <w:szCs w:val="20"/>
                <w:lang w:val="de-CH" w:eastAsia="de-CH"/>
              </w:rPr>
            </w:pPr>
            <w:sdt>
              <w:sdtPr>
                <w:rPr>
                  <w:rFonts w:ascii="Calibri Light" w:hAnsi="Calibri Light"/>
                  <w:sz w:val="20"/>
                  <w:szCs w:val="20"/>
                  <w:lang w:val="de-CH" w:eastAsia="de-CH"/>
                </w:rPr>
                <w:id w:val="630755079"/>
                <w14:checkbox>
                  <w14:checked w14:val="0"/>
                  <w14:checkedState w14:val="2612" w14:font="MS Gothic"/>
                  <w14:uncheckedState w14:val="2610" w14:font="MS Gothic"/>
                </w14:checkbox>
              </w:sdtPr>
              <w:sdtEndPr/>
              <w:sdtContent>
                <w:r w:rsidR="001C2CA5">
                  <w:rPr>
                    <w:rFonts w:ascii="Segoe UI Symbol" w:eastAsia="MS Gothic" w:hAnsi="Segoe UI Symbol" w:cs="Segoe UI Symbol"/>
                    <w:sz w:val="20"/>
                    <w:szCs w:val="20"/>
                    <w:lang w:val="de-CH" w:eastAsia="de-CH"/>
                  </w:rPr>
                  <w:t>☐</w:t>
                </w:r>
              </w:sdtContent>
            </w:sdt>
            <w:r w:rsidR="001C2CA5">
              <w:rPr>
                <w:rFonts w:ascii="Calibri Light" w:hAnsi="Calibri Light"/>
                <w:sz w:val="20"/>
                <w:szCs w:val="20"/>
                <w:lang w:val="de-CH" w:eastAsia="de-CH"/>
              </w:rPr>
              <w:t xml:space="preserve"> External business partner(s) &amp; SaaS providers</w:t>
            </w:r>
          </w:p>
          <w:p w14:paraId="1DC134F1" w14:textId="77777777" w:rsidR="001C2CA5" w:rsidRDefault="003B59D3">
            <w:pPr>
              <w:rPr>
                <w:rFonts w:ascii="Calibri Light" w:hAnsi="Calibri Light"/>
                <w:sz w:val="20"/>
                <w:szCs w:val="20"/>
                <w:lang w:val="de-CH" w:eastAsia="de-CH"/>
              </w:rPr>
            </w:pPr>
            <w:sdt>
              <w:sdtPr>
                <w:rPr>
                  <w:rFonts w:ascii="Calibri Light" w:hAnsi="Calibri Light"/>
                  <w:sz w:val="20"/>
                  <w:szCs w:val="20"/>
                  <w:lang w:val="de-CH" w:eastAsia="de-CH"/>
                </w:rPr>
                <w:id w:val="1550029781"/>
                <w14:checkbox>
                  <w14:checked w14:val="0"/>
                  <w14:checkedState w14:val="2612" w14:font="MS Gothic"/>
                  <w14:uncheckedState w14:val="2610" w14:font="MS Gothic"/>
                </w14:checkbox>
              </w:sdtPr>
              <w:sdtEndPr/>
              <w:sdtContent>
                <w:r w:rsidR="001C2CA5">
                  <w:rPr>
                    <w:rFonts w:ascii="Segoe UI Symbol" w:hAnsi="Segoe UI Symbol" w:cs="Segoe UI Symbol"/>
                    <w:sz w:val="20"/>
                    <w:szCs w:val="20"/>
                    <w:lang w:val="de-CH" w:eastAsia="de-CH"/>
                  </w:rPr>
                  <w:t>☐</w:t>
                </w:r>
              </w:sdtContent>
            </w:sdt>
            <w:r w:rsidR="001C2CA5">
              <w:rPr>
                <w:rFonts w:ascii="Calibri Light" w:hAnsi="Calibri Light"/>
                <w:sz w:val="20"/>
                <w:szCs w:val="20"/>
                <w:lang w:val="de-CH" w:eastAsia="de-CH"/>
              </w:rPr>
              <w:t xml:space="preserve">  External on-shore contractors</w:t>
            </w:r>
          </w:p>
          <w:p w14:paraId="1818B0E9" w14:textId="77777777" w:rsidR="001C2CA5" w:rsidRDefault="003B59D3">
            <w:pPr>
              <w:rPr>
                <w:rFonts w:ascii="Calibri Light" w:hAnsi="Calibri Light"/>
                <w:sz w:val="20"/>
                <w:szCs w:val="20"/>
                <w:lang w:val="de-CH" w:eastAsia="de-CH"/>
              </w:rPr>
            </w:pPr>
            <w:sdt>
              <w:sdtPr>
                <w:rPr>
                  <w:rFonts w:ascii="Calibri Light" w:hAnsi="Calibri Light"/>
                  <w:sz w:val="20"/>
                  <w:szCs w:val="20"/>
                  <w:lang w:val="de-CH" w:eastAsia="de-CH"/>
                </w:rPr>
                <w:id w:val="-1487165170"/>
                <w14:checkbox>
                  <w14:checked w14:val="0"/>
                  <w14:checkedState w14:val="2612" w14:font="MS Gothic"/>
                  <w14:uncheckedState w14:val="2610" w14:font="MS Gothic"/>
                </w14:checkbox>
              </w:sdtPr>
              <w:sdtEndPr/>
              <w:sdtContent>
                <w:r w:rsidR="001C2CA5">
                  <w:rPr>
                    <w:rFonts w:ascii="Segoe UI Symbol" w:hAnsi="Segoe UI Symbol" w:cs="Segoe UI Symbol"/>
                    <w:sz w:val="20"/>
                    <w:szCs w:val="20"/>
                    <w:lang w:val="de-CH" w:eastAsia="de-CH"/>
                  </w:rPr>
                  <w:t>☐</w:t>
                </w:r>
              </w:sdtContent>
            </w:sdt>
            <w:r w:rsidR="001C2CA5">
              <w:rPr>
                <w:rFonts w:ascii="Calibri Light" w:hAnsi="Calibri Light"/>
                <w:sz w:val="20"/>
                <w:szCs w:val="20"/>
                <w:lang w:val="de-CH" w:eastAsia="de-CH"/>
              </w:rPr>
              <w:t xml:space="preserve">  External off-shore contractors</w:t>
            </w:r>
          </w:p>
          <w:p w14:paraId="06478655" w14:textId="77777777" w:rsidR="001C2CA5" w:rsidRDefault="003B59D3">
            <w:pPr>
              <w:rPr>
                <w:rFonts w:ascii="Calibri Light" w:hAnsi="Calibri Light"/>
                <w:sz w:val="20"/>
                <w:szCs w:val="20"/>
                <w:lang w:val="de-CH" w:eastAsia="de-CH"/>
              </w:rPr>
            </w:pPr>
            <w:sdt>
              <w:sdtPr>
                <w:rPr>
                  <w:rFonts w:ascii="Calibri Light" w:hAnsi="Calibri Light"/>
                  <w:sz w:val="20"/>
                  <w:szCs w:val="20"/>
                  <w:lang w:val="de-CH" w:eastAsia="de-CH"/>
                </w:rPr>
                <w:id w:val="-597018130"/>
                <w14:checkbox>
                  <w14:checked w14:val="0"/>
                  <w14:checkedState w14:val="2612" w14:font="MS Gothic"/>
                  <w14:uncheckedState w14:val="2610" w14:font="MS Gothic"/>
                </w14:checkbox>
              </w:sdtPr>
              <w:sdtEndPr/>
              <w:sdtContent>
                <w:r w:rsidR="001C2CA5">
                  <w:rPr>
                    <w:rFonts w:ascii="Segoe UI Symbol" w:eastAsia="MS Gothic" w:hAnsi="Segoe UI Symbol" w:cs="Segoe UI Symbol"/>
                    <w:sz w:val="20"/>
                    <w:szCs w:val="20"/>
                    <w:lang w:val="de-CH" w:eastAsia="de-CH"/>
                  </w:rPr>
                  <w:t>☐</w:t>
                </w:r>
              </w:sdtContent>
            </w:sdt>
            <w:r w:rsidR="001C2CA5">
              <w:rPr>
                <w:rFonts w:ascii="Calibri Light" w:hAnsi="Calibri Light"/>
                <w:sz w:val="20"/>
                <w:szCs w:val="20"/>
                <w:lang w:val="de-CH" w:eastAsia="de-CH"/>
              </w:rPr>
              <w:t xml:space="preserve">  SCE Affiliate Company Employees </w:t>
            </w:r>
          </w:p>
          <w:p w14:paraId="00F91A63" w14:textId="77777777" w:rsidR="001C2CA5" w:rsidRDefault="003B59D3">
            <w:pPr>
              <w:rPr>
                <w:rFonts w:ascii="Calibri Light" w:hAnsi="Calibri Light"/>
                <w:sz w:val="20"/>
                <w:szCs w:val="20"/>
                <w:lang w:val="de-CH" w:eastAsia="de-CH"/>
              </w:rPr>
            </w:pPr>
            <w:sdt>
              <w:sdtPr>
                <w:rPr>
                  <w:rFonts w:ascii="Calibri Light" w:hAnsi="Calibri Light"/>
                  <w:sz w:val="20"/>
                  <w:szCs w:val="20"/>
                  <w:lang w:val="de-CH" w:eastAsia="de-CH"/>
                </w:rPr>
                <w:id w:val="-1285724078"/>
                <w14:checkbox>
                  <w14:checked w14:val="0"/>
                  <w14:checkedState w14:val="2612" w14:font="MS Gothic"/>
                  <w14:uncheckedState w14:val="2610" w14:font="MS Gothic"/>
                </w14:checkbox>
              </w:sdtPr>
              <w:sdtEndPr/>
              <w:sdtContent>
                <w:r w:rsidR="001C2CA5">
                  <w:rPr>
                    <w:rFonts w:ascii="Segoe UI Symbol" w:hAnsi="Segoe UI Symbol" w:cs="Segoe UI Symbol"/>
                    <w:sz w:val="20"/>
                    <w:szCs w:val="20"/>
                    <w:lang w:val="de-CH" w:eastAsia="de-CH"/>
                  </w:rPr>
                  <w:t>☐</w:t>
                </w:r>
              </w:sdtContent>
            </w:sdt>
            <w:r w:rsidR="001C2CA5">
              <w:rPr>
                <w:rFonts w:ascii="Calibri Light" w:hAnsi="Calibri Light"/>
                <w:sz w:val="20"/>
                <w:szCs w:val="20"/>
                <w:lang w:val="de-CH" w:eastAsia="de-CH"/>
              </w:rPr>
              <w:t xml:space="preserve">  SCE Employees, specify if they have Marketing Function responsibilities (e.g., ES&amp;M) </w:t>
            </w:r>
          </w:p>
          <w:p w14:paraId="6F760195" w14:textId="235EEB1D" w:rsidR="001C2CA5" w:rsidRDefault="003B59D3">
            <w:pPr>
              <w:rPr>
                <w:rFonts w:ascii="Calibri Light" w:hAnsi="Calibri Light"/>
                <w:sz w:val="20"/>
                <w:szCs w:val="20"/>
                <w:lang w:val="de-CH" w:eastAsia="de-CH"/>
              </w:rPr>
            </w:pPr>
            <w:sdt>
              <w:sdtPr>
                <w:rPr>
                  <w:rFonts w:ascii="Calibri Light" w:hAnsi="Calibri Light"/>
                  <w:sz w:val="20"/>
                  <w:szCs w:val="20"/>
                  <w:lang w:val="de-CH" w:eastAsia="de-CH"/>
                </w:rPr>
                <w:id w:val="1485055086"/>
                <w14:checkbox>
                  <w14:checked w14:val="1"/>
                  <w14:checkedState w14:val="2612" w14:font="MS Gothic"/>
                  <w14:uncheckedState w14:val="2610" w14:font="MS Gothic"/>
                </w14:checkbox>
              </w:sdtPr>
              <w:sdtEndPr/>
              <w:sdtContent>
                <w:r w:rsidR="009F7A92">
                  <w:rPr>
                    <w:rFonts w:ascii="MS Gothic" w:eastAsia="MS Gothic" w:hAnsi="MS Gothic" w:cs="Segoe UI Symbol" w:hint="eastAsia"/>
                    <w:sz w:val="20"/>
                    <w:szCs w:val="20"/>
                    <w:lang w:val="de-CH" w:eastAsia="de-CH"/>
                  </w:rPr>
                  <w:t>☒</w:t>
                </w:r>
              </w:sdtContent>
            </w:sdt>
            <w:r w:rsidR="001C2CA5">
              <w:rPr>
                <w:rFonts w:ascii="Calibri Light" w:hAnsi="Calibri Light"/>
                <w:sz w:val="20"/>
                <w:szCs w:val="20"/>
                <w:lang w:val="de-CH" w:eastAsia="de-CH"/>
              </w:rPr>
              <w:t xml:space="preserve">  SCE contract workers</w:t>
            </w:r>
          </w:p>
          <w:p w14:paraId="1D27A51F" w14:textId="77777777" w:rsidR="001C2CA5" w:rsidRDefault="003B59D3">
            <w:pPr>
              <w:rPr>
                <w:rFonts w:ascii="Calibri Light" w:hAnsi="Calibri Light"/>
                <w:sz w:val="20"/>
                <w:szCs w:val="20"/>
                <w:lang w:val="de-CH" w:eastAsia="de-CH"/>
              </w:rPr>
            </w:pPr>
            <w:sdt>
              <w:sdtPr>
                <w:rPr>
                  <w:rFonts w:ascii="Calibri Light" w:hAnsi="Calibri Light"/>
                  <w:sz w:val="20"/>
                  <w:szCs w:val="20"/>
                  <w:lang w:val="de-CH" w:eastAsia="de-CH"/>
                </w:rPr>
                <w:id w:val="-776876721"/>
                <w14:checkbox>
                  <w14:checked w14:val="0"/>
                  <w14:checkedState w14:val="2612" w14:font="MS Gothic"/>
                  <w14:uncheckedState w14:val="2610" w14:font="MS Gothic"/>
                </w14:checkbox>
              </w:sdtPr>
              <w:sdtEndPr/>
              <w:sdtContent>
                <w:r w:rsidR="001C2CA5">
                  <w:rPr>
                    <w:rFonts w:ascii="Segoe UI Symbol" w:hAnsi="Segoe UI Symbol" w:cs="Segoe UI Symbol"/>
                    <w:sz w:val="20"/>
                    <w:szCs w:val="20"/>
                    <w:lang w:val="de-CH" w:eastAsia="de-CH"/>
                  </w:rPr>
                  <w:t>☐</w:t>
                </w:r>
              </w:sdtContent>
            </w:sdt>
            <w:r w:rsidR="001C2CA5">
              <w:rPr>
                <w:rFonts w:ascii="Calibri Light" w:hAnsi="Calibri Light"/>
                <w:sz w:val="20"/>
                <w:szCs w:val="20"/>
                <w:lang w:val="de-CH" w:eastAsia="de-CH"/>
              </w:rPr>
              <w:t xml:space="preserve">  Regulatory Agencies </w:t>
            </w:r>
          </w:p>
          <w:p w14:paraId="14F65C2C" w14:textId="77777777" w:rsidR="001C2CA5" w:rsidRDefault="003B59D3">
            <w:pPr>
              <w:rPr>
                <w:rFonts w:ascii="Calibri Light" w:hAnsi="Calibri Light"/>
                <w:b/>
                <w:i/>
                <w:sz w:val="20"/>
                <w:szCs w:val="20"/>
                <w:u w:val="single"/>
                <w:lang w:val="de-CH" w:eastAsia="de-CH"/>
              </w:rPr>
            </w:pPr>
            <w:sdt>
              <w:sdtPr>
                <w:rPr>
                  <w:rFonts w:ascii="Calibri Light" w:hAnsi="Calibri Light"/>
                  <w:sz w:val="20"/>
                  <w:szCs w:val="20"/>
                  <w:lang w:val="de-CH" w:eastAsia="de-CH"/>
                </w:rPr>
                <w:id w:val="-326907644"/>
                <w14:checkbox>
                  <w14:checked w14:val="0"/>
                  <w14:checkedState w14:val="2612" w14:font="MS Gothic"/>
                  <w14:uncheckedState w14:val="2610" w14:font="MS Gothic"/>
                </w14:checkbox>
              </w:sdtPr>
              <w:sdtEndPr/>
              <w:sdtContent>
                <w:r w:rsidR="001C2CA5">
                  <w:rPr>
                    <w:rFonts w:ascii="Segoe UI Symbol" w:eastAsia="MS Gothic" w:hAnsi="Segoe UI Symbol" w:cs="Segoe UI Symbol"/>
                    <w:sz w:val="20"/>
                    <w:szCs w:val="20"/>
                    <w:lang w:val="de-CH" w:eastAsia="de-CH"/>
                  </w:rPr>
                  <w:t>☐</w:t>
                </w:r>
              </w:sdtContent>
            </w:sdt>
            <w:r w:rsidR="001C2CA5">
              <w:rPr>
                <w:rFonts w:ascii="Calibri Light" w:hAnsi="Calibri Light"/>
                <w:sz w:val="20"/>
                <w:szCs w:val="20"/>
                <w:lang w:val="de-CH" w:eastAsia="de-CH"/>
              </w:rPr>
              <w:t xml:space="preserve">  Others </w:t>
            </w:r>
            <w:r w:rsidR="001C2CA5">
              <w:rPr>
                <w:rFonts w:ascii="Calibri Light" w:hAnsi="Calibri Light"/>
                <w:b/>
                <w:i/>
                <w:sz w:val="20"/>
                <w:szCs w:val="20"/>
                <w:u w:val="single"/>
                <w:lang w:val="de-CH" w:eastAsia="de-CH"/>
              </w:rPr>
              <w:t>_&lt;Please Specify&gt;_</w:t>
            </w:r>
          </w:p>
        </w:tc>
      </w:tr>
      <w:tr w:rsidR="001C2CA5" w14:paraId="60DF370D" w14:textId="77777777" w:rsidTr="001C2CA5">
        <w:tc>
          <w:tcPr>
            <w:tcW w:w="37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4C51BC5F" w14:textId="77777777" w:rsidR="001C2CA5" w:rsidRDefault="001C2CA5">
            <w:pPr>
              <w:pStyle w:val="Heading2TextBulleted"/>
              <w:numPr>
                <w:ilvl w:val="0"/>
                <w:numId w:val="0"/>
              </w:numPr>
              <w:tabs>
                <w:tab w:val="left" w:pos="720"/>
              </w:tabs>
              <w:rPr>
                <w:rFonts w:ascii="Calibri Light" w:hAnsi="Calibri Light" w:cs="Arial"/>
                <w:szCs w:val="20"/>
                <w:lang w:val="de-CH"/>
              </w:rPr>
            </w:pPr>
            <w:r>
              <w:rPr>
                <w:rFonts w:ascii="Calibri Light" w:hAnsi="Calibri Light" w:cs="Arial"/>
                <w:szCs w:val="20"/>
                <w:lang w:val="de-CH"/>
              </w:rPr>
              <w:lastRenderedPageBreak/>
              <w:t>How many of the SCE Customer, Employee, Vendors will use or affected by the Business Process?</w:t>
            </w:r>
          </w:p>
          <w:p w14:paraId="76B4662B" w14:textId="77777777" w:rsidR="001C2CA5" w:rsidRDefault="001C2CA5">
            <w:pPr>
              <w:pStyle w:val="Heading2TextBulleted"/>
              <w:numPr>
                <w:ilvl w:val="0"/>
                <w:numId w:val="0"/>
              </w:numPr>
              <w:tabs>
                <w:tab w:val="left" w:pos="720"/>
              </w:tabs>
              <w:rPr>
                <w:rFonts w:ascii="Calibri Light" w:hAnsi="Calibri Light" w:cs="Arial"/>
                <w:szCs w:val="20"/>
                <w:lang w:val="de-CH"/>
              </w:rPr>
            </w:pPr>
            <w:r>
              <w:rPr>
                <w:rFonts w:ascii="Calibri Light" w:hAnsi="Calibri Light" w:cs="Arial"/>
                <w:i/>
                <w:szCs w:val="20"/>
                <w:lang w:val="de-CH"/>
              </w:rPr>
              <w:t>To identify the Impact if services are adversely affected.</w:t>
            </w:r>
          </w:p>
        </w:tc>
        <w:tc>
          <w:tcPr>
            <w:tcW w:w="65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01C081C7" w14:textId="77777777" w:rsidR="001C2CA5" w:rsidRDefault="001C2CA5">
            <w:pPr>
              <w:pStyle w:val="Heading2TextBulleted"/>
              <w:numPr>
                <w:ilvl w:val="0"/>
                <w:numId w:val="0"/>
              </w:numPr>
              <w:tabs>
                <w:tab w:val="left" w:pos="720"/>
              </w:tabs>
              <w:rPr>
                <w:rFonts w:ascii="Calibri Light" w:hAnsi="Calibri Light" w:cs="Arial"/>
                <w:szCs w:val="20"/>
                <w:lang w:val="de-CH"/>
              </w:rPr>
            </w:pPr>
            <w:r>
              <w:rPr>
                <w:rFonts w:ascii="Calibri Light" w:hAnsi="Calibri Light" w:cs="Arial"/>
                <w:szCs w:val="20"/>
                <w:lang w:val="de-CH"/>
              </w:rPr>
              <w:t xml:space="preserve">100  </w:t>
            </w:r>
          </w:p>
          <w:p w14:paraId="513F5009" w14:textId="4617C082" w:rsidR="001C2CA5" w:rsidRDefault="001C2CA5">
            <w:pPr>
              <w:pStyle w:val="Heading2TextBulleted"/>
              <w:numPr>
                <w:ilvl w:val="0"/>
                <w:numId w:val="0"/>
              </w:numPr>
              <w:tabs>
                <w:tab w:val="left" w:pos="720"/>
              </w:tabs>
              <w:rPr>
                <w:rFonts w:ascii="Calibri Light" w:hAnsi="Calibri Light" w:cs="Arial"/>
                <w:szCs w:val="20"/>
                <w:lang w:val="de-CH"/>
              </w:rPr>
            </w:pPr>
            <w:r>
              <w:rPr>
                <w:rFonts w:ascii="Calibri Light" w:hAnsi="Calibri Light" w:cs="Arial"/>
                <w:szCs w:val="20"/>
                <w:lang w:val="de-CH"/>
              </w:rPr>
              <w:t>100 - 1,000</w:t>
            </w:r>
            <w:r w:rsidR="009F7A92">
              <w:rPr>
                <w:rFonts w:ascii="Calibri Light" w:hAnsi="Calibri Light" w:cs="Arial"/>
                <w:szCs w:val="20"/>
                <w:lang w:val="de-CH"/>
              </w:rPr>
              <w:t xml:space="preserve"> Approximately</w:t>
            </w:r>
          </w:p>
          <w:p w14:paraId="04EE5193" w14:textId="77777777" w:rsidR="001C2CA5" w:rsidRDefault="001C2CA5">
            <w:pPr>
              <w:pStyle w:val="Heading2TextBulleted"/>
              <w:numPr>
                <w:ilvl w:val="0"/>
                <w:numId w:val="0"/>
              </w:numPr>
              <w:tabs>
                <w:tab w:val="left" w:pos="720"/>
              </w:tabs>
              <w:rPr>
                <w:rFonts w:ascii="Calibri Light" w:hAnsi="Calibri Light" w:cs="Arial"/>
                <w:szCs w:val="20"/>
                <w:lang w:val="de-CH"/>
              </w:rPr>
            </w:pPr>
            <w:r>
              <w:rPr>
                <w:rFonts w:ascii="Calibri Light" w:hAnsi="Calibri Light" w:cs="Arial"/>
                <w:szCs w:val="20"/>
                <w:lang w:val="de-CH"/>
              </w:rPr>
              <w:t>1,000 - 10,000</w:t>
            </w:r>
          </w:p>
          <w:p w14:paraId="45BC38E3" w14:textId="77777777" w:rsidR="001C2CA5" w:rsidRDefault="001C2CA5">
            <w:pPr>
              <w:pStyle w:val="Heading2TextBulleted"/>
              <w:numPr>
                <w:ilvl w:val="0"/>
                <w:numId w:val="0"/>
              </w:numPr>
              <w:tabs>
                <w:tab w:val="left" w:pos="720"/>
              </w:tabs>
              <w:rPr>
                <w:rFonts w:ascii="Calibri Light" w:hAnsi="Calibri Light" w:cs="Arial"/>
                <w:szCs w:val="20"/>
                <w:lang w:val="de-CH"/>
              </w:rPr>
            </w:pPr>
            <w:r>
              <w:rPr>
                <w:rFonts w:ascii="Calibri Light" w:hAnsi="Calibri Light" w:cs="Arial"/>
                <w:szCs w:val="20"/>
                <w:lang w:val="de-CH"/>
              </w:rPr>
              <w:t>10,000+…..</w:t>
            </w:r>
          </w:p>
        </w:tc>
      </w:tr>
      <w:tr w:rsidR="001C2CA5" w14:paraId="483F4C67" w14:textId="77777777" w:rsidTr="001C2CA5">
        <w:tc>
          <w:tcPr>
            <w:tcW w:w="37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6E4FDEB6" w14:textId="77777777" w:rsidR="001C2CA5" w:rsidRDefault="001C2CA5">
            <w:pPr>
              <w:pStyle w:val="Heading2TextBulleted"/>
              <w:numPr>
                <w:ilvl w:val="0"/>
                <w:numId w:val="0"/>
              </w:numPr>
              <w:tabs>
                <w:tab w:val="left" w:pos="720"/>
              </w:tabs>
              <w:rPr>
                <w:rFonts w:ascii="Calibri Light" w:hAnsi="Calibri Light" w:cs="Arial"/>
                <w:szCs w:val="20"/>
                <w:lang w:val="de-CH"/>
              </w:rPr>
            </w:pPr>
            <w:r>
              <w:rPr>
                <w:rFonts w:ascii="Calibri Light" w:hAnsi="Calibri Light" w:cs="Arial"/>
                <w:szCs w:val="20"/>
                <w:lang w:val="de-CH"/>
              </w:rPr>
              <w:t>How much Information/data would be processed, received or tramitted by the Business Process?</w:t>
            </w:r>
          </w:p>
          <w:p w14:paraId="091FE907" w14:textId="77777777" w:rsidR="001C2CA5" w:rsidRDefault="001C2CA5">
            <w:pPr>
              <w:pStyle w:val="Heading2TextBulleted"/>
              <w:numPr>
                <w:ilvl w:val="0"/>
                <w:numId w:val="0"/>
              </w:numPr>
              <w:tabs>
                <w:tab w:val="left" w:pos="720"/>
              </w:tabs>
              <w:rPr>
                <w:rFonts w:ascii="Calibri Light" w:hAnsi="Calibri Light" w:cs="Arial"/>
                <w:szCs w:val="20"/>
                <w:lang w:val="de-CH"/>
              </w:rPr>
            </w:pPr>
            <w:r>
              <w:rPr>
                <w:rFonts w:ascii="Calibri Light" w:hAnsi="Calibri Light" w:cs="Arial"/>
                <w:i/>
                <w:szCs w:val="20"/>
                <w:lang w:val="de-CH"/>
              </w:rPr>
              <w:t>The data volume that will be utilized by this process. Helps us in determining the Impact and criticality</w:t>
            </w:r>
            <w:r>
              <w:rPr>
                <w:rFonts w:ascii="Calibri Light" w:hAnsi="Calibri Light" w:cs="Arial"/>
                <w:szCs w:val="20"/>
                <w:lang w:val="de-CH"/>
              </w:rPr>
              <w:t xml:space="preserve"> </w:t>
            </w:r>
          </w:p>
        </w:tc>
        <w:tc>
          <w:tcPr>
            <w:tcW w:w="65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283B5D3A" w14:textId="77777777" w:rsidR="001C2CA5" w:rsidRDefault="001C2CA5">
            <w:pPr>
              <w:pStyle w:val="Heading2TextBulleted"/>
              <w:numPr>
                <w:ilvl w:val="0"/>
                <w:numId w:val="0"/>
              </w:numPr>
              <w:tabs>
                <w:tab w:val="left" w:pos="720"/>
              </w:tabs>
              <w:rPr>
                <w:rFonts w:ascii="Calibri Light" w:hAnsi="Calibri Light" w:cs="Arial"/>
                <w:szCs w:val="20"/>
                <w:lang w:val="de-CH"/>
              </w:rPr>
            </w:pPr>
            <w:r>
              <w:rPr>
                <w:rFonts w:ascii="Calibri Light" w:hAnsi="Calibri Light" w:cs="Arial"/>
                <w:szCs w:val="20"/>
                <w:lang w:val="de-CH"/>
              </w:rPr>
              <w:t xml:space="preserve">100 MB / GB </w:t>
            </w:r>
          </w:p>
          <w:p w14:paraId="08744FF1" w14:textId="7138184B" w:rsidR="001C2CA5" w:rsidRDefault="001C2CA5">
            <w:pPr>
              <w:pStyle w:val="Heading2TextBulleted"/>
              <w:numPr>
                <w:ilvl w:val="0"/>
                <w:numId w:val="0"/>
              </w:numPr>
              <w:tabs>
                <w:tab w:val="left" w:pos="720"/>
              </w:tabs>
              <w:rPr>
                <w:rFonts w:ascii="Calibri Light" w:hAnsi="Calibri Light" w:cs="Arial"/>
                <w:szCs w:val="20"/>
                <w:lang w:val="de-CH"/>
              </w:rPr>
            </w:pPr>
            <w:r>
              <w:rPr>
                <w:rFonts w:ascii="Calibri Light" w:hAnsi="Calibri Light" w:cs="Arial"/>
                <w:szCs w:val="20"/>
                <w:lang w:val="de-CH"/>
              </w:rPr>
              <w:t>100 - 1,000 MB / GB</w:t>
            </w:r>
            <w:r w:rsidR="009F7A92">
              <w:rPr>
                <w:rFonts w:ascii="Calibri Light" w:hAnsi="Calibri Light" w:cs="Arial"/>
                <w:szCs w:val="20"/>
                <w:lang w:val="de-CH"/>
              </w:rPr>
              <w:t xml:space="preserve"> Approximately</w:t>
            </w:r>
          </w:p>
          <w:p w14:paraId="712B8A2B" w14:textId="77777777" w:rsidR="001C2CA5" w:rsidRDefault="001C2CA5">
            <w:pPr>
              <w:pStyle w:val="Heading2TextBulleted"/>
              <w:numPr>
                <w:ilvl w:val="0"/>
                <w:numId w:val="0"/>
              </w:numPr>
              <w:tabs>
                <w:tab w:val="left" w:pos="720"/>
              </w:tabs>
              <w:rPr>
                <w:rFonts w:ascii="Calibri Light" w:hAnsi="Calibri Light" w:cs="Arial"/>
                <w:szCs w:val="20"/>
                <w:lang w:val="de-CH"/>
              </w:rPr>
            </w:pPr>
            <w:r>
              <w:rPr>
                <w:rFonts w:ascii="Calibri Light" w:hAnsi="Calibri Light" w:cs="Arial"/>
                <w:szCs w:val="20"/>
                <w:lang w:val="de-CH"/>
              </w:rPr>
              <w:t>1,000 - 10,000 MB / GB</w:t>
            </w:r>
          </w:p>
          <w:p w14:paraId="2E60879D" w14:textId="77777777" w:rsidR="001C2CA5" w:rsidRDefault="001C2CA5">
            <w:pPr>
              <w:pStyle w:val="Heading2TextBulleted"/>
              <w:numPr>
                <w:ilvl w:val="0"/>
                <w:numId w:val="0"/>
              </w:numPr>
              <w:tabs>
                <w:tab w:val="left" w:pos="720"/>
              </w:tabs>
              <w:rPr>
                <w:rFonts w:ascii="Calibri Light" w:hAnsi="Calibri Light" w:cs="Arial"/>
                <w:szCs w:val="20"/>
                <w:lang w:val="de-CH"/>
              </w:rPr>
            </w:pPr>
            <w:r>
              <w:rPr>
                <w:rFonts w:ascii="Calibri Light" w:hAnsi="Calibri Light" w:cs="Arial"/>
                <w:szCs w:val="20"/>
                <w:lang w:val="de-CH"/>
              </w:rPr>
              <w:t>10,000+ MB / GB…..</w:t>
            </w:r>
          </w:p>
        </w:tc>
      </w:tr>
      <w:tr w:rsidR="001C2CA5" w14:paraId="2CA12999" w14:textId="77777777" w:rsidTr="001C2CA5">
        <w:tc>
          <w:tcPr>
            <w:tcW w:w="37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3F62F85D" w14:textId="77777777" w:rsidR="001C2CA5" w:rsidRDefault="001C2CA5">
            <w:pPr>
              <w:pStyle w:val="Heading2TextBulleted"/>
              <w:numPr>
                <w:ilvl w:val="0"/>
                <w:numId w:val="0"/>
              </w:numPr>
              <w:tabs>
                <w:tab w:val="left" w:pos="720"/>
              </w:tabs>
              <w:rPr>
                <w:rFonts w:ascii="Calibri Light" w:hAnsi="Calibri Light" w:cs="Arial"/>
                <w:szCs w:val="20"/>
                <w:lang w:val="de-CH"/>
              </w:rPr>
            </w:pPr>
            <w:r>
              <w:rPr>
                <w:rFonts w:ascii="Calibri Light" w:hAnsi="Calibri Light" w:cs="Arial"/>
                <w:szCs w:val="20"/>
                <w:lang w:val="de-CH"/>
              </w:rPr>
              <w:t>Number of business transactions in average?</w:t>
            </w:r>
          </w:p>
          <w:p w14:paraId="52DEE5AB" w14:textId="77777777" w:rsidR="001C2CA5" w:rsidRDefault="001C2CA5">
            <w:pPr>
              <w:pStyle w:val="Heading2TextBulleted"/>
              <w:numPr>
                <w:ilvl w:val="0"/>
                <w:numId w:val="0"/>
              </w:numPr>
              <w:tabs>
                <w:tab w:val="left" w:pos="720"/>
              </w:tabs>
              <w:rPr>
                <w:rFonts w:ascii="Calibri Light" w:hAnsi="Calibri Light" w:cs="Arial"/>
                <w:szCs w:val="20"/>
                <w:lang w:val="de-CH"/>
              </w:rPr>
            </w:pPr>
            <w:r>
              <w:rPr>
                <w:rFonts w:ascii="Calibri Light" w:hAnsi="Calibri Light" w:cs="Arial"/>
                <w:i/>
                <w:szCs w:val="20"/>
                <w:lang w:val="de-CH"/>
              </w:rPr>
              <w:t>These are the number of transactions process by the application on average. The number of transactions help in understanding criticality and Impact.</w:t>
            </w:r>
          </w:p>
        </w:tc>
        <w:tc>
          <w:tcPr>
            <w:tcW w:w="65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DC1D0" w14:textId="77777777" w:rsidR="001C2CA5" w:rsidRDefault="001C2CA5">
            <w:pPr>
              <w:pStyle w:val="Heading2TextBulleted"/>
              <w:numPr>
                <w:ilvl w:val="0"/>
                <w:numId w:val="0"/>
              </w:numPr>
              <w:tabs>
                <w:tab w:val="left" w:pos="720"/>
              </w:tabs>
              <w:rPr>
                <w:rFonts w:ascii="Calibri Light" w:hAnsi="Calibri Light" w:cs="Arial"/>
                <w:szCs w:val="20"/>
                <w:lang w:val="de-CH"/>
              </w:rPr>
            </w:pPr>
          </w:p>
        </w:tc>
      </w:tr>
      <w:tr w:rsidR="001C2CA5" w14:paraId="0ECE2323" w14:textId="77777777" w:rsidTr="001C2CA5">
        <w:tc>
          <w:tcPr>
            <w:tcW w:w="37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3DC58EAD" w14:textId="77777777" w:rsidR="001C2CA5" w:rsidRDefault="001C2CA5">
            <w:pPr>
              <w:rPr>
                <w:rFonts w:ascii="Calibri Light" w:hAnsi="Calibri Light"/>
                <w:b/>
                <w:sz w:val="20"/>
                <w:szCs w:val="20"/>
                <w:lang w:val="de-CH" w:eastAsia="de-CH"/>
              </w:rPr>
            </w:pPr>
            <w:r>
              <w:rPr>
                <w:rFonts w:ascii="Calibri Light" w:hAnsi="Calibri Light"/>
                <w:b/>
                <w:sz w:val="20"/>
                <w:szCs w:val="20"/>
                <w:lang w:val="de-CH" w:eastAsia="de-CH"/>
              </w:rPr>
              <w:t>Additional Security Consideration:</w:t>
            </w:r>
          </w:p>
        </w:tc>
        <w:tc>
          <w:tcPr>
            <w:tcW w:w="65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5EFF503F" w14:textId="77777777" w:rsidR="001C2CA5" w:rsidRDefault="001C2CA5">
            <w:pPr>
              <w:pStyle w:val="Heading2TextBulleted"/>
              <w:numPr>
                <w:ilvl w:val="0"/>
                <w:numId w:val="0"/>
              </w:numPr>
              <w:tabs>
                <w:tab w:val="left" w:pos="720"/>
              </w:tabs>
              <w:rPr>
                <w:rFonts w:ascii="Calibri Light" w:hAnsi="Calibri Light" w:cs="Arial"/>
                <w:szCs w:val="20"/>
                <w:lang w:val="de-CH"/>
              </w:rPr>
            </w:pPr>
            <w:r>
              <w:rPr>
                <w:rFonts w:ascii="Calibri Light" w:hAnsi="Calibri Light" w:cs="Arial"/>
                <w:szCs w:val="20"/>
                <w:lang w:val="de-CH"/>
              </w:rPr>
              <w:t>Any Cybersecurity impact in addition to SAP system security:</w:t>
            </w:r>
          </w:p>
          <w:p w14:paraId="03B67315" w14:textId="1B9554F6" w:rsidR="001C2CA5" w:rsidRDefault="001C2CA5" w:rsidP="001C2CA5">
            <w:pPr>
              <w:pStyle w:val="Heading2TextBulleted"/>
              <w:numPr>
                <w:ilvl w:val="0"/>
                <w:numId w:val="22"/>
              </w:numPr>
              <w:tabs>
                <w:tab w:val="left" w:pos="720"/>
              </w:tabs>
              <w:rPr>
                <w:rFonts w:ascii="Calibri Light" w:hAnsi="Calibri Light" w:cs="Arial"/>
                <w:szCs w:val="20"/>
                <w:lang w:val="de-CH"/>
              </w:rPr>
            </w:pPr>
            <w:r>
              <w:rPr>
                <w:rFonts w:ascii="Calibri Light" w:hAnsi="Calibri Light" w:cs="Arial"/>
                <w:szCs w:val="20"/>
                <w:lang w:val="de-CH"/>
              </w:rPr>
              <w:t>Internet Facing Web Application? Yes</w:t>
            </w:r>
          </w:p>
          <w:p w14:paraId="09699937" w14:textId="3178245A" w:rsidR="001C2CA5" w:rsidRDefault="001C2CA5" w:rsidP="001C2CA5">
            <w:pPr>
              <w:pStyle w:val="Heading2TextBulleted"/>
              <w:numPr>
                <w:ilvl w:val="0"/>
                <w:numId w:val="22"/>
              </w:numPr>
              <w:tabs>
                <w:tab w:val="left" w:pos="720"/>
              </w:tabs>
              <w:rPr>
                <w:rFonts w:ascii="Calibri Light" w:hAnsi="Calibri Light" w:cs="Arial"/>
                <w:szCs w:val="20"/>
                <w:lang w:val="de-CH"/>
              </w:rPr>
            </w:pPr>
            <w:r>
              <w:rPr>
                <w:rFonts w:ascii="Calibri Light" w:hAnsi="Calibri Light" w:cs="Arial"/>
                <w:szCs w:val="20"/>
                <w:lang w:val="de-CH"/>
              </w:rPr>
              <w:t>Internet Facing Application Programming Interface?</w:t>
            </w:r>
            <w:r w:rsidR="009F7A92">
              <w:rPr>
                <w:rFonts w:ascii="Calibri Light" w:hAnsi="Calibri Light" w:cs="Arial"/>
                <w:szCs w:val="20"/>
                <w:lang w:val="de-CH"/>
              </w:rPr>
              <w:t xml:space="preserve"> Yes</w:t>
            </w:r>
          </w:p>
          <w:p w14:paraId="33278961" w14:textId="77777777" w:rsidR="001C2CA5" w:rsidRDefault="001C2CA5" w:rsidP="001C2CA5">
            <w:pPr>
              <w:pStyle w:val="Heading2TextBulleted"/>
              <w:numPr>
                <w:ilvl w:val="0"/>
                <w:numId w:val="22"/>
              </w:numPr>
              <w:tabs>
                <w:tab w:val="left" w:pos="720"/>
              </w:tabs>
              <w:rPr>
                <w:rFonts w:ascii="Calibri Light" w:hAnsi="Calibri Light" w:cs="Arial"/>
                <w:szCs w:val="20"/>
                <w:lang w:val="de-CH"/>
              </w:rPr>
            </w:pPr>
            <w:r>
              <w:rPr>
                <w:rFonts w:ascii="Calibri Light" w:hAnsi="Calibri Light" w:cs="Arial"/>
                <w:szCs w:val="20"/>
                <w:lang w:val="de-CH"/>
              </w:rPr>
              <w:t>3</w:t>
            </w:r>
            <w:r>
              <w:rPr>
                <w:rFonts w:ascii="Calibri Light" w:hAnsi="Calibri Light" w:cs="Arial"/>
                <w:szCs w:val="20"/>
                <w:vertAlign w:val="superscript"/>
                <w:lang w:val="de-CH"/>
              </w:rPr>
              <w:t>rd</w:t>
            </w:r>
            <w:r>
              <w:rPr>
                <w:rFonts w:ascii="Calibri Light" w:hAnsi="Calibri Light" w:cs="Arial"/>
                <w:szCs w:val="20"/>
                <w:lang w:val="de-CH"/>
              </w:rPr>
              <w:t xml:space="preserve"> party Fedrated Authentication &amp; Authorization, Single Sign On?</w:t>
            </w:r>
          </w:p>
        </w:tc>
      </w:tr>
    </w:tbl>
    <w:p w14:paraId="72AFFBE6" w14:textId="77777777" w:rsidR="001C2CA5" w:rsidRPr="006B24F0" w:rsidRDefault="001C2CA5" w:rsidP="001375DC">
      <w:pPr>
        <w:pStyle w:val="Heading2TextBulleted"/>
        <w:numPr>
          <w:ilvl w:val="0"/>
          <w:numId w:val="0"/>
        </w:numPr>
        <w:ind w:left="720" w:hanging="360"/>
        <w:rPr>
          <w:rFonts w:ascii="Calibri Light" w:hAnsi="Calibri Light" w:cs="Arial"/>
        </w:rPr>
      </w:pPr>
    </w:p>
    <w:p w14:paraId="4C43C8B3" w14:textId="77777777" w:rsidR="000E6897" w:rsidRPr="006B24F0" w:rsidRDefault="000E6897" w:rsidP="002F58D0">
      <w:pPr>
        <w:pStyle w:val="Heading1"/>
        <w:rPr>
          <w:rFonts w:ascii="Calibri Light" w:hAnsi="Calibri Light"/>
        </w:rPr>
      </w:pPr>
      <w:bookmarkStart w:id="230" w:name="_Toc491613826"/>
      <w:bookmarkStart w:id="231" w:name="_Toc512193972"/>
      <w:r w:rsidRPr="006B24F0">
        <w:rPr>
          <w:rFonts w:ascii="Calibri Light" w:hAnsi="Calibri Light"/>
        </w:rPr>
        <w:lastRenderedPageBreak/>
        <w:t>Technical Considerations</w:t>
      </w:r>
      <w:bookmarkEnd w:id="230"/>
      <w:bookmarkEnd w:id="231"/>
    </w:p>
    <w:p w14:paraId="5F774E32" w14:textId="77777777" w:rsidR="000E6897" w:rsidRPr="006B24F0" w:rsidRDefault="000E6897" w:rsidP="00AE07EE">
      <w:pPr>
        <w:pStyle w:val="ListParagraph"/>
        <w:keepNext/>
        <w:numPr>
          <w:ilvl w:val="0"/>
          <w:numId w:val="8"/>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232" w:name="_Toc491613827"/>
      <w:bookmarkStart w:id="233" w:name="_Toc491695023"/>
      <w:bookmarkStart w:id="234" w:name="_Toc496099276"/>
      <w:bookmarkStart w:id="235" w:name="_Toc496176499"/>
      <w:bookmarkStart w:id="236" w:name="_Toc496176548"/>
      <w:bookmarkStart w:id="237" w:name="_Toc496176694"/>
      <w:bookmarkStart w:id="238" w:name="_Toc496177057"/>
      <w:bookmarkStart w:id="239" w:name="_Toc496177453"/>
      <w:bookmarkStart w:id="240" w:name="_Toc496177540"/>
      <w:bookmarkStart w:id="241" w:name="_Toc496213959"/>
      <w:bookmarkStart w:id="242" w:name="_Toc496214163"/>
      <w:bookmarkStart w:id="243" w:name="_Toc496795821"/>
      <w:bookmarkStart w:id="244" w:name="_Toc497714004"/>
      <w:bookmarkStart w:id="245" w:name="_Toc497726379"/>
      <w:bookmarkStart w:id="246" w:name="_Toc500268299"/>
      <w:bookmarkStart w:id="247" w:name="_Toc501705770"/>
      <w:bookmarkStart w:id="248" w:name="_Toc501707145"/>
      <w:bookmarkStart w:id="249" w:name="_Toc501707342"/>
      <w:bookmarkStart w:id="250" w:name="_Toc503974558"/>
      <w:bookmarkStart w:id="251" w:name="_Toc507678105"/>
      <w:bookmarkStart w:id="252" w:name="_Toc508055500"/>
      <w:bookmarkStart w:id="253" w:name="_Toc508201419"/>
      <w:bookmarkStart w:id="254" w:name="_Toc508201506"/>
      <w:bookmarkStart w:id="255" w:name="_Toc508201593"/>
      <w:bookmarkStart w:id="256" w:name="_Toc508975791"/>
      <w:bookmarkStart w:id="257" w:name="_Toc511216267"/>
      <w:bookmarkStart w:id="258" w:name="_Toc512193973"/>
      <w:bookmarkStart w:id="259" w:name="_Toc40658832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p>
    <w:p w14:paraId="7EFFC5D4" w14:textId="77777777" w:rsidR="000E6897" w:rsidRPr="006B24F0" w:rsidRDefault="000E6897" w:rsidP="00AE07EE">
      <w:pPr>
        <w:pStyle w:val="ListParagraph"/>
        <w:keepNext/>
        <w:numPr>
          <w:ilvl w:val="0"/>
          <w:numId w:val="8"/>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260" w:name="_Toc491613828"/>
      <w:bookmarkStart w:id="261" w:name="_Toc491695024"/>
      <w:bookmarkStart w:id="262" w:name="_Toc496099277"/>
      <w:bookmarkStart w:id="263" w:name="_Toc496176500"/>
      <w:bookmarkStart w:id="264" w:name="_Toc496176549"/>
      <w:bookmarkStart w:id="265" w:name="_Toc496176695"/>
      <w:bookmarkStart w:id="266" w:name="_Toc496177058"/>
      <w:bookmarkStart w:id="267" w:name="_Toc496177454"/>
      <w:bookmarkStart w:id="268" w:name="_Toc496177541"/>
      <w:bookmarkStart w:id="269" w:name="_Toc496213960"/>
      <w:bookmarkStart w:id="270" w:name="_Toc496214164"/>
      <w:bookmarkStart w:id="271" w:name="_Toc496795822"/>
      <w:bookmarkStart w:id="272" w:name="_Toc497714005"/>
      <w:bookmarkStart w:id="273" w:name="_Toc497726380"/>
      <w:bookmarkStart w:id="274" w:name="_Toc500268300"/>
      <w:bookmarkStart w:id="275" w:name="_Toc501705771"/>
      <w:bookmarkStart w:id="276" w:name="_Toc501707146"/>
      <w:bookmarkStart w:id="277" w:name="_Toc501707343"/>
      <w:bookmarkStart w:id="278" w:name="_Toc503974559"/>
      <w:bookmarkStart w:id="279" w:name="_Toc507678106"/>
      <w:bookmarkStart w:id="280" w:name="_Toc508055501"/>
      <w:bookmarkStart w:id="281" w:name="_Toc508201420"/>
      <w:bookmarkStart w:id="282" w:name="_Toc508201507"/>
      <w:bookmarkStart w:id="283" w:name="_Toc508201594"/>
      <w:bookmarkStart w:id="284" w:name="_Toc508975792"/>
      <w:bookmarkStart w:id="285" w:name="_Toc511216268"/>
      <w:bookmarkStart w:id="286" w:name="_Toc512193974"/>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p>
    <w:p w14:paraId="355544E9" w14:textId="77777777" w:rsidR="000E6897" w:rsidRPr="006B24F0" w:rsidRDefault="000E6897" w:rsidP="00AE07EE">
      <w:pPr>
        <w:pStyle w:val="ListParagraph"/>
        <w:keepNext/>
        <w:numPr>
          <w:ilvl w:val="0"/>
          <w:numId w:val="8"/>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287" w:name="_Toc491613829"/>
      <w:bookmarkStart w:id="288" w:name="_Toc491695025"/>
      <w:bookmarkStart w:id="289" w:name="_Toc496099278"/>
      <w:bookmarkStart w:id="290" w:name="_Toc496176501"/>
      <w:bookmarkStart w:id="291" w:name="_Toc496176550"/>
      <w:bookmarkStart w:id="292" w:name="_Toc496176696"/>
      <w:bookmarkStart w:id="293" w:name="_Toc496177059"/>
      <w:bookmarkStart w:id="294" w:name="_Toc496177455"/>
      <w:bookmarkStart w:id="295" w:name="_Toc496177542"/>
      <w:bookmarkStart w:id="296" w:name="_Toc496213961"/>
      <w:bookmarkStart w:id="297" w:name="_Toc496214165"/>
      <w:bookmarkStart w:id="298" w:name="_Toc496795823"/>
      <w:bookmarkStart w:id="299" w:name="_Toc497714006"/>
      <w:bookmarkStart w:id="300" w:name="_Toc497726381"/>
      <w:bookmarkStart w:id="301" w:name="_Toc500268301"/>
      <w:bookmarkStart w:id="302" w:name="_Toc501705772"/>
      <w:bookmarkStart w:id="303" w:name="_Toc501707147"/>
      <w:bookmarkStart w:id="304" w:name="_Toc501707344"/>
      <w:bookmarkStart w:id="305" w:name="_Toc503974560"/>
      <w:bookmarkStart w:id="306" w:name="_Toc507678107"/>
      <w:bookmarkStart w:id="307" w:name="_Toc508055502"/>
      <w:bookmarkStart w:id="308" w:name="_Toc508201421"/>
      <w:bookmarkStart w:id="309" w:name="_Toc508201508"/>
      <w:bookmarkStart w:id="310" w:name="_Toc508201595"/>
      <w:bookmarkStart w:id="311" w:name="_Toc508975793"/>
      <w:bookmarkStart w:id="312" w:name="_Toc511216269"/>
      <w:bookmarkStart w:id="313" w:name="_Toc512193975"/>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p>
    <w:p w14:paraId="234171E4" w14:textId="77777777" w:rsidR="000E6897" w:rsidRPr="006B24F0" w:rsidRDefault="000E6897" w:rsidP="00AE07EE">
      <w:pPr>
        <w:pStyle w:val="ListParagraph"/>
        <w:keepNext/>
        <w:numPr>
          <w:ilvl w:val="0"/>
          <w:numId w:val="8"/>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314" w:name="_Toc491613830"/>
      <w:bookmarkStart w:id="315" w:name="_Toc491695026"/>
      <w:bookmarkStart w:id="316" w:name="_Toc496099279"/>
      <w:bookmarkStart w:id="317" w:name="_Toc496176502"/>
      <w:bookmarkStart w:id="318" w:name="_Toc496176551"/>
      <w:bookmarkStart w:id="319" w:name="_Toc496176697"/>
      <w:bookmarkStart w:id="320" w:name="_Toc496177060"/>
      <w:bookmarkStart w:id="321" w:name="_Toc496177456"/>
      <w:bookmarkStart w:id="322" w:name="_Toc496177543"/>
      <w:bookmarkStart w:id="323" w:name="_Toc496213962"/>
      <w:bookmarkStart w:id="324" w:name="_Toc496214166"/>
      <w:bookmarkStart w:id="325" w:name="_Toc496795824"/>
      <w:bookmarkStart w:id="326" w:name="_Toc497714007"/>
      <w:bookmarkStart w:id="327" w:name="_Toc497726382"/>
      <w:bookmarkStart w:id="328" w:name="_Toc500268302"/>
      <w:bookmarkStart w:id="329" w:name="_Toc501705773"/>
      <w:bookmarkStart w:id="330" w:name="_Toc501707148"/>
      <w:bookmarkStart w:id="331" w:name="_Toc501707345"/>
      <w:bookmarkStart w:id="332" w:name="_Toc503974561"/>
      <w:bookmarkStart w:id="333" w:name="_Toc507678108"/>
      <w:bookmarkStart w:id="334" w:name="_Toc508055503"/>
      <w:bookmarkStart w:id="335" w:name="_Toc508201422"/>
      <w:bookmarkStart w:id="336" w:name="_Toc508201509"/>
      <w:bookmarkStart w:id="337" w:name="_Toc508201596"/>
      <w:bookmarkStart w:id="338" w:name="_Toc508975794"/>
      <w:bookmarkStart w:id="339" w:name="_Toc511216270"/>
      <w:bookmarkStart w:id="340" w:name="_Toc512193976"/>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p>
    <w:p w14:paraId="20BB0A1A" w14:textId="77777777" w:rsidR="0017775A" w:rsidRPr="006B24F0" w:rsidRDefault="0017775A" w:rsidP="00AE07EE">
      <w:pPr>
        <w:pStyle w:val="ListParagraph"/>
        <w:keepNext/>
        <w:numPr>
          <w:ilvl w:val="0"/>
          <w:numId w:val="5"/>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341" w:name="_Toc491613831"/>
      <w:bookmarkStart w:id="342" w:name="_Toc491695027"/>
      <w:bookmarkStart w:id="343" w:name="_Toc496099280"/>
      <w:bookmarkStart w:id="344" w:name="_Toc496176503"/>
      <w:bookmarkStart w:id="345" w:name="_Toc496176552"/>
      <w:bookmarkStart w:id="346" w:name="_Toc496176698"/>
      <w:bookmarkStart w:id="347" w:name="_Toc496177061"/>
      <w:bookmarkStart w:id="348" w:name="_Toc496177457"/>
      <w:bookmarkStart w:id="349" w:name="_Toc496177544"/>
      <w:bookmarkStart w:id="350" w:name="_Toc496213963"/>
      <w:bookmarkStart w:id="351" w:name="_Toc496214167"/>
      <w:bookmarkStart w:id="352" w:name="_Toc496795825"/>
      <w:bookmarkStart w:id="353" w:name="_Toc497714008"/>
      <w:bookmarkStart w:id="354" w:name="_Toc497726383"/>
      <w:bookmarkStart w:id="355" w:name="_Toc500268303"/>
      <w:bookmarkStart w:id="356" w:name="_Toc501705774"/>
      <w:bookmarkStart w:id="357" w:name="_Toc501707149"/>
      <w:bookmarkStart w:id="358" w:name="_Toc501707346"/>
      <w:bookmarkStart w:id="359" w:name="_Toc503974562"/>
      <w:bookmarkStart w:id="360" w:name="_Toc507678109"/>
      <w:bookmarkStart w:id="361" w:name="_Toc508055504"/>
      <w:bookmarkStart w:id="362" w:name="_Toc508201423"/>
      <w:bookmarkStart w:id="363" w:name="_Toc508201510"/>
      <w:bookmarkStart w:id="364" w:name="_Toc508201597"/>
      <w:bookmarkStart w:id="365" w:name="_Toc508975795"/>
      <w:bookmarkStart w:id="366" w:name="_Toc511216271"/>
      <w:bookmarkStart w:id="367" w:name="_Toc512193977"/>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p>
    <w:p w14:paraId="427F4BDB" w14:textId="77777777" w:rsidR="0017775A" w:rsidRPr="006B24F0" w:rsidRDefault="0017775A" w:rsidP="00AE07EE">
      <w:pPr>
        <w:pStyle w:val="ListParagraph"/>
        <w:keepNext/>
        <w:numPr>
          <w:ilvl w:val="0"/>
          <w:numId w:val="5"/>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368" w:name="_Toc491613832"/>
      <w:bookmarkStart w:id="369" w:name="_Toc491695028"/>
      <w:bookmarkStart w:id="370" w:name="_Toc496099281"/>
      <w:bookmarkStart w:id="371" w:name="_Toc496176504"/>
      <w:bookmarkStart w:id="372" w:name="_Toc496176553"/>
      <w:bookmarkStart w:id="373" w:name="_Toc496176699"/>
      <w:bookmarkStart w:id="374" w:name="_Toc496177062"/>
      <w:bookmarkStart w:id="375" w:name="_Toc496177458"/>
      <w:bookmarkStart w:id="376" w:name="_Toc496177545"/>
      <w:bookmarkStart w:id="377" w:name="_Toc496213964"/>
      <w:bookmarkStart w:id="378" w:name="_Toc496214168"/>
      <w:bookmarkStart w:id="379" w:name="_Toc496795826"/>
      <w:bookmarkStart w:id="380" w:name="_Toc497714009"/>
      <w:bookmarkStart w:id="381" w:name="_Toc497726384"/>
      <w:bookmarkStart w:id="382" w:name="_Toc500268304"/>
      <w:bookmarkStart w:id="383" w:name="_Toc501705775"/>
      <w:bookmarkStart w:id="384" w:name="_Toc501707150"/>
      <w:bookmarkStart w:id="385" w:name="_Toc501707347"/>
      <w:bookmarkStart w:id="386" w:name="_Toc503974563"/>
      <w:bookmarkStart w:id="387" w:name="_Toc507678110"/>
      <w:bookmarkStart w:id="388" w:name="_Toc508055505"/>
      <w:bookmarkStart w:id="389" w:name="_Toc508201424"/>
      <w:bookmarkStart w:id="390" w:name="_Toc508201511"/>
      <w:bookmarkStart w:id="391" w:name="_Toc508201598"/>
      <w:bookmarkStart w:id="392" w:name="_Toc508975796"/>
      <w:bookmarkStart w:id="393" w:name="_Toc511216272"/>
      <w:bookmarkStart w:id="394" w:name="_Toc512193978"/>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p>
    <w:p w14:paraId="288DE42E" w14:textId="77777777" w:rsidR="0017775A" w:rsidRPr="006B24F0" w:rsidRDefault="0017775A" w:rsidP="00AE07EE">
      <w:pPr>
        <w:pStyle w:val="ListParagraph"/>
        <w:keepNext/>
        <w:numPr>
          <w:ilvl w:val="0"/>
          <w:numId w:val="5"/>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395" w:name="_Toc491613833"/>
      <w:bookmarkStart w:id="396" w:name="_Toc491695029"/>
      <w:bookmarkStart w:id="397" w:name="_Toc496099282"/>
      <w:bookmarkStart w:id="398" w:name="_Toc496176505"/>
      <w:bookmarkStart w:id="399" w:name="_Toc496176554"/>
      <w:bookmarkStart w:id="400" w:name="_Toc496176700"/>
      <w:bookmarkStart w:id="401" w:name="_Toc496177063"/>
      <w:bookmarkStart w:id="402" w:name="_Toc496177459"/>
      <w:bookmarkStart w:id="403" w:name="_Toc496177546"/>
      <w:bookmarkStart w:id="404" w:name="_Toc496213965"/>
      <w:bookmarkStart w:id="405" w:name="_Toc496214169"/>
      <w:bookmarkStart w:id="406" w:name="_Toc496795827"/>
      <w:bookmarkStart w:id="407" w:name="_Toc497714010"/>
      <w:bookmarkStart w:id="408" w:name="_Toc497726385"/>
      <w:bookmarkStart w:id="409" w:name="_Toc500268305"/>
      <w:bookmarkStart w:id="410" w:name="_Toc501705776"/>
      <w:bookmarkStart w:id="411" w:name="_Toc501707151"/>
      <w:bookmarkStart w:id="412" w:name="_Toc501707348"/>
      <w:bookmarkStart w:id="413" w:name="_Toc503974564"/>
      <w:bookmarkStart w:id="414" w:name="_Toc507678111"/>
      <w:bookmarkStart w:id="415" w:name="_Toc508055506"/>
      <w:bookmarkStart w:id="416" w:name="_Toc508201425"/>
      <w:bookmarkStart w:id="417" w:name="_Toc508201512"/>
      <w:bookmarkStart w:id="418" w:name="_Toc508201599"/>
      <w:bookmarkStart w:id="419" w:name="_Toc508975797"/>
      <w:bookmarkStart w:id="420" w:name="_Toc511216273"/>
      <w:bookmarkStart w:id="421" w:name="_Toc512193979"/>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p>
    <w:p w14:paraId="66778775" w14:textId="77777777" w:rsidR="0017775A" w:rsidRPr="006B24F0" w:rsidRDefault="0017775A" w:rsidP="00AE07EE">
      <w:pPr>
        <w:pStyle w:val="ListParagraph"/>
        <w:keepNext/>
        <w:numPr>
          <w:ilvl w:val="0"/>
          <w:numId w:val="5"/>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422" w:name="_Toc491613834"/>
      <w:bookmarkStart w:id="423" w:name="_Toc491695030"/>
      <w:bookmarkStart w:id="424" w:name="_Toc496099283"/>
      <w:bookmarkStart w:id="425" w:name="_Toc496176506"/>
      <w:bookmarkStart w:id="426" w:name="_Toc496176555"/>
      <w:bookmarkStart w:id="427" w:name="_Toc496176701"/>
      <w:bookmarkStart w:id="428" w:name="_Toc496177064"/>
      <w:bookmarkStart w:id="429" w:name="_Toc496177460"/>
      <w:bookmarkStart w:id="430" w:name="_Toc496177547"/>
      <w:bookmarkStart w:id="431" w:name="_Toc496213966"/>
      <w:bookmarkStart w:id="432" w:name="_Toc496214170"/>
      <w:bookmarkStart w:id="433" w:name="_Toc496795828"/>
      <w:bookmarkStart w:id="434" w:name="_Toc497714011"/>
      <w:bookmarkStart w:id="435" w:name="_Toc497726386"/>
      <w:bookmarkStart w:id="436" w:name="_Toc500268306"/>
      <w:bookmarkStart w:id="437" w:name="_Toc501705777"/>
      <w:bookmarkStart w:id="438" w:name="_Toc501707152"/>
      <w:bookmarkStart w:id="439" w:name="_Toc501707349"/>
      <w:bookmarkStart w:id="440" w:name="_Toc503974565"/>
      <w:bookmarkStart w:id="441" w:name="_Toc507678112"/>
      <w:bookmarkStart w:id="442" w:name="_Toc508055507"/>
      <w:bookmarkStart w:id="443" w:name="_Toc508201426"/>
      <w:bookmarkStart w:id="444" w:name="_Toc508201513"/>
      <w:bookmarkStart w:id="445" w:name="_Toc508201600"/>
      <w:bookmarkStart w:id="446" w:name="_Toc508975798"/>
      <w:bookmarkStart w:id="447" w:name="_Toc511216274"/>
      <w:bookmarkStart w:id="448" w:name="_Toc512193980"/>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p>
    <w:p w14:paraId="1294900A" w14:textId="77777777" w:rsidR="00E0118B" w:rsidRPr="006B24F0" w:rsidRDefault="007E572B" w:rsidP="001C2CA5">
      <w:pPr>
        <w:pStyle w:val="Heading2"/>
        <w:numPr>
          <w:ilvl w:val="0"/>
          <w:numId w:val="0"/>
        </w:numPr>
        <w:ind w:left="936"/>
      </w:pPr>
      <w:bookmarkStart w:id="449" w:name="_Toc491613835"/>
      <w:bookmarkStart w:id="450" w:name="_Toc512193981"/>
      <w:r w:rsidRPr="006B24F0">
        <w:t xml:space="preserve">4.1 </w:t>
      </w:r>
      <w:r w:rsidR="000F1011" w:rsidRPr="006B24F0">
        <w:t xml:space="preserve">RICEF-W </w:t>
      </w:r>
      <w:r w:rsidR="00E0118B" w:rsidRPr="006B24F0">
        <w:t>Assessment</w:t>
      </w:r>
      <w:bookmarkEnd w:id="259"/>
      <w:bookmarkEnd w:id="449"/>
      <w:bookmarkEnd w:id="450"/>
    </w:p>
    <w:p w14:paraId="68667EC3" w14:textId="77777777" w:rsidR="00E0118B" w:rsidRPr="006B24F0" w:rsidRDefault="00E0118B" w:rsidP="000B4A1B">
      <w:pPr>
        <w:pStyle w:val="Heading2Text"/>
        <w:rPr>
          <w:rFonts w:ascii="Calibri Light" w:hAnsi="Calibri Light" w:cs="Arial"/>
        </w:rPr>
      </w:pPr>
      <w:r w:rsidRPr="006B24F0">
        <w:rPr>
          <w:rFonts w:ascii="Calibri Light" w:hAnsi="Calibri Light" w:cs="Arial"/>
        </w:rPr>
        <w:t xml:space="preserve">All of the Forms, Reports, Interfaces, Conversion items, </w:t>
      </w:r>
      <w:r w:rsidR="001F664D">
        <w:rPr>
          <w:rFonts w:ascii="Calibri Light" w:hAnsi="Calibri Light" w:cs="Arial"/>
        </w:rPr>
        <w:t>Extensions/</w:t>
      </w:r>
      <w:r w:rsidRPr="006B24F0">
        <w:rPr>
          <w:rFonts w:ascii="Calibri Light" w:hAnsi="Calibri Light" w:cs="Arial"/>
        </w:rPr>
        <w:t>Enhancements and Workflows (</w:t>
      </w:r>
      <w:r w:rsidR="000F1011" w:rsidRPr="006B24F0">
        <w:rPr>
          <w:rFonts w:ascii="Calibri Light" w:hAnsi="Calibri Light" w:cs="Arial"/>
        </w:rPr>
        <w:t>RICEF-W</w:t>
      </w:r>
      <w:r w:rsidRPr="006B24F0">
        <w:rPr>
          <w:rFonts w:ascii="Calibri Light" w:hAnsi="Calibri Light" w:cs="Arial"/>
        </w:rPr>
        <w:t xml:space="preserve">) that have been identified for this BPD are detailed in the tables below and will represent the totality of all </w:t>
      </w:r>
      <w:r w:rsidR="000F1011" w:rsidRPr="006B24F0">
        <w:rPr>
          <w:rFonts w:ascii="Calibri Light" w:hAnsi="Calibri Light" w:cs="Arial"/>
        </w:rPr>
        <w:t xml:space="preserve">RICEF-W </w:t>
      </w:r>
      <w:r w:rsidRPr="006B24F0">
        <w:rPr>
          <w:rFonts w:ascii="Calibri Light" w:hAnsi="Calibri Light" w:cs="Arial"/>
        </w:rPr>
        <w:t xml:space="preserve">items documented at the time of sign-off of this BPD.  Any </w:t>
      </w:r>
      <w:r w:rsidR="000F1011" w:rsidRPr="006B24F0">
        <w:rPr>
          <w:rFonts w:ascii="Calibri Light" w:hAnsi="Calibri Light" w:cs="Arial"/>
        </w:rPr>
        <w:t xml:space="preserve">RICEF-W </w:t>
      </w:r>
      <w:r w:rsidR="002843C5">
        <w:rPr>
          <w:rFonts w:ascii="Calibri Light" w:hAnsi="Calibri Light" w:cs="Arial"/>
        </w:rPr>
        <w:t>items that are confirmed via change control</w:t>
      </w:r>
      <w:r w:rsidRPr="006B24F0">
        <w:rPr>
          <w:rFonts w:ascii="Calibri Light" w:hAnsi="Calibri Light" w:cs="Arial"/>
        </w:rPr>
        <w:t xml:space="preserve"> after this BPD re</w:t>
      </w:r>
      <w:r w:rsidR="002843C5">
        <w:rPr>
          <w:rFonts w:ascii="Calibri Light" w:hAnsi="Calibri Light" w:cs="Arial"/>
        </w:rPr>
        <w:t xml:space="preserve">ceives final sign-off, </w:t>
      </w:r>
      <w:r w:rsidR="001F664D">
        <w:rPr>
          <w:rFonts w:ascii="Calibri Light" w:hAnsi="Calibri Light" w:cs="Arial"/>
        </w:rPr>
        <w:t xml:space="preserve">will </w:t>
      </w:r>
      <w:r w:rsidRPr="006B24F0">
        <w:rPr>
          <w:rFonts w:ascii="Calibri Light" w:hAnsi="Calibri Light" w:cs="Arial"/>
        </w:rPr>
        <w:t xml:space="preserve">be managed within </w:t>
      </w:r>
      <w:r w:rsidR="00B751B0" w:rsidRPr="006B24F0">
        <w:rPr>
          <w:rFonts w:ascii="Calibri Light" w:hAnsi="Calibri Light" w:cs="Arial"/>
        </w:rPr>
        <w:t>Southern California Edison</w:t>
      </w:r>
      <w:r w:rsidRPr="006B24F0">
        <w:rPr>
          <w:rFonts w:ascii="Calibri Light" w:hAnsi="Calibri Light" w:cs="Arial"/>
        </w:rPr>
        <w:t>’s APSE environment and not within this document.</w:t>
      </w:r>
    </w:p>
    <w:p w14:paraId="3F19E258" w14:textId="77777777" w:rsidR="00E0118B" w:rsidRPr="006B24F0" w:rsidRDefault="00E0118B" w:rsidP="00AE07EE">
      <w:pPr>
        <w:pStyle w:val="Heading3"/>
        <w:keepNext/>
        <w:numPr>
          <w:ilvl w:val="2"/>
          <w:numId w:val="8"/>
        </w:numPr>
        <w:tabs>
          <w:tab w:val="left" w:pos="1440"/>
        </w:tabs>
        <w:spacing w:before="120" w:after="120"/>
        <w:ind w:left="1440" w:hanging="900"/>
        <w:rPr>
          <w:rFonts w:ascii="Calibri Light" w:hAnsi="Calibri Light"/>
        </w:rPr>
      </w:pPr>
      <w:bookmarkStart w:id="451" w:name="_Toc406588323"/>
      <w:bookmarkStart w:id="452" w:name="_Toc491613836"/>
      <w:bookmarkStart w:id="453" w:name="_Toc512193982"/>
      <w:r w:rsidRPr="006B24F0">
        <w:rPr>
          <w:rFonts w:ascii="Calibri Light" w:hAnsi="Calibri Light"/>
        </w:rPr>
        <w:t>Reports</w:t>
      </w:r>
      <w:bookmarkEnd w:id="451"/>
      <w:bookmarkEnd w:id="452"/>
      <w:bookmarkEnd w:id="453"/>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6B24F0" w14:paraId="1E68BD5B"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5F0D2C33" w14:textId="77777777" w:rsidR="00E0118B" w:rsidRPr="006B24F0" w:rsidRDefault="00C7517F" w:rsidP="0035091A">
            <w:pPr>
              <w:pStyle w:val="TableHeader-Left"/>
              <w:rPr>
                <w:rFonts w:ascii="Calibri Light" w:hAnsi="Calibri Light" w:cs="Arial"/>
              </w:rPr>
            </w:pPr>
            <w:r>
              <w:rPr>
                <w:rFonts w:ascii="Calibri Light" w:hAnsi="Calibri Light" w:cs="Arial"/>
              </w:rPr>
              <w:t>Report Name</w:t>
            </w:r>
            <w:r w:rsidR="001F664D">
              <w:rPr>
                <w:rFonts w:ascii="Calibri Light" w:hAnsi="Calibri Light" w:cs="Arial"/>
              </w:rPr>
              <w:t xml:space="preserve"> &amp; </w:t>
            </w:r>
            <w:r w:rsidR="00E0118B" w:rsidRPr="006B24F0">
              <w:rPr>
                <w:rFonts w:ascii="Calibri Light" w:hAnsi="Calibri Light" w:cs="Arial"/>
              </w:rPr>
              <w:t>Descripti</w:t>
            </w:r>
            <w:r>
              <w:rPr>
                <w:rFonts w:ascii="Calibri Light" w:hAnsi="Calibri Light" w:cs="Arial"/>
              </w:rPr>
              <w:t xml:space="preserve">on (List </w:t>
            </w:r>
            <w:r w:rsidR="001F664D">
              <w:rPr>
                <w:rFonts w:ascii="Calibri Light" w:hAnsi="Calibri Light" w:cs="Arial"/>
              </w:rPr>
              <w:t>Requirements</w:t>
            </w:r>
            <w:r>
              <w:rPr>
                <w:rFonts w:ascii="Calibri Light" w:hAnsi="Calibri Light" w:cs="Arial"/>
              </w:rPr>
              <w:t xml:space="preserve"> met by this Report</w:t>
            </w:r>
            <w:r w:rsidR="00E0118B" w:rsidRPr="006B24F0">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17657F64"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2BD4D128"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Reference ID</w:t>
            </w:r>
          </w:p>
        </w:tc>
      </w:tr>
      <w:tr w:rsidR="0068741E" w:rsidRPr="006B24F0" w14:paraId="196CA5C7" w14:textId="77777777" w:rsidTr="0076644F">
        <w:trPr>
          <w:cantSplit/>
          <w:trHeight w:val="432"/>
        </w:trPr>
        <w:tc>
          <w:tcPr>
            <w:tcW w:w="5868" w:type="dxa"/>
            <w:tcBorders>
              <w:top w:val="single" w:sz="6" w:space="0" w:color="auto"/>
              <w:bottom w:val="single" w:sz="6" w:space="0" w:color="auto"/>
            </w:tcBorders>
            <w:vAlign w:val="center"/>
          </w:tcPr>
          <w:p w14:paraId="33350D06" w14:textId="77777777" w:rsidR="0068741E" w:rsidRPr="00BB3B00" w:rsidRDefault="0068741E" w:rsidP="00AF2E6E">
            <w:pPr>
              <w:pStyle w:val="TableField-Left"/>
              <w:rPr>
                <w:rFonts w:ascii="Calibri Light" w:hAnsi="Calibri Light" w:cs="Arial"/>
                <w:strike/>
              </w:rPr>
            </w:pPr>
            <w:r w:rsidRPr="0068741E">
              <w:rPr>
                <w:rFonts w:ascii="Calibri Light" w:hAnsi="Calibri Light" w:cs="Arial"/>
                <w:strike/>
              </w:rPr>
              <w:t>Ability to provide Chrono/history of account from Service Orders and IRs from a report.</w:t>
            </w:r>
          </w:p>
        </w:tc>
        <w:tc>
          <w:tcPr>
            <w:tcW w:w="1710" w:type="dxa"/>
            <w:tcBorders>
              <w:top w:val="single" w:sz="6" w:space="0" w:color="auto"/>
              <w:bottom w:val="single" w:sz="6" w:space="0" w:color="auto"/>
            </w:tcBorders>
            <w:vAlign w:val="center"/>
          </w:tcPr>
          <w:p w14:paraId="1541652A" w14:textId="77777777" w:rsidR="0068741E" w:rsidRPr="00BB3B00" w:rsidRDefault="0068741E" w:rsidP="0035091A">
            <w:pPr>
              <w:pStyle w:val="TableField-Left"/>
              <w:rPr>
                <w:rFonts w:ascii="Calibri Light" w:hAnsi="Calibri Light" w:cs="Arial"/>
                <w:strike/>
              </w:rPr>
            </w:pPr>
            <w:r>
              <w:rPr>
                <w:rFonts w:ascii="Calibri Light" w:hAnsi="Calibri Light" w:cs="Arial"/>
                <w:strike/>
              </w:rPr>
              <w:t>Medium</w:t>
            </w:r>
          </w:p>
        </w:tc>
        <w:tc>
          <w:tcPr>
            <w:tcW w:w="1890" w:type="dxa"/>
            <w:tcBorders>
              <w:top w:val="single" w:sz="6" w:space="0" w:color="auto"/>
              <w:bottom w:val="single" w:sz="6" w:space="0" w:color="auto"/>
            </w:tcBorders>
            <w:vAlign w:val="center"/>
          </w:tcPr>
          <w:p w14:paraId="08D2C8C3" w14:textId="77777777" w:rsidR="0068741E" w:rsidRPr="00BB3B00" w:rsidRDefault="0068741E" w:rsidP="0035091A">
            <w:pPr>
              <w:pStyle w:val="TableField-Left"/>
              <w:rPr>
                <w:rFonts w:ascii="Calibri Light" w:hAnsi="Calibri Light" w:cs="Arial"/>
                <w:strike/>
              </w:rPr>
            </w:pPr>
            <w:r w:rsidRPr="0068741E">
              <w:rPr>
                <w:rFonts w:ascii="Calibri Light" w:hAnsi="Calibri Light" w:cs="Arial"/>
                <w:strike/>
              </w:rPr>
              <w:t>REP-CIM-S-08-01 Report for Service Order and IR long text</w:t>
            </w:r>
          </w:p>
        </w:tc>
      </w:tr>
      <w:tr w:rsidR="0068741E" w:rsidRPr="006B24F0" w14:paraId="64AFC08B" w14:textId="77777777" w:rsidTr="0076644F">
        <w:trPr>
          <w:cantSplit/>
          <w:trHeight w:val="432"/>
        </w:trPr>
        <w:tc>
          <w:tcPr>
            <w:tcW w:w="5868" w:type="dxa"/>
            <w:tcBorders>
              <w:top w:val="single" w:sz="6" w:space="0" w:color="auto"/>
              <w:bottom w:val="single" w:sz="6" w:space="0" w:color="auto"/>
            </w:tcBorders>
            <w:vAlign w:val="center"/>
          </w:tcPr>
          <w:p w14:paraId="78207AF6" w14:textId="77777777" w:rsidR="0068741E" w:rsidRPr="0068741E" w:rsidRDefault="0068741E" w:rsidP="00AF2E6E">
            <w:pPr>
              <w:pStyle w:val="TableField-Left"/>
              <w:rPr>
                <w:rFonts w:ascii="Calibri Light" w:hAnsi="Calibri Light" w:cs="Arial"/>
                <w:strike/>
              </w:rPr>
            </w:pPr>
            <w:r w:rsidRPr="0068741E">
              <w:rPr>
                <w:rFonts w:ascii="Calibri Light" w:hAnsi="Calibri Light" w:cs="Arial"/>
                <w:strike/>
              </w:rPr>
              <w:t>Provide all complaints and compliments by Organization and agent</w:t>
            </w:r>
          </w:p>
        </w:tc>
        <w:tc>
          <w:tcPr>
            <w:tcW w:w="1710" w:type="dxa"/>
            <w:tcBorders>
              <w:top w:val="single" w:sz="6" w:space="0" w:color="auto"/>
              <w:bottom w:val="single" w:sz="6" w:space="0" w:color="auto"/>
            </w:tcBorders>
            <w:vAlign w:val="center"/>
          </w:tcPr>
          <w:p w14:paraId="111A2E00" w14:textId="77777777" w:rsidR="0068741E" w:rsidRDefault="0068741E" w:rsidP="0035091A">
            <w:pPr>
              <w:pStyle w:val="TableField-Left"/>
              <w:rPr>
                <w:rFonts w:ascii="Calibri Light" w:hAnsi="Calibri Light" w:cs="Arial"/>
                <w:strike/>
              </w:rPr>
            </w:pPr>
            <w:r>
              <w:rPr>
                <w:rFonts w:ascii="Calibri Light" w:hAnsi="Calibri Light" w:cs="Arial"/>
                <w:strike/>
              </w:rPr>
              <w:t>Medium</w:t>
            </w:r>
          </w:p>
        </w:tc>
        <w:tc>
          <w:tcPr>
            <w:tcW w:w="1890" w:type="dxa"/>
            <w:tcBorders>
              <w:top w:val="single" w:sz="6" w:space="0" w:color="auto"/>
              <w:bottom w:val="single" w:sz="6" w:space="0" w:color="auto"/>
            </w:tcBorders>
            <w:vAlign w:val="center"/>
          </w:tcPr>
          <w:p w14:paraId="34636894" w14:textId="77777777" w:rsidR="0068741E" w:rsidRPr="0068741E" w:rsidRDefault="0068741E" w:rsidP="0035091A">
            <w:pPr>
              <w:pStyle w:val="TableField-Left"/>
              <w:rPr>
                <w:rFonts w:ascii="Calibri Light" w:hAnsi="Calibri Light" w:cs="Arial"/>
                <w:strike/>
              </w:rPr>
            </w:pPr>
            <w:r w:rsidRPr="0068741E">
              <w:rPr>
                <w:rFonts w:ascii="Calibri Light" w:hAnsi="Calibri Light" w:cs="Arial"/>
                <w:strike/>
              </w:rPr>
              <w:t>REP-CIM-CS-08-01 Complaints and compliments by organization and user</w:t>
            </w:r>
          </w:p>
        </w:tc>
      </w:tr>
      <w:tr w:rsidR="0068741E" w:rsidRPr="006B24F0" w14:paraId="24FB1013" w14:textId="77777777" w:rsidTr="0076644F">
        <w:trPr>
          <w:cantSplit/>
          <w:trHeight w:val="432"/>
        </w:trPr>
        <w:tc>
          <w:tcPr>
            <w:tcW w:w="5868" w:type="dxa"/>
            <w:tcBorders>
              <w:top w:val="single" w:sz="6" w:space="0" w:color="auto"/>
              <w:bottom w:val="single" w:sz="6" w:space="0" w:color="auto"/>
            </w:tcBorders>
            <w:vAlign w:val="center"/>
          </w:tcPr>
          <w:p w14:paraId="457A78FA" w14:textId="77777777" w:rsidR="0068741E" w:rsidRPr="0068741E" w:rsidRDefault="001368FE" w:rsidP="00AF2E6E">
            <w:pPr>
              <w:pStyle w:val="TableField-Left"/>
              <w:rPr>
                <w:rFonts w:ascii="Calibri Light" w:hAnsi="Calibri Light" w:cs="Arial"/>
                <w:strike/>
              </w:rPr>
            </w:pPr>
            <w:r w:rsidRPr="001368FE">
              <w:rPr>
                <w:rFonts w:ascii="Calibri Light" w:hAnsi="Calibri Light" w:cs="Arial"/>
                <w:strike/>
              </w:rPr>
              <w:t>Ability for system to generate a statistical report on survey response</w:t>
            </w:r>
          </w:p>
        </w:tc>
        <w:tc>
          <w:tcPr>
            <w:tcW w:w="1710" w:type="dxa"/>
            <w:tcBorders>
              <w:top w:val="single" w:sz="6" w:space="0" w:color="auto"/>
              <w:bottom w:val="single" w:sz="6" w:space="0" w:color="auto"/>
            </w:tcBorders>
            <w:vAlign w:val="center"/>
          </w:tcPr>
          <w:p w14:paraId="067FD88E" w14:textId="77777777" w:rsidR="0068741E" w:rsidRDefault="001368FE" w:rsidP="0035091A">
            <w:pPr>
              <w:pStyle w:val="TableField-Left"/>
              <w:rPr>
                <w:rFonts w:ascii="Calibri Light" w:hAnsi="Calibri Light" w:cs="Arial"/>
                <w:strike/>
              </w:rPr>
            </w:pPr>
            <w:r>
              <w:rPr>
                <w:rFonts w:ascii="Calibri Light" w:hAnsi="Calibri Light" w:cs="Arial"/>
                <w:strike/>
              </w:rPr>
              <w:t>Medium</w:t>
            </w:r>
          </w:p>
        </w:tc>
        <w:tc>
          <w:tcPr>
            <w:tcW w:w="1890" w:type="dxa"/>
            <w:tcBorders>
              <w:top w:val="single" w:sz="6" w:space="0" w:color="auto"/>
              <w:bottom w:val="single" w:sz="6" w:space="0" w:color="auto"/>
            </w:tcBorders>
            <w:vAlign w:val="center"/>
          </w:tcPr>
          <w:p w14:paraId="71A368DE" w14:textId="77777777" w:rsidR="0068741E" w:rsidRPr="0068741E" w:rsidRDefault="001368FE" w:rsidP="0035091A">
            <w:pPr>
              <w:pStyle w:val="TableField-Left"/>
              <w:rPr>
                <w:rFonts w:ascii="Calibri Light" w:hAnsi="Calibri Light" w:cs="Arial"/>
                <w:strike/>
              </w:rPr>
            </w:pPr>
            <w:r w:rsidRPr="001368FE">
              <w:rPr>
                <w:rFonts w:ascii="Calibri Light" w:hAnsi="Calibri Light" w:cs="Arial"/>
                <w:strike/>
              </w:rPr>
              <w:t>REP-CIM-CS-08-01 Statistical report on survey response</w:t>
            </w:r>
          </w:p>
        </w:tc>
      </w:tr>
      <w:tr w:rsidR="001368FE" w:rsidRPr="006B24F0" w14:paraId="6F524FF2" w14:textId="77777777" w:rsidTr="0076644F">
        <w:trPr>
          <w:cantSplit/>
          <w:trHeight w:val="432"/>
        </w:trPr>
        <w:tc>
          <w:tcPr>
            <w:tcW w:w="5868" w:type="dxa"/>
            <w:tcBorders>
              <w:top w:val="single" w:sz="6" w:space="0" w:color="auto"/>
              <w:bottom w:val="single" w:sz="6" w:space="0" w:color="auto"/>
            </w:tcBorders>
            <w:vAlign w:val="center"/>
          </w:tcPr>
          <w:p w14:paraId="4EA47375" w14:textId="77777777" w:rsidR="001368FE" w:rsidRPr="001368FE" w:rsidRDefault="001368FE" w:rsidP="00AF2E6E">
            <w:pPr>
              <w:pStyle w:val="TableField-Left"/>
              <w:rPr>
                <w:rFonts w:ascii="Calibri Light" w:hAnsi="Calibri Light" w:cs="Arial"/>
                <w:strike/>
              </w:rPr>
            </w:pPr>
            <w:r w:rsidRPr="001368FE">
              <w:rPr>
                <w:rFonts w:ascii="Calibri Light" w:hAnsi="Calibri Light" w:cs="Arial"/>
                <w:strike/>
              </w:rPr>
              <w:t>Ability to generate a report on a survey response and comment</w:t>
            </w:r>
          </w:p>
        </w:tc>
        <w:tc>
          <w:tcPr>
            <w:tcW w:w="1710" w:type="dxa"/>
            <w:tcBorders>
              <w:top w:val="single" w:sz="6" w:space="0" w:color="auto"/>
              <w:bottom w:val="single" w:sz="6" w:space="0" w:color="auto"/>
            </w:tcBorders>
            <w:vAlign w:val="center"/>
          </w:tcPr>
          <w:p w14:paraId="15EE1F15" w14:textId="77777777" w:rsidR="001368FE" w:rsidRDefault="001368FE" w:rsidP="0035091A">
            <w:pPr>
              <w:pStyle w:val="TableField-Left"/>
              <w:rPr>
                <w:rFonts w:ascii="Calibri Light" w:hAnsi="Calibri Light" w:cs="Arial"/>
                <w:strike/>
              </w:rPr>
            </w:pPr>
            <w:r>
              <w:rPr>
                <w:rFonts w:ascii="Calibri Light" w:hAnsi="Calibri Light" w:cs="Arial"/>
                <w:strike/>
              </w:rPr>
              <w:t>Medium</w:t>
            </w:r>
          </w:p>
        </w:tc>
        <w:tc>
          <w:tcPr>
            <w:tcW w:w="1890" w:type="dxa"/>
            <w:tcBorders>
              <w:top w:val="single" w:sz="6" w:space="0" w:color="auto"/>
              <w:bottom w:val="single" w:sz="6" w:space="0" w:color="auto"/>
            </w:tcBorders>
            <w:vAlign w:val="center"/>
          </w:tcPr>
          <w:p w14:paraId="6B2B185B" w14:textId="77777777" w:rsidR="001368FE" w:rsidRPr="001368FE" w:rsidRDefault="001368FE" w:rsidP="0035091A">
            <w:pPr>
              <w:pStyle w:val="TableField-Left"/>
              <w:rPr>
                <w:rFonts w:ascii="Calibri Light" w:hAnsi="Calibri Light" w:cs="Arial"/>
                <w:strike/>
              </w:rPr>
            </w:pPr>
            <w:r w:rsidRPr="001368FE">
              <w:rPr>
                <w:rFonts w:ascii="Calibri Light" w:hAnsi="Calibri Light" w:cs="Arial"/>
                <w:strike/>
              </w:rPr>
              <w:t>REP-CIM-CS-08-02 Report on survey response detail information</w:t>
            </w:r>
          </w:p>
        </w:tc>
      </w:tr>
      <w:tr w:rsidR="001368FE" w:rsidRPr="006B24F0" w14:paraId="7C902691" w14:textId="77777777" w:rsidTr="0076644F">
        <w:trPr>
          <w:cantSplit/>
          <w:trHeight w:val="432"/>
        </w:trPr>
        <w:tc>
          <w:tcPr>
            <w:tcW w:w="5868" w:type="dxa"/>
            <w:tcBorders>
              <w:top w:val="single" w:sz="6" w:space="0" w:color="auto"/>
              <w:bottom w:val="single" w:sz="6" w:space="0" w:color="auto"/>
            </w:tcBorders>
            <w:vAlign w:val="center"/>
          </w:tcPr>
          <w:p w14:paraId="43D1DE8A" w14:textId="77777777" w:rsidR="001368FE" w:rsidRPr="001368FE" w:rsidRDefault="001368FE" w:rsidP="00AF2E6E">
            <w:pPr>
              <w:pStyle w:val="TableField-Left"/>
              <w:rPr>
                <w:rFonts w:ascii="Calibri Light" w:hAnsi="Calibri Light" w:cs="Arial"/>
                <w:strike/>
              </w:rPr>
            </w:pPr>
            <w:r w:rsidRPr="001368FE">
              <w:rPr>
                <w:rFonts w:ascii="Calibri Light" w:hAnsi="Calibri Light" w:cs="Arial"/>
                <w:strike/>
              </w:rPr>
              <w:t>Ability for system to extract Transactions, Interaction activities of BPs and provide to Voice Of The Customer Survey Tool for random survey. Filter by date range and business rules</w:t>
            </w:r>
          </w:p>
        </w:tc>
        <w:tc>
          <w:tcPr>
            <w:tcW w:w="1710" w:type="dxa"/>
            <w:tcBorders>
              <w:top w:val="single" w:sz="6" w:space="0" w:color="auto"/>
              <w:bottom w:val="single" w:sz="6" w:space="0" w:color="auto"/>
            </w:tcBorders>
            <w:vAlign w:val="center"/>
          </w:tcPr>
          <w:p w14:paraId="65533610" w14:textId="77777777" w:rsidR="001368FE" w:rsidRDefault="001368FE" w:rsidP="0035091A">
            <w:pPr>
              <w:pStyle w:val="TableField-Left"/>
              <w:rPr>
                <w:rFonts w:ascii="Calibri Light" w:hAnsi="Calibri Light" w:cs="Arial"/>
                <w:strike/>
              </w:rPr>
            </w:pPr>
            <w:r>
              <w:rPr>
                <w:rFonts w:ascii="Calibri Light" w:hAnsi="Calibri Light" w:cs="Arial"/>
                <w:strike/>
              </w:rPr>
              <w:t>Medium</w:t>
            </w:r>
          </w:p>
        </w:tc>
        <w:tc>
          <w:tcPr>
            <w:tcW w:w="1890" w:type="dxa"/>
            <w:tcBorders>
              <w:top w:val="single" w:sz="6" w:space="0" w:color="auto"/>
              <w:bottom w:val="single" w:sz="6" w:space="0" w:color="auto"/>
            </w:tcBorders>
            <w:vAlign w:val="center"/>
          </w:tcPr>
          <w:p w14:paraId="444DED29" w14:textId="77777777" w:rsidR="001368FE" w:rsidRPr="001368FE" w:rsidRDefault="001368FE" w:rsidP="0035091A">
            <w:pPr>
              <w:pStyle w:val="TableField-Left"/>
              <w:rPr>
                <w:rFonts w:ascii="Calibri Light" w:hAnsi="Calibri Light" w:cs="Arial"/>
                <w:strike/>
              </w:rPr>
            </w:pPr>
            <w:r w:rsidRPr="001368FE">
              <w:rPr>
                <w:rFonts w:ascii="Calibri Light" w:hAnsi="Calibri Light" w:cs="Arial"/>
                <w:strike/>
              </w:rPr>
              <w:t>REP-CIM-CS-08-03 Report to extract BP Transactions &amp; Interaction Activities to Voice of the customer survey tool</w:t>
            </w:r>
          </w:p>
        </w:tc>
      </w:tr>
    </w:tbl>
    <w:p w14:paraId="41247F5D" w14:textId="77777777" w:rsidR="00E0118B" w:rsidRPr="006B24F0" w:rsidRDefault="00E0118B" w:rsidP="00AE07EE">
      <w:pPr>
        <w:pStyle w:val="Heading3"/>
        <w:keepNext/>
        <w:numPr>
          <w:ilvl w:val="2"/>
          <w:numId w:val="8"/>
        </w:numPr>
        <w:tabs>
          <w:tab w:val="left" w:pos="1440"/>
        </w:tabs>
        <w:spacing w:before="120" w:after="120"/>
        <w:ind w:left="1440" w:hanging="900"/>
        <w:rPr>
          <w:rFonts w:ascii="Calibri Light" w:hAnsi="Calibri Light"/>
        </w:rPr>
      </w:pPr>
      <w:bookmarkStart w:id="454" w:name="_Toc406588324"/>
      <w:bookmarkStart w:id="455" w:name="_Toc491613837"/>
      <w:bookmarkStart w:id="456" w:name="_Toc512193983"/>
      <w:r w:rsidRPr="006B24F0">
        <w:rPr>
          <w:rFonts w:ascii="Calibri Light" w:hAnsi="Calibri Light"/>
        </w:rPr>
        <w:lastRenderedPageBreak/>
        <w:t>Interfaces</w:t>
      </w:r>
      <w:bookmarkEnd w:id="454"/>
      <w:bookmarkEnd w:id="455"/>
      <w:bookmarkEnd w:id="456"/>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6B24F0" w14:paraId="5D0FBD86"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3036E1D6" w14:textId="77777777" w:rsidR="00E0118B" w:rsidRPr="006B24F0" w:rsidRDefault="00C7517F" w:rsidP="0035091A">
            <w:pPr>
              <w:pStyle w:val="TableHeader-Left"/>
              <w:rPr>
                <w:rFonts w:ascii="Calibri Light" w:hAnsi="Calibri Light" w:cs="Arial"/>
              </w:rPr>
            </w:pPr>
            <w:r>
              <w:rPr>
                <w:rFonts w:ascii="Calibri Light" w:hAnsi="Calibri Light" w:cs="Arial"/>
              </w:rPr>
              <w:t xml:space="preserve">Interface Name &amp; </w:t>
            </w:r>
            <w:r w:rsidRPr="006B24F0">
              <w:rPr>
                <w:rFonts w:ascii="Calibri Light" w:hAnsi="Calibri Light" w:cs="Arial"/>
              </w:rPr>
              <w:t>Descripti</w:t>
            </w:r>
            <w:r>
              <w:rPr>
                <w:rFonts w:ascii="Calibri Light" w:hAnsi="Calibri Light" w:cs="Arial"/>
              </w:rPr>
              <w:t>on (List Requirements</w:t>
            </w:r>
            <w:r w:rsidR="001F03C3">
              <w:rPr>
                <w:rFonts w:ascii="Calibri Light" w:hAnsi="Calibri Light" w:cs="Arial"/>
              </w:rPr>
              <w:t xml:space="preserve"> met by this Interface</w:t>
            </w:r>
            <w:r w:rsidRPr="006B24F0">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44829A6B"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616AE63E"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Reference ID</w:t>
            </w:r>
          </w:p>
        </w:tc>
      </w:tr>
      <w:tr w:rsidR="0068741E" w:rsidRPr="006B24F0" w14:paraId="78A5B19A" w14:textId="77777777" w:rsidTr="0068741E">
        <w:trPr>
          <w:cantSplit/>
          <w:trHeight w:val="432"/>
          <w:tblHeader/>
        </w:trPr>
        <w:tc>
          <w:tcPr>
            <w:tcW w:w="5868" w:type="dxa"/>
            <w:tcBorders>
              <w:top w:val="threeDEmboss" w:sz="6" w:space="0" w:color="auto"/>
              <w:bottom w:val="threeDEmboss" w:sz="6" w:space="0" w:color="auto"/>
            </w:tcBorders>
            <w:shd w:val="clear" w:color="auto" w:fill="auto"/>
            <w:vAlign w:val="center"/>
          </w:tcPr>
          <w:p w14:paraId="3FE6B830" w14:textId="77777777" w:rsidR="0068741E" w:rsidRPr="0068741E" w:rsidRDefault="0068741E" w:rsidP="0035091A">
            <w:pPr>
              <w:pStyle w:val="TableHeader-Left"/>
              <w:rPr>
                <w:rFonts w:ascii="Calibri Light" w:hAnsi="Calibri Light" w:cs="Arial"/>
                <w:b w:val="0"/>
                <w:strike/>
              </w:rPr>
            </w:pPr>
            <w:r w:rsidRPr="0068741E">
              <w:rPr>
                <w:rFonts w:ascii="Calibri Light" w:hAnsi="Calibri Light" w:cs="Arial"/>
                <w:b w:val="0"/>
                <w:strike/>
              </w:rPr>
              <w:t>Ability to route a caller back to IVR to complete the survey when the agent ends the call.</w:t>
            </w:r>
          </w:p>
        </w:tc>
        <w:tc>
          <w:tcPr>
            <w:tcW w:w="1710" w:type="dxa"/>
            <w:tcBorders>
              <w:top w:val="threeDEmboss" w:sz="6" w:space="0" w:color="auto"/>
              <w:bottom w:val="threeDEmboss" w:sz="6" w:space="0" w:color="auto"/>
            </w:tcBorders>
            <w:shd w:val="clear" w:color="auto" w:fill="auto"/>
            <w:vAlign w:val="center"/>
          </w:tcPr>
          <w:p w14:paraId="1134E29B" w14:textId="77777777" w:rsidR="0068741E" w:rsidRPr="0068741E" w:rsidRDefault="0068741E" w:rsidP="0035091A">
            <w:pPr>
              <w:pStyle w:val="TableHeader-Left"/>
              <w:rPr>
                <w:rFonts w:ascii="Calibri Light" w:hAnsi="Calibri Light" w:cs="Arial"/>
                <w:b w:val="0"/>
                <w:strike/>
              </w:rPr>
            </w:pPr>
            <w:r w:rsidRPr="0068741E">
              <w:rPr>
                <w:rFonts w:ascii="Calibri Light" w:hAnsi="Calibri Light" w:cs="Arial"/>
                <w:b w:val="0"/>
                <w:strike/>
              </w:rPr>
              <w:t>Medium</w:t>
            </w:r>
          </w:p>
        </w:tc>
        <w:tc>
          <w:tcPr>
            <w:tcW w:w="1890" w:type="dxa"/>
            <w:tcBorders>
              <w:top w:val="threeDEmboss" w:sz="6" w:space="0" w:color="auto"/>
              <w:bottom w:val="threeDEmboss" w:sz="6" w:space="0" w:color="auto"/>
            </w:tcBorders>
            <w:shd w:val="clear" w:color="auto" w:fill="auto"/>
            <w:vAlign w:val="center"/>
          </w:tcPr>
          <w:p w14:paraId="34E60DA1" w14:textId="77777777" w:rsidR="0068741E" w:rsidRPr="0068741E" w:rsidRDefault="0068741E" w:rsidP="0035091A">
            <w:pPr>
              <w:pStyle w:val="TableHeader-Left"/>
              <w:rPr>
                <w:rFonts w:ascii="Calibri Light" w:hAnsi="Calibri Light" w:cs="Arial"/>
                <w:b w:val="0"/>
                <w:strike/>
              </w:rPr>
            </w:pPr>
            <w:r w:rsidRPr="0068741E">
              <w:rPr>
                <w:rFonts w:ascii="Calibri Light" w:hAnsi="Calibri Light" w:cs="Arial"/>
                <w:b w:val="0"/>
                <w:strike/>
              </w:rPr>
              <w:t>INT - CIM-CS-08-01 Route caller back to IVR to complete survey</w:t>
            </w:r>
          </w:p>
        </w:tc>
      </w:tr>
      <w:tr w:rsidR="001368FE" w:rsidRPr="006B24F0" w14:paraId="151592D5" w14:textId="77777777" w:rsidTr="0068741E">
        <w:trPr>
          <w:cantSplit/>
          <w:trHeight w:val="432"/>
          <w:tblHeader/>
        </w:trPr>
        <w:tc>
          <w:tcPr>
            <w:tcW w:w="5868" w:type="dxa"/>
            <w:tcBorders>
              <w:top w:val="threeDEmboss" w:sz="6" w:space="0" w:color="auto"/>
              <w:bottom w:val="threeDEmboss" w:sz="6" w:space="0" w:color="auto"/>
            </w:tcBorders>
            <w:shd w:val="clear" w:color="auto" w:fill="auto"/>
            <w:vAlign w:val="center"/>
          </w:tcPr>
          <w:p w14:paraId="079B522A" w14:textId="77777777" w:rsidR="001368FE" w:rsidRPr="0068741E" w:rsidRDefault="001368FE" w:rsidP="0035091A">
            <w:pPr>
              <w:pStyle w:val="TableHeader-Left"/>
              <w:rPr>
                <w:rFonts w:ascii="Calibri Light" w:hAnsi="Calibri Light" w:cs="Arial"/>
                <w:b w:val="0"/>
                <w:strike/>
              </w:rPr>
            </w:pPr>
            <w:r w:rsidRPr="001368FE">
              <w:rPr>
                <w:rFonts w:ascii="Calibri Light" w:hAnsi="Calibri Light" w:cs="Arial"/>
                <w:b w:val="0"/>
                <w:strike/>
              </w:rPr>
              <w:t xml:space="preserve">Voice of the Customer Survey Tool shall interface with C4C to create Interaction Records for assigned business customers based on survey results  </w:t>
            </w:r>
          </w:p>
        </w:tc>
        <w:tc>
          <w:tcPr>
            <w:tcW w:w="1710" w:type="dxa"/>
            <w:tcBorders>
              <w:top w:val="threeDEmboss" w:sz="6" w:space="0" w:color="auto"/>
              <w:bottom w:val="threeDEmboss" w:sz="6" w:space="0" w:color="auto"/>
            </w:tcBorders>
            <w:shd w:val="clear" w:color="auto" w:fill="auto"/>
            <w:vAlign w:val="center"/>
          </w:tcPr>
          <w:p w14:paraId="6CABDA6A" w14:textId="77777777" w:rsidR="001368FE" w:rsidRPr="0068741E" w:rsidRDefault="001368FE" w:rsidP="0035091A">
            <w:pPr>
              <w:pStyle w:val="TableHeader-Left"/>
              <w:rPr>
                <w:rFonts w:ascii="Calibri Light" w:hAnsi="Calibri Light" w:cs="Arial"/>
                <w:b w:val="0"/>
                <w:strike/>
              </w:rPr>
            </w:pPr>
            <w:r>
              <w:rPr>
                <w:rFonts w:ascii="Calibri Light" w:hAnsi="Calibri Light" w:cs="Arial"/>
                <w:b w:val="0"/>
                <w:strike/>
              </w:rPr>
              <w:t>Medium</w:t>
            </w:r>
          </w:p>
        </w:tc>
        <w:tc>
          <w:tcPr>
            <w:tcW w:w="1890" w:type="dxa"/>
            <w:tcBorders>
              <w:top w:val="threeDEmboss" w:sz="6" w:space="0" w:color="auto"/>
              <w:bottom w:val="threeDEmboss" w:sz="6" w:space="0" w:color="auto"/>
            </w:tcBorders>
            <w:shd w:val="clear" w:color="auto" w:fill="auto"/>
            <w:vAlign w:val="center"/>
          </w:tcPr>
          <w:p w14:paraId="17E70773" w14:textId="77777777" w:rsidR="001368FE" w:rsidRPr="0068741E" w:rsidRDefault="001368FE" w:rsidP="0035091A">
            <w:pPr>
              <w:pStyle w:val="TableHeader-Left"/>
              <w:rPr>
                <w:rFonts w:ascii="Calibri Light" w:hAnsi="Calibri Light" w:cs="Arial"/>
                <w:b w:val="0"/>
                <w:strike/>
              </w:rPr>
            </w:pPr>
            <w:r w:rsidRPr="001368FE">
              <w:rPr>
                <w:rFonts w:ascii="Calibri Light" w:hAnsi="Calibri Light" w:cs="Arial"/>
                <w:b w:val="0"/>
                <w:strike/>
              </w:rPr>
              <w:t>INT - CIM-CS-08-02 Voice of the customer survey tool to create IR in C4C</w:t>
            </w:r>
          </w:p>
        </w:tc>
      </w:tr>
      <w:tr w:rsidR="001368FE" w:rsidRPr="006B24F0" w14:paraId="79C415AA" w14:textId="77777777" w:rsidTr="0068741E">
        <w:trPr>
          <w:cantSplit/>
          <w:trHeight w:val="432"/>
          <w:tblHeader/>
        </w:trPr>
        <w:tc>
          <w:tcPr>
            <w:tcW w:w="5868" w:type="dxa"/>
            <w:tcBorders>
              <w:top w:val="threeDEmboss" w:sz="6" w:space="0" w:color="auto"/>
              <w:bottom w:val="threeDEmboss" w:sz="6" w:space="0" w:color="auto"/>
            </w:tcBorders>
            <w:shd w:val="clear" w:color="auto" w:fill="auto"/>
            <w:vAlign w:val="center"/>
          </w:tcPr>
          <w:p w14:paraId="77AEB6DD" w14:textId="77777777" w:rsidR="001368FE" w:rsidRPr="001368FE" w:rsidRDefault="001368FE" w:rsidP="0035091A">
            <w:pPr>
              <w:pStyle w:val="TableHeader-Left"/>
              <w:rPr>
                <w:rFonts w:ascii="Calibri Light" w:hAnsi="Calibri Light" w:cs="Arial"/>
                <w:b w:val="0"/>
                <w:strike/>
              </w:rPr>
            </w:pPr>
            <w:r w:rsidRPr="001368FE">
              <w:rPr>
                <w:rFonts w:ascii="Calibri Light" w:hAnsi="Calibri Light" w:cs="Arial"/>
                <w:b w:val="0"/>
                <w:strike/>
              </w:rPr>
              <w:t>Ability for system to interface with Voice Of The Customer Survey Tool to send survey to Assigned Business customers based on business rules.</w:t>
            </w:r>
          </w:p>
        </w:tc>
        <w:tc>
          <w:tcPr>
            <w:tcW w:w="1710" w:type="dxa"/>
            <w:tcBorders>
              <w:top w:val="threeDEmboss" w:sz="6" w:space="0" w:color="auto"/>
              <w:bottom w:val="threeDEmboss" w:sz="6" w:space="0" w:color="auto"/>
            </w:tcBorders>
            <w:shd w:val="clear" w:color="auto" w:fill="auto"/>
            <w:vAlign w:val="center"/>
          </w:tcPr>
          <w:p w14:paraId="04AA330D" w14:textId="77777777" w:rsidR="001368FE" w:rsidRDefault="001368FE" w:rsidP="0035091A">
            <w:pPr>
              <w:pStyle w:val="TableHeader-Left"/>
              <w:rPr>
                <w:rFonts w:ascii="Calibri Light" w:hAnsi="Calibri Light" w:cs="Arial"/>
                <w:b w:val="0"/>
                <w:strike/>
              </w:rPr>
            </w:pPr>
            <w:r>
              <w:rPr>
                <w:rFonts w:ascii="Calibri Light" w:hAnsi="Calibri Light" w:cs="Arial"/>
                <w:b w:val="0"/>
                <w:strike/>
              </w:rPr>
              <w:t>Medium</w:t>
            </w:r>
          </w:p>
        </w:tc>
        <w:tc>
          <w:tcPr>
            <w:tcW w:w="1890" w:type="dxa"/>
            <w:tcBorders>
              <w:top w:val="threeDEmboss" w:sz="6" w:space="0" w:color="auto"/>
              <w:bottom w:val="threeDEmboss" w:sz="6" w:space="0" w:color="auto"/>
            </w:tcBorders>
            <w:shd w:val="clear" w:color="auto" w:fill="auto"/>
            <w:vAlign w:val="center"/>
          </w:tcPr>
          <w:p w14:paraId="10752975" w14:textId="77777777" w:rsidR="001368FE" w:rsidRPr="001368FE" w:rsidRDefault="001368FE" w:rsidP="0035091A">
            <w:pPr>
              <w:pStyle w:val="TableHeader-Left"/>
              <w:rPr>
                <w:rFonts w:ascii="Calibri Light" w:hAnsi="Calibri Light" w:cs="Arial"/>
                <w:b w:val="0"/>
                <w:strike/>
              </w:rPr>
            </w:pPr>
            <w:r w:rsidRPr="001368FE">
              <w:rPr>
                <w:rFonts w:ascii="Calibri Light" w:hAnsi="Calibri Light" w:cs="Arial"/>
                <w:b w:val="0"/>
                <w:strike/>
              </w:rPr>
              <w:t xml:space="preserve">INT-CIM-CS-08-03 Send survey to Assigned </w:t>
            </w:r>
            <w:proofErr w:type="spellStart"/>
            <w:r w:rsidRPr="001368FE">
              <w:rPr>
                <w:rFonts w:ascii="Calibri Light" w:hAnsi="Calibri Light" w:cs="Arial"/>
                <w:b w:val="0"/>
                <w:strike/>
              </w:rPr>
              <w:t>non residential</w:t>
            </w:r>
            <w:proofErr w:type="spellEnd"/>
            <w:r w:rsidRPr="001368FE">
              <w:rPr>
                <w:rFonts w:ascii="Calibri Light" w:hAnsi="Calibri Light" w:cs="Arial"/>
                <w:b w:val="0"/>
                <w:strike/>
              </w:rPr>
              <w:t xml:space="preserve"> customer via Voice of the customer survey tool</w:t>
            </w:r>
          </w:p>
        </w:tc>
      </w:tr>
      <w:tr w:rsidR="001368FE" w:rsidRPr="006B24F0" w14:paraId="1D0279A9" w14:textId="77777777" w:rsidTr="0068741E">
        <w:trPr>
          <w:cantSplit/>
          <w:trHeight w:val="432"/>
          <w:tblHeader/>
        </w:trPr>
        <w:tc>
          <w:tcPr>
            <w:tcW w:w="5868" w:type="dxa"/>
            <w:tcBorders>
              <w:top w:val="threeDEmboss" w:sz="6" w:space="0" w:color="auto"/>
              <w:bottom w:val="threeDEmboss" w:sz="6" w:space="0" w:color="auto"/>
            </w:tcBorders>
            <w:shd w:val="clear" w:color="auto" w:fill="auto"/>
            <w:vAlign w:val="center"/>
          </w:tcPr>
          <w:p w14:paraId="72800262" w14:textId="77777777" w:rsidR="001368FE" w:rsidRPr="001368FE" w:rsidRDefault="001368FE" w:rsidP="0035091A">
            <w:pPr>
              <w:pStyle w:val="TableHeader-Left"/>
              <w:rPr>
                <w:rFonts w:ascii="Calibri Light" w:hAnsi="Calibri Light" w:cs="Arial"/>
                <w:b w:val="0"/>
                <w:strike/>
              </w:rPr>
            </w:pPr>
            <w:r w:rsidRPr="001368FE">
              <w:rPr>
                <w:rFonts w:ascii="Calibri Light" w:hAnsi="Calibri Light" w:cs="Arial"/>
                <w:b w:val="0"/>
                <w:strike/>
              </w:rPr>
              <w:t>The survey tool (3rd party tool) shall send a response to a designated employee based on business rule when the survey response is completed</w:t>
            </w:r>
          </w:p>
        </w:tc>
        <w:tc>
          <w:tcPr>
            <w:tcW w:w="1710" w:type="dxa"/>
            <w:tcBorders>
              <w:top w:val="threeDEmboss" w:sz="6" w:space="0" w:color="auto"/>
              <w:bottom w:val="threeDEmboss" w:sz="6" w:space="0" w:color="auto"/>
            </w:tcBorders>
            <w:shd w:val="clear" w:color="auto" w:fill="auto"/>
            <w:vAlign w:val="center"/>
          </w:tcPr>
          <w:p w14:paraId="33E84B89" w14:textId="77777777" w:rsidR="001368FE" w:rsidRDefault="001368FE" w:rsidP="0035091A">
            <w:pPr>
              <w:pStyle w:val="TableHeader-Left"/>
              <w:rPr>
                <w:rFonts w:ascii="Calibri Light" w:hAnsi="Calibri Light" w:cs="Arial"/>
                <w:b w:val="0"/>
                <w:strike/>
              </w:rPr>
            </w:pPr>
            <w:r>
              <w:rPr>
                <w:rFonts w:ascii="Calibri Light" w:hAnsi="Calibri Light" w:cs="Arial"/>
                <w:b w:val="0"/>
                <w:strike/>
              </w:rPr>
              <w:t>Medium</w:t>
            </w:r>
          </w:p>
        </w:tc>
        <w:tc>
          <w:tcPr>
            <w:tcW w:w="1890" w:type="dxa"/>
            <w:tcBorders>
              <w:top w:val="threeDEmboss" w:sz="6" w:space="0" w:color="auto"/>
              <w:bottom w:val="threeDEmboss" w:sz="6" w:space="0" w:color="auto"/>
            </w:tcBorders>
            <w:shd w:val="clear" w:color="auto" w:fill="auto"/>
            <w:vAlign w:val="center"/>
          </w:tcPr>
          <w:p w14:paraId="71A689D4" w14:textId="77777777" w:rsidR="001368FE" w:rsidRPr="001368FE" w:rsidRDefault="001368FE" w:rsidP="0035091A">
            <w:pPr>
              <w:pStyle w:val="TableHeader-Left"/>
              <w:rPr>
                <w:rFonts w:ascii="Calibri Light" w:hAnsi="Calibri Light" w:cs="Arial"/>
                <w:b w:val="0"/>
                <w:strike/>
              </w:rPr>
            </w:pPr>
            <w:r w:rsidRPr="001368FE">
              <w:rPr>
                <w:rFonts w:ascii="Calibri Light" w:hAnsi="Calibri Light" w:cs="Arial"/>
                <w:b w:val="0"/>
                <w:strike/>
              </w:rPr>
              <w:t>INT-CIM-CS-08-03 Notify employee on a survey response</w:t>
            </w:r>
          </w:p>
        </w:tc>
      </w:tr>
      <w:tr w:rsidR="001368FE" w:rsidRPr="006B24F0" w14:paraId="45C27946" w14:textId="77777777" w:rsidTr="0068741E">
        <w:trPr>
          <w:cantSplit/>
          <w:trHeight w:val="432"/>
          <w:tblHeader/>
        </w:trPr>
        <w:tc>
          <w:tcPr>
            <w:tcW w:w="5868" w:type="dxa"/>
            <w:tcBorders>
              <w:top w:val="threeDEmboss" w:sz="6" w:space="0" w:color="auto"/>
              <w:bottom w:val="threeDEmboss" w:sz="6" w:space="0" w:color="auto"/>
            </w:tcBorders>
            <w:shd w:val="clear" w:color="auto" w:fill="auto"/>
            <w:vAlign w:val="center"/>
          </w:tcPr>
          <w:p w14:paraId="030214C0" w14:textId="77777777" w:rsidR="001368FE" w:rsidRPr="001368FE" w:rsidRDefault="001368FE" w:rsidP="0035091A">
            <w:pPr>
              <w:pStyle w:val="TableHeader-Left"/>
              <w:rPr>
                <w:rFonts w:ascii="Calibri Light" w:hAnsi="Calibri Light" w:cs="Arial"/>
                <w:b w:val="0"/>
                <w:strike/>
              </w:rPr>
            </w:pPr>
            <w:r w:rsidRPr="001368FE">
              <w:rPr>
                <w:rFonts w:ascii="Calibri Light" w:hAnsi="Calibri Light" w:cs="Arial"/>
                <w:b w:val="0"/>
                <w:strike/>
              </w:rPr>
              <w:t>Ability for system to record if the BP has previously received a survey with detail such as transaction date, transaction type, 3rd party name &amp; indicator (</w:t>
            </w:r>
            <w:proofErr w:type="spellStart"/>
            <w:r w:rsidRPr="001368FE">
              <w:rPr>
                <w:rFonts w:ascii="Calibri Light" w:hAnsi="Calibri Light" w:cs="Arial"/>
                <w:b w:val="0"/>
                <w:strike/>
              </w:rPr>
              <w:t>eg</w:t>
            </w:r>
            <w:proofErr w:type="spellEnd"/>
            <w:r w:rsidRPr="001368FE">
              <w:rPr>
                <w:rFonts w:ascii="Calibri Light" w:hAnsi="Calibri Light" w:cs="Arial"/>
                <w:b w:val="0"/>
                <w:strike/>
              </w:rPr>
              <w:t xml:space="preserve"> Voice Of The Customer Survey Tool)</w:t>
            </w:r>
          </w:p>
        </w:tc>
        <w:tc>
          <w:tcPr>
            <w:tcW w:w="1710" w:type="dxa"/>
            <w:tcBorders>
              <w:top w:val="threeDEmboss" w:sz="6" w:space="0" w:color="auto"/>
              <w:bottom w:val="threeDEmboss" w:sz="6" w:space="0" w:color="auto"/>
            </w:tcBorders>
            <w:shd w:val="clear" w:color="auto" w:fill="auto"/>
            <w:vAlign w:val="center"/>
          </w:tcPr>
          <w:p w14:paraId="01E2C0C0" w14:textId="77777777" w:rsidR="001368FE" w:rsidRDefault="001368FE" w:rsidP="0035091A">
            <w:pPr>
              <w:pStyle w:val="TableHeader-Left"/>
              <w:rPr>
                <w:rFonts w:ascii="Calibri Light" w:hAnsi="Calibri Light" w:cs="Arial"/>
                <w:b w:val="0"/>
                <w:strike/>
              </w:rPr>
            </w:pPr>
            <w:r>
              <w:rPr>
                <w:rFonts w:ascii="Calibri Light" w:hAnsi="Calibri Light" w:cs="Arial"/>
                <w:b w:val="0"/>
                <w:strike/>
              </w:rPr>
              <w:t>Medium</w:t>
            </w:r>
          </w:p>
        </w:tc>
        <w:tc>
          <w:tcPr>
            <w:tcW w:w="1890" w:type="dxa"/>
            <w:tcBorders>
              <w:top w:val="threeDEmboss" w:sz="6" w:space="0" w:color="auto"/>
              <w:bottom w:val="threeDEmboss" w:sz="6" w:space="0" w:color="auto"/>
            </w:tcBorders>
            <w:shd w:val="clear" w:color="auto" w:fill="auto"/>
            <w:vAlign w:val="center"/>
          </w:tcPr>
          <w:p w14:paraId="730945AA" w14:textId="77777777" w:rsidR="001368FE" w:rsidRPr="001368FE" w:rsidRDefault="001368FE" w:rsidP="0035091A">
            <w:pPr>
              <w:pStyle w:val="TableHeader-Left"/>
              <w:rPr>
                <w:rFonts w:ascii="Calibri Light" w:hAnsi="Calibri Light" w:cs="Arial"/>
                <w:b w:val="0"/>
                <w:strike/>
              </w:rPr>
            </w:pPr>
            <w:r w:rsidRPr="001368FE">
              <w:rPr>
                <w:rFonts w:ascii="Calibri Light" w:hAnsi="Calibri Light" w:cs="Arial"/>
                <w:b w:val="0"/>
                <w:strike/>
              </w:rPr>
              <w:t>INT-CIM-CS-08-04 Rec</w:t>
            </w:r>
            <w:r>
              <w:rPr>
                <w:rFonts w:ascii="Calibri Light" w:hAnsi="Calibri Light" w:cs="Arial"/>
                <w:b w:val="0"/>
                <w:strike/>
              </w:rPr>
              <w:t>e</w:t>
            </w:r>
            <w:r w:rsidRPr="001368FE">
              <w:rPr>
                <w:rFonts w:ascii="Calibri Light" w:hAnsi="Calibri Light" w:cs="Arial"/>
                <w:b w:val="0"/>
                <w:strike/>
              </w:rPr>
              <w:t>ived and store survey data from 3rd party and store in SAP</w:t>
            </w:r>
          </w:p>
        </w:tc>
      </w:tr>
      <w:tr w:rsidR="001368FE" w:rsidRPr="006B24F0" w14:paraId="41CE2428" w14:textId="77777777" w:rsidTr="0068741E">
        <w:trPr>
          <w:cantSplit/>
          <w:trHeight w:val="432"/>
          <w:tblHeader/>
        </w:trPr>
        <w:tc>
          <w:tcPr>
            <w:tcW w:w="5868" w:type="dxa"/>
            <w:tcBorders>
              <w:top w:val="threeDEmboss" w:sz="6" w:space="0" w:color="auto"/>
              <w:bottom w:val="threeDEmboss" w:sz="6" w:space="0" w:color="auto"/>
            </w:tcBorders>
            <w:shd w:val="clear" w:color="auto" w:fill="auto"/>
            <w:vAlign w:val="center"/>
          </w:tcPr>
          <w:p w14:paraId="50B341A1" w14:textId="77777777" w:rsidR="001368FE" w:rsidRPr="001368FE" w:rsidRDefault="001368FE" w:rsidP="0035091A">
            <w:pPr>
              <w:pStyle w:val="TableHeader-Left"/>
              <w:rPr>
                <w:rFonts w:ascii="Calibri Light" w:hAnsi="Calibri Light" w:cs="Arial"/>
                <w:b w:val="0"/>
                <w:strike/>
              </w:rPr>
            </w:pPr>
            <w:r w:rsidRPr="001368FE">
              <w:rPr>
                <w:rFonts w:ascii="Calibri Light" w:hAnsi="Calibri Light" w:cs="Arial"/>
                <w:b w:val="0"/>
                <w:strike/>
              </w:rPr>
              <w:t>Ability for the system to provide transaction reference attributes (activity id, work order id etc.) as part of the survey response</w:t>
            </w:r>
          </w:p>
        </w:tc>
        <w:tc>
          <w:tcPr>
            <w:tcW w:w="1710" w:type="dxa"/>
            <w:tcBorders>
              <w:top w:val="threeDEmboss" w:sz="6" w:space="0" w:color="auto"/>
              <w:bottom w:val="threeDEmboss" w:sz="6" w:space="0" w:color="auto"/>
            </w:tcBorders>
            <w:shd w:val="clear" w:color="auto" w:fill="auto"/>
            <w:vAlign w:val="center"/>
          </w:tcPr>
          <w:p w14:paraId="07E9971B" w14:textId="77777777" w:rsidR="001368FE" w:rsidRDefault="001368FE" w:rsidP="0035091A">
            <w:pPr>
              <w:pStyle w:val="TableHeader-Left"/>
              <w:rPr>
                <w:rFonts w:ascii="Calibri Light" w:hAnsi="Calibri Light" w:cs="Arial"/>
                <w:b w:val="0"/>
                <w:strike/>
              </w:rPr>
            </w:pPr>
            <w:r>
              <w:rPr>
                <w:rFonts w:ascii="Calibri Light" w:hAnsi="Calibri Light" w:cs="Arial"/>
                <w:b w:val="0"/>
                <w:strike/>
              </w:rPr>
              <w:t>Medium</w:t>
            </w:r>
          </w:p>
        </w:tc>
        <w:tc>
          <w:tcPr>
            <w:tcW w:w="1890" w:type="dxa"/>
            <w:tcBorders>
              <w:top w:val="threeDEmboss" w:sz="6" w:space="0" w:color="auto"/>
              <w:bottom w:val="threeDEmboss" w:sz="6" w:space="0" w:color="auto"/>
            </w:tcBorders>
            <w:shd w:val="clear" w:color="auto" w:fill="auto"/>
            <w:vAlign w:val="center"/>
          </w:tcPr>
          <w:p w14:paraId="2756A394" w14:textId="77777777" w:rsidR="001368FE" w:rsidRPr="001368FE" w:rsidRDefault="001368FE" w:rsidP="0035091A">
            <w:pPr>
              <w:pStyle w:val="TableHeader-Left"/>
              <w:rPr>
                <w:rFonts w:ascii="Calibri Light" w:hAnsi="Calibri Light" w:cs="Arial"/>
                <w:b w:val="0"/>
                <w:strike/>
              </w:rPr>
            </w:pPr>
            <w:r w:rsidRPr="001368FE">
              <w:rPr>
                <w:rFonts w:ascii="Calibri Light" w:hAnsi="Calibri Light" w:cs="Arial"/>
                <w:b w:val="0"/>
                <w:strike/>
              </w:rPr>
              <w:t>INT-CIM-CS-08-04 Third party to provide transaction reference attributes for survey response</w:t>
            </w:r>
          </w:p>
        </w:tc>
      </w:tr>
    </w:tbl>
    <w:p w14:paraId="1C4DDFA3" w14:textId="77777777" w:rsidR="00E0118B" w:rsidRPr="006B24F0" w:rsidRDefault="00E0118B" w:rsidP="00AE07EE">
      <w:pPr>
        <w:pStyle w:val="Heading3"/>
        <w:keepNext/>
        <w:numPr>
          <w:ilvl w:val="2"/>
          <w:numId w:val="8"/>
        </w:numPr>
        <w:tabs>
          <w:tab w:val="left" w:pos="1440"/>
        </w:tabs>
        <w:spacing w:before="120" w:after="120"/>
        <w:ind w:left="1440" w:hanging="900"/>
        <w:rPr>
          <w:rFonts w:ascii="Calibri Light" w:hAnsi="Calibri Light"/>
        </w:rPr>
      </w:pPr>
      <w:bookmarkStart w:id="457" w:name="_Toc406588325"/>
      <w:bookmarkStart w:id="458" w:name="_Toc491613838"/>
      <w:bookmarkStart w:id="459" w:name="_Toc512193984"/>
      <w:r w:rsidRPr="006B24F0">
        <w:rPr>
          <w:rFonts w:ascii="Calibri Light" w:hAnsi="Calibri Light"/>
        </w:rPr>
        <w:t>Conversion</w:t>
      </w:r>
      <w:bookmarkEnd w:id="457"/>
      <w:bookmarkEnd w:id="458"/>
      <w:bookmarkEnd w:id="459"/>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6B24F0" w14:paraId="52A05C66"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7289202B" w14:textId="77777777" w:rsidR="00E0118B" w:rsidRPr="006B24F0" w:rsidRDefault="00C7517F" w:rsidP="0035091A">
            <w:pPr>
              <w:pStyle w:val="TableHeader-Left"/>
              <w:rPr>
                <w:rFonts w:ascii="Calibri Light" w:hAnsi="Calibri Light" w:cs="Arial"/>
              </w:rPr>
            </w:pPr>
            <w:r>
              <w:rPr>
                <w:rFonts w:ascii="Calibri Light" w:hAnsi="Calibri Light" w:cs="Arial"/>
              </w:rPr>
              <w:t xml:space="preserve">Conversion Name &amp; </w:t>
            </w:r>
            <w:r w:rsidRPr="006B24F0">
              <w:rPr>
                <w:rFonts w:ascii="Calibri Light" w:hAnsi="Calibri Light" w:cs="Arial"/>
              </w:rPr>
              <w:t>Descripti</w:t>
            </w:r>
            <w:r>
              <w:rPr>
                <w:rFonts w:ascii="Calibri Light" w:hAnsi="Calibri Light" w:cs="Arial"/>
              </w:rPr>
              <w:t>on (List Requirements</w:t>
            </w:r>
            <w:r w:rsidR="001F03C3">
              <w:rPr>
                <w:rFonts w:ascii="Calibri Light" w:hAnsi="Calibri Light" w:cs="Arial"/>
              </w:rPr>
              <w:t xml:space="preserve"> met by this Conversion</w:t>
            </w:r>
            <w:r w:rsidRPr="006B24F0">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11A3F50E"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59FCCF0F"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Reference ID</w:t>
            </w:r>
          </w:p>
        </w:tc>
      </w:tr>
      <w:tr w:rsidR="00E0118B" w:rsidRPr="006B24F0" w14:paraId="43393D72" w14:textId="77777777" w:rsidTr="0035091A">
        <w:trPr>
          <w:cantSplit/>
          <w:trHeight w:val="432"/>
        </w:trPr>
        <w:tc>
          <w:tcPr>
            <w:tcW w:w="5868" w:type="dxa"/>
            <w:tcBorders>
              <w:top w:val="threeDEmboss" w:sz="6" w:space="0" w:color="auto"/>
              <w:bottom w:val="single" w:sz="6" w:space="0" w:color="auto"/>
            </w:tcBorders>
            <w:vAlign w:val="center"/>
          </w:tcPr>
          <w:p w14:paraId="6D0588BF" w14:textId="77777777" w:rsidR="00E0118B" w:rsidRPr="006B24F0" w:rsidRDefault="0076644F" w:rsidP="0035091A">
            <w:pPr>
              <w:pStyle w:val="TableField-Left"/>
              <w:rPr>
                <w:rFonts w:ascii="Calibri Light" w:hAnsi="Calibri Light" w:cs="Arial"/>
              </w:rPr>
            </w:pPr>
            <w:r>
              <w:rPr>
                <w:rFonts w:ascii="Calibri Light" w:hAnsi="Calibri Light" w:cs="Arial"/>
              </w:rPr>
              <w:t>N/A</w:t>
            </w:r>
          </w:p>
        </w:tc>
        <w:tc>
          <w:tcPr>
            <w:tcW w:w="1710" w:type="dxa"/>
            <w:tcBorders>
              <w:top w:val="threeDEmboss" w:sz="6" w:space="0" w:color="auto"/>
              <w:bottom w:val="single" w:sz="6" w:space="0" w:color="auto"/>
            </w:tcBorders>
            <w:vAlign w:val="center"/>
          </w:tcPr>
          <w:p w14:paraId="085C0379" w14:textId="77777777" w:rsidR="00E0118B" w:rsidRPr="006B24F0" w:rsidRDefault="00E0118B" w:rsidP="0035091A">
            <w:pPr>
              <w:pStyle w:val="TableField-Left"/>
              <w:rPr>
                <w:rFonts w:ascii="Calibri Light" w:hAnsi="Calibri Light" w:cs="Arial"/>
              </w:rPr>
            </w:pPr>
          </w:p>
        </w:tc>
        <w:tc>
          <w:tcPr>
            <w:tcW w:w="1890" w:type="dxa"/>
            <w:tcBorders>
              <w:top w:val="threeDEmboss" w:sz="6" w:space="0" w:color="auto"/>
              <w:bottom w:val="single" w:sz="6" w:space="0" w:color="auto"/>
            </w:tcBorders>
            <w:vAlign w:val="center"/>
          </w:tcPr>
          <w:p w14:paraId="4CFDE4A4" w14:textId="77777777" w:rsidR="00E0118B" w:rsidRPr="006B24F0" w:rsidRDefault="00E0118B" w:rsidP="0035091A">
            <w:pPr>
              <w:pStyle w:val="TableField-Left"/>
              <w:rPr>
                <w:rFonts w:ascii="Calibri Light" w:hAnsi="Calibri Light" w:cs="Arial"/>
              </w:rPr>
            </w:pPr>
          </w:p>
        </w:tc>
      </w:tr>
    </w:tbl>
    <w:p w14:paraId="05F71E67" w14:textId="77777777" w:rsidR="00E0118B" w:rsidRPr="006B24F0" w:rsidRDefault="002F1623" w:rsidP="00AE07EE">
      <w:pPr>
        <w:pStyle w:val="Heading3"/>
        <w:keepNext/>
        <w:numPr>
          <w:ilvl w:val="2"/>
          <w:numId w:val="8"/>
        </w:numPr>
        <w:tabs>
          <w:tab w:val="left" w:pos="1440"/>
        </w:tabs>
        <w:spacing w:before="120" w:after="120"/>
        <w:ind w:left="1440" w:hanging="900"/>
        <w:rPr>
          <w:rFonts w:ascii="Calibri Light" w:hAnsi="Calibri Light"/>
        </w:rPr>
      </w:pPr>
      <w:bookmarkStart w:id="460" w:name="_Toc406588326"/>
      <w:bookmarkStart w:id="461" w:name="_Toc491613839"/>
      <w:bookmarkStart w:id="462" w:name="_Toc512193985"/>
      <w:r>
        <w:rPr>
          <w:rFonts w:ascii="Calibri Light" w:hAnsi="Calibri Light"/>
        </w:rPr>
        <w:t>Extension/</w:t>
      </w:r>
      <w:r w:rsidR="00E0118B" w:rsidRPr="006B24F0">
        <w:rPr>
          <w:rFonts w:ascii="Calibri Light" w:hAnsi="Calibri Light"/>
        </w:rPr>
        <w:t>Enhancements</w:t>
      </w:r>
      <w:bookmarkEnd w:id="460"/>
      <w:bookmarkEnd w:id="461"/>
      <w:bookmarkEnd w:id="462"/>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6B24F0" w14:paraId="49F91EE4"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7455FCAD" w14:textId="77777777" w:rsidR="00E0118B" w:rsidRPr="006B24F0" w:rsidRDefault="001368B5" w:rsidP="0035091A">
            <w:pPr>
              <w:pStyle w:val="TableHeader-Left"/>
              <w:rPr>
                <w:rFonts w:ascii="Calibri Light" w:hAnsi="Calibri Light" w:cs="Arial"/>
              </w:rPr>
            </w:pPr>
            <w:r>
              <w:rPr>
                <w:rFonts w:ascii="Calibri Light" w:hAnsi="Calibri Light" w:cs="Arial"/>
              </w:rPr>
              <w:t xml:space="preserve">Extension Name &amp; </w:t>
            </w:r>
            <w:r w:rsidRPr="006B24F0">
              <w:rPr>
                <w:rFonts w:ascii="Calibri Light" w:hAnsi="Calibri Light" w:cs="Arial"/>
              </w:rPr>
              <w:t>Descripti</w:t>
            </w:r>
            <w:r>
              <w:rPr>
                <w:rFonts w:ascii="Calibri Light" w:hAnsi="Calibri Light" w:cs="Arial"/>
              </w:rPr>
              <w:t>on (List Requirements</w:t>
            </w:r>
            <w:r w:rsidR="004B1A4F">
              <w:rPr>
                <w:rFonts w:ascii="Calibri Light" w:hAnsi="Calibri Light" w:cs="Arial"/>
              </w:rPr>
              <w:t xml:space="preserve"> met by this Extension</w:t>
            </w:r>
            <w:r w:rsidRPr="006B24F0">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21CB7FF2"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16F82D93"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Reference ID</w:t>
            </w:r>
          </w:p>
        </w:tc>
      </w:tr>
      <w:tr w:rsidR="0068741E" w:rsidRPr="006B24F0" w14:paraId="0EA8BBA3" w14:textId="77777777" w:rsidTr="0068741E">
        <w:trPr>
          <w:cantSplit/>
          <w:trHeight w:val="432"/>
        </w:trPr>
        <w:tc>
          <w:tcPr>
            <w:tcW w:w="5868" w:type="dxa"/>
            <w:tcBorders>
              <w:top w:val="single" w:sz="6" w:space="0" w:color="auto"/>
              <w:bottom w:val="single" w:sz="6" w:space="0" w:color="auto"/>
            </w:tcBorders>
            <w:vAlign w:val="center"/>
          </w:tcPr>
          <w:p w14:paraId="7522FD65" w14:textId="77777777" w:rsidR="0068741E" w:rsidRPr="00BB3B00" w:rsidRDefault="0068741E" w:rsidP="00793A99">
            <w:pPr>
              <w:pStyle w:val="TableField-Left"/>
              <w:rPr>
                <w:rFonts w:ascii="Calibri Light" w:hAnsi="Calibri Light" w:cs="Arial"/>
                <w:strike/>
              </w:rPr>
            </w:pPr>
            <w:r w:rsidRPr="0068741E">
              <w:rPr>
                <w:rFonts w:ascii="Calibri Light" w:hAnsi="Calibri Light" w:cs="Arial"/>
                <w:strike/>
              </w:rPr>
              <w:t>System to automatically default system date to end date on a complaint when the complaint status is closed or completed or canceled. User is able to overwrite the end date.</w:t>
            </w:r>
          </w:p>
        </w:tc>
        <w:tc>
          <w:tcPr>
            <w:tcW w:w="1710" w:type="dxa"/>
            <w:tcBorders>
              <w:top w:val="single" w:sz="6" w:space="0" w:color="auto"/>
              <w:bottom w:val="single" w:sz="6" w:space="0" w:color="auto"/>
            </w:tcBorders>
            <w:vAlign w:val="center"/>
          </w:tcPr>
          <w:p w14:paraId="5A601376" w14:textId="77777777" w:rsidR="0068741E" w:rsidRPr="00BB3B00" w:rsidRDefault="0068741E" w:rsidP="0035091A">
            <w:pPr>
              <w:pStyle w:val="TableField-Left"/>
              <w:rPr>
                <w:rFonts w:ascii="Calibri Light" w:hAnsi="Calibri Light" w:cs="Arial"/>
                <w:strike/>
              </w:rPr>
            </w:pPr>
            <w:r>
              <w:rPr>
                <w:rFonts w:ascii="Calibri Light" w:hAnsi="Calibri Light" w:cs="Arial"/>
                <w:strike/>
              </w:rPr>
              <w:t>Medium</w:t>
            </w:r>
          </w:p>
        </w:tc>
        <w:tc>
          <w:tcPr>
            <w:tcW w:w="1890" w:type="dxa"/>
            <w:tcBorders>
              <w:top w:val="single" w:sz="6" w:space="0" w:color="auto"/>
              <w:bottom w:val="single" w:sz="6" w:space="0" w:color="auto"/>
            </w:tcBorders>
            <w:vAlign w:val="center"/>
          </w:tcPr>
          <w:p w14:paraId="32D774CD" w14:textId="77777777" w:rsidR="0068741E" w:rsidRPr="00BB3B00" w:rsidRDefault="0068741E" w:rsidP="0035091A">
            <w:pPr>
              <w:pStyle w:val="TableField-Left"/>
              <w:rPr>
                <w:rFonts w:ascii="Calibri Light" w:hAnsi="Calibri Light" w:cs="Arial"/>
                <w:strike/>
              </w:rPr>
            </w:pPr>
            <w:r w:rsidRPr="0068741E">
              <w:rPr>
                <w:rFonts w:ascii="Calibri Light" w:hAnsi="Calibri Light" w:cs="Arial"/>
                <w:strike/>
              </w:rPr>
              <w:t>ENH-CIM-CS-08-01 Default End Date to BPEM</w:t>
            </w:r>
          </w:p>
        </w:tc>
      </w:tr>
      <w:tr w:rsidR="0068741E" w:rsidRPr="006B24F0" w14:paraId="42071136" w14:textId="77777777" w:rsidTr="0068741E">
        <w:trPr>
          <w:cantSplit/>
          <w:trHeight w:val="432"/>
        </w:trPr>
        <w:tc>
          <w:tcPr>
            <w:tcW w:w="5868" w:type="dxa"/>
            <w:tcBorders>
              <w:top w:val="single" w:sz="6" w:space="0" w:color="auto"/>
              <w:bottom w:val="single" w:sz="6" w:space="0" w:color="auto"/>
            </w:tcBorders>
            <w:vAlign w:val="center"/>
          </w:tcPr>
          <w:p w14:paraId="7A33038D" w14:textId="77777777" w:rsidR="0068741E" w:rsidRPr="0068741E" w:rsidRDefault="0068741E" w:rsidP="00793A99">
            <w:pPr>
              <w:pStyle w:val="TableField-Left"/>
              <w:rPr>
                <w:rFonts w:ascii="Calibri Light" w:hAnsi="Calibri Light" w:cs="Arial"/>
                <w:strike/>
              </w:rPr>
            </w:pPr>
            <w:r w:rsidRPr="0068741E">
              <w:rPr>
                <w:rFonts w:ascii="Calibri Light" w:hAnsi="Calibri Light" w:cs="Arial"/>
                <w:strike/>
              </w:rPr>
              <w:t>Ability for originator of note to edit own note for complaint (other users should not be able to edit someone else note)</w:t>
            </w:r>
          </w:p>
        </w:tc>
        <w:tc>
          <w:tcPr>
            <w:tcW w:w="1710" w:type="dxa"/>
            <w:tcBorders>
              <w:top w:val="single" w:sz="6" w:space="0" w:color="auto"/>
              <w:bottom w:val="single" w:sz="6" w:space="0" w:color="auto"/>
            </w:tcBorders>
            <w:vAlign w:val="center"/>
          </w:tcPr>
          <w:p w14:paraId="121C1FED" w14:textId="77777777" w:rsidR="0068741E" w:rsidRDefault="0068741E" w:rsidP="0035091A">
            <w:pPr>
              <w:pStyle w:val="TableField-Left"/>
              <w:rPr>
                <w:rFonts w:ascii="Calibri Light" w:hAnsi="Calibri Light" w:cs="Arial"/>
                <w:strike/>
              </w:rPr>
            </w:pPr>
            <w:r>
              <w:rPr>
                <w:rFonts w:ascii="Calibri Light" w:hAnsi="Calibri Light" w:cs="Arial"/>
                <w:strike/>
              </w:rPr>
              <w:t>Medium</w:t>
            </w:r>
          </w:p>
        </w:tc>
        <w:tc>
          <w:tcPr>
            <w:tcW w:w="1890" w:type="dxa"/>
            <w:tcBorders>
              <w:top w:val="single" w:sz="6" w:space="0" w:color="auto"/>
              <w:bottom w:val="single" w:sz="6" w:space="0" w:color="auto"/>
            </w:tcBorders>
            <w:vAlign w:val="center"/>
          </w:tcPr>
          <w:p w14:paraId="5C01898F" w14:textId="77777777" w:rsidR="0068741E" w:rsidRPr="0068741E" w:rsidRDefault="0068741E" w:rsidP="0035091A">
            <w:pPr>
              <w:pStyle w:val="TableField-Left"/>
              <w:rPr>
                <w:rFonts w:ascii="Calibri Light" w:hAnsi="Calibri Light" w:cs="Arial"/>
                <w:strike/>
              </w:rPr>
            </w:pPr>
            <w:r w:rsidRPr="0068741E">
              <w:rPr>
                <w:rFonts w:ascii="Calibri Light" w:hAnsi="Calibri Light" w:cs="Arial"/>
                <w:strike/>
              </w:rPr>
              <w:t>ENH-CIM-CS-08-02 Ability for BPEM creator to edit BPEM long text</w:t>
            </w:r>
          </w:p>
        </w:tc>
      </w:tr>
      <w:tr w:rsidR="0068741E" w:rsidRPr="006B24F0" w14:paraId="538CA862" w14:textId="77777777" w:rsidTr="0068741E">
        <w:trPr>
          <w:cantSplit/>
          <w:trHeight w:val="432"/>
        </w:trPr>
        <w:tc>
          <w:tcPr>
            <w:tcW w:w="5868" w:type="dxa"/>
            <w:tcBorders>
              <w:top w:val="single" w:sz="6" w:space="0" w:color="auto"/>
              <w:bottom w:val="single" w:sz="6" w:space="0" w:color="auto"/>
            </w:tcBorders>
            <w:vAlign w:val="center"/>
          </w:tcPr>
          <w:p w14:paraId="242C0B6D" w14:textId="77777777" w:rsidR="0068741E" w:rsidRPr="0068741E" w:rsidRDefault="0068741E" w:rsidP="00793A99">
            <w:pPr>
              <w:pStyle w:val="TableField-Left"/>
              <w:rPr>
                <w:rFonts w:ascii="Calibri Light" w:hAnsi="Calibri Light" w:cs="Arial"/>
                <w:strike/>
              </w:rPr>
            </w:pPr>
            <w:r w:rsidRPr="0068741E">
              <w:rPr>
                <w:rFonts w:ascii="Calibri Light" w:hAnsi="Calibri Light" w:cs="Arial"/>
                <w:strike/>
              </w:rPr>
              <w:lastRenderedPageBreak/>
              <w:t>Ability to mark complaint notes and/or responses to be private or confidential</w:t>
            </w:r>
          </w:p>
        </w:tc>
        <w:tc>
          <w:tcPr>
            <w:tcW w:w="1710" w:type="dxa"/>
            <w:tcBorders>
              <w:top w:val="single" w:sz="6" w:space="0" w:color="auto"/>
              <w:bottom w:val="single" w:sz="6" w:space="0" w:color="auto"/>
            </w:tcBorders>
            <w:vAlign w:val="center"/>
          </w:tcPr>
          <w:p w14:paraId="48BF2106" w14:textId="77777777" w:rsidR="0068741E" w:rsidRDefault="0068741E" w:rsidP="0035091A">
            <w:pPr>
              <w:pStyle w:val="TableField-Left"/>
              <w:rPr>
                <w:rFonts w:ascii="Calibri Light" w:hAnsi="Calibri Light" w:cs="Arial"/>
                <w:strike/>
              </w:rPr>
            </w:pPr>
            <w:r>
              <w:rPr>
                <w:rFonts w:ascii="Calibri Light" w:hAnsi="Calibri Light" w:cs="Arial"/>
                <w:strike/>
              </w:rPr>
              <w:t>Medium</w:t>
            </w:r>
          </w:p>
        </w:tc>
        <w:tc>
          <w:tcPr>
            <w:tcW w:w="1890" w:type="dxa"/>
            <w:tcBorders>
              <w:top w:val="single" w:sz="6" w:space="0" w:color="auto"/>
              <w:bottom w:val="single" w:sz="6" w:space="0" w:color="auto"/>
            </w:tcBorders>
            <w:vAlign w:val="center"/>
          </w:tcPr>
          <w:p w14:paraId="6762C782" w14:textId="77777777" w:rsidR="0068741E" w:rsidRPr="0068741E" w:rsidRDefault="0068741E" w:rsidP="0035091A">
            <w:pPr>
              <w:pStyle w:val="TableField-Left"/>
              <w:rPr>
                <w:rFonts w:ascii="Calibri Light" w:hAnsi="Calibri Light" w:cs="Arial"/>
                <w:strike/>
              </w:rPr>
            </w:pPr>
            <w:r w:rsidRPr="0068741E">
              <w:rPr>
                <w:rFonts w:ascii="Calibri Light" w:hAnsi="Calibri Light" w:cs="Arial"/>
                <w:strike/>
              </w:rPr>
              <w:t>ENH-CIM-CS-08-06 Authorization control to update BPEM long text</w:t>
            </w:r>
          </w:p>
        </w:tc>
      </w:tr>
      <w:tr w:rsidR="0068741E" w:rsidRPr="006B24F0" w14:paraId="6CE73588" w14:textId="77777777" w:rsidTr="0068741E">
        <w:trPr>
          <w:cantSplit/>
          <w:trHeight w:val="432"/>
        </w:trPr>
        <w:tc>
          <w:tcPr>
            <w:tcW w:w="5868" w:type="dxa"/>
            <w:tcBorders>
              <w:top w:val="single" w:sz="6" w:space="0" w:color="auto"/>
              <w:bottom w:val="single" w:sz="6" w:space="0" w:color="auto"/>
            </w:tcBorders>
            <w:vAlign w:val="center"/>
          </w:tcPr>
          <w:p w14:paraId="56248F7E" w14:textId="77777777" w:rsidR="0068741E" w:rsidRPr="0068741E" w:rsidRDefault="0068741E" w:rsidP="00793A99">
            <w:pPr>
              <w:pStyle w:val="TableField-Left"/>
              <w:rPr>
                <w:rFonts w:ascii="Calibri Light" w:hAnsi="Calibri Light" w:cs="Arial"/>
                <w:strike/>
              </w:rPr>
            </w:pPr>
            <w:r w:rsidRPr="0068741E">
              <w:rPr>
                <w:rFonts w:ascii="Calibri Light" w:hAnsi="Calibri Light" w:cs="Arial"/>
                <w:strike/>
              </w:rPr>
              <w:t>Ability for system to automatically prevent a disconnect if a customer filed for designated complaints</w:t>
            </w:r>
          </w:p>
        </w:tc>
        <w:tc>
          <w:tcPr>
            <w:tcW w:w="1710" w:type="dxa"/>
            <w:tcBorders>
              <w:top w:val="single" w:sz="6" w:space="0" w:color="auto"/>
              <w:bottom w:val="single" w:sz="6" w:space="0" w:color="auto"/>
            </w:tcBorders>
            <w:vAlign w:val="center"/>
          </w:tcPr>
          <w:p w14:paraId="53A1B116" w14:textId="77777777" w:rsidR="0068741E" w:rsidRDefault="0068741E" w:rsidP="0035091A">
            <w:pPr>
              <w:pStyle w:val="TableField-Left"/>
              <w:rPr>
                <w:rFonts w:ascii="Calibri Light" w:hAnsi="Calibri Light" w:cs="Arial"/>
                <w:strike/>
              </w:rPr>
            </w:pPr>
            <w:r>
              <w:rPr>
                <w:rFonts w:ascii="Calibri Light" w:hAnsi="Calibri Light" w:cs="Arial"/>
                <w:strike/>
              </w:rPr>
              <w:t>Medium</w:t>
            </w:r>
          </w:p>
        </w:tc>
        <w:tc>
          <w:tcPr>
            <w:tcW w:w="1890" w:type="dxa"/>
            <w:tcBorders>
              <w:top w:val="single" w:sz="6" w:space="0" w:color="auto"/>
              <w:bottom w:val="single" w:sz="6" w:space="0" w:color="auto"/>
            </w:tcBorders>
            <w:vAlign w:val="center"/>
          </w:tcPr>
          <w:p w14:paraId="7D136A70" w14:textId="77777777" w:rsidR="0068741E" w:rsidRPr="0068741E" w:rsidRDefault="0068741E" w:rsidP="0035091A">
            <w:pPr>
              <w:pStyle w:val="TableField-Left"/>
              <w:rPr>
                <w:rFonts w:ascii="Calibri Light" w:hAnsi="Calibri Light" w:cs="Arial"/>
                <w:strike/>
              </w:rPr>
            </w:pPr>
            <w:r w:rsidRPr="0068741E">
              <w:rPr>
                <w:rFonts w:ascii="Calibri Light" w:hAnsi="Calibri Light" w:cs="Arial"/>
                <w:strike/>
              </w:rPr>
              <w:t>ENH-CIM-CS-08-07 Credit related complaint to create dunning lock</w:t>
            </w:r>
          </w:p>
        </w:tc>
      </w:tr>
      <w:tr w:rsidR="0068741E" w:rsidRPr="006B24F0" w14:paraId="3A6FA694" w14:textId="77777777" w:rsidTr="001368FE">
        <w:trPr>
          <w:cantSplit/>
          <w:trHeight w:val="432"/>
        </w:trPr>
        <w:tc>
          <w:tcPr>
            <w:tcW w:w="5868" w:type="dxa"/>
            <w:tcBorders>
              <w:top w:val="single" w:sz="6" w:space="0" w:color="auto"/>
              <w:bottom w:val="single" w:sz="6" w:space="0" w:color="auto"/>
            </w:tcBorders>
            <w:vAlign w:val="center"/>
          </w:tcPr>
          <w:p w14:paraId="7CFDA381" w14:textId="77777777" w:rsidR="0068741E" w:rsidRDefault="001368FE" w:rsidP="00793A99">
            <w:pPr>
              <w:pStyle w:val="TableField-Left"/>
              <w:rPr>
                <w:rFonts w:ascii="Calibri Light" w:hAnsi="Calibri Light" w:cs="Arial"/>
                <w:strike/>
              </w:rPr>
            </w:pPr>
            <w:r w:rsidRPr="001368FE">
              <w:rPr>
                <w:rFonts w:ascii="Calibri Light" w:hAnsi="Calibri Light" w:cs="Arial"/>
                <w:strike/>
              </w:rPr>
              <w:t>Ability for the system to extract the data for reporting purposes for Voice Of The Customer Survey Tool (</w:t>
            </w:r>
            <w:proofErr w:type="spellStart"/>
            <w:r w:rsidRPr="001368FE">
              <w:rPr>
                <w:rFonts w:ascii="Calibri Light" w:hAnsi="Calibri Light" w:cs="Arial"/>
                <w:strike/>
              </w:rPr>
              <w:t>eg</w:t>
            </w:r>
            <w:proofErr w:type="spellEnd"/>
            <w:r w:rsidRPr="001368FE">
              <w:rPr>
                <w:rFonts w:ascii="Calibri Light" w:hAnsi="Calibri Light" w:cs="Arial"/>
                <w:strike/>
              </w:rPr>
              <w:t xml:space="preserve">. </w:t>
            </w:r>
            <w:proofErr w:type="spellStart"/>
            <w:r w:rsidRPr="001368FE">
              <w:rPr>
                <w:rFonts w:ascii="Calibri Light" w:hAnsi="Calibri Light" w:cs="Arial"/>
                <w:strike/>
              </w:rPr>
              <w:t>Medallia</w:t>
            </w:r>
            <w:proofErr w:type="spellEnd"/>
            <w:r w:rsidRPr="001368FE">
              <w:rPr>
                <w:rFonts w:ascii="Calibri Light" w:hAnsi="Calibri Light" w:cs="Arial"/>
                <w:strike/>
              </w:rPr>
              <w:t>)</w:t>
            </w:r>
          </w:p>
          <w:p w14:paraId="29768ADE" w14:textId="77777777" w:rsidR="001368FE" w:rsidRPr="0068741E" w:rsidRDefault="001368FE" w:rsidP="00793A99">
            <w:pPr>
              <w:pStyle w:val="TableField-Left"/>
              <w:rPr>
                <w:rFonts w:ascii="Calibri Light" w:hAnsi="Calibri Light" w:cs="Arial"/>
                <w:strike/>
              </w:rPr>
            </w:pPr>
            <w:r w:rsidRPr="001368FE">
              <w:rPr>
                <w:rFonts w:ascii="Calibri Light" w:hAnsi="Calibri Light" w:cs="Arial"/>
                <w:strike/>
              </w:rPr>
              <w:t>Ability for the authorized user to modify the criteria for data extracts for survey purposes to Voice Of The Customer Survey Tool</w:t>
            </w:r>
          </w:p>
        </w:tc>
        <w:tc>
          <w:tcPr>
            <w:tcW w:w="1710" w:type="dxa"/>
            <w:tcBorders>
              <w:top w:val="single" w:sz="6" w:space="0" w:color="auto"/>
              <w:bottom w:val="single" w:sz="6" w:space="0" w:color="auto"/>
            </w:tcBorders>
            <w:vAlign w:val="center"/>
          </w:tcPr>
          <w:p w14:paraId="43BA3BFE" w14:textId="77777777" w:rsidR="0068741E" w:rsidRDefault="001368FE" w:rsidP="0035091A">
            <w:pPr>
              <w:pStyle w:val="TableField-Left"/>
              <w:rPr>
                <w:rFonts w:ascii="Calibri Light" w:hAnsi="Calibri Light" w:cs="Arial"/>
                <w:strike/>
              </w:rPr>
            </w:pPr>
            <w:r>
              <w:rPr>
                <w:rFonts w:ascii="Calibri Light" w:hAnsi="Calibri Light" w:cs="Arial"/>
                <w:strike/>
              </w:rPr>
              <w:t>Medium</w:t>
            </w:r>
          </w:p>
        </w:tc>
        <w:tc>
          <w:tcPr>
            <w:tcW w:w="1890" w:type="dxa"/>
            <w:tcBorders>
              <w:top w:val="single" w:sz="6" w:space="0" w:color="auto"/>
              <w:bottom w:val="single" w:sz="6" w:space="0" w:color="auto"/>
            </w:tcBorders>
            <w:vAlign w:val="center"/>
          </w:tcPr>
          <w:p w14:paraId="5A9C54D7" w14:textId="77777777" w:rsidR="0068741E" w:rsidRPr="0068741E" w:rsidRDefault="001368FE" w:rsidP="0035091A">
            <w:pPr>
              <w:pStyle w:val="TableField-Left"/>
              <w:rPr>
                <w:rFonts w:ascii="Calibri Light" w:hAnsi="Calibri Light" w:cs="Arial"/>
                <w:strike/>
              </w:rPr>
            </w:pPr>
            <w:r w:rsidRPr="001368FE">
              <w:rPr>
                <w:rFonts w:ascii="Calibri Light" w:hAnsi="Calibri Light" w:cs="Arial"/>
                <w:strike/>
              </w:rPr>
              <w:t>ENH - CIM-CS-08-01 Download customer data from SAP</w:t>
            </w:r>
          </w:p>
        </w:tc>
      </w:tr>
      <w:tr w:rsidR="001368FE" w:rsidRPr="006B24F0" w14:paraId="617CDB2F" w14:textId="77777777" w:rsidTr="001368FE">
        <w:trPr>
          <w:cantSplit/>
          <w:trHeight w:val="432"/>
        </w:trPr>
        <w:tc>
          <w:tcPr>
            <w:tcW w:w="5868" w:type="dxa"/>
            <w:tcBorders>
              <w:top w:val="single" w:sz="6" w:space="0" w:color="auto"/>
              <w:bottom w:val="single" w:sz="6" w:space="0" w:color="auto"/>
            </w:tcBorders>
            <w:vAlign w:val="center"/>
          </w:tcPr>
          <w:p w14:paraId="685659E0" w14:textId="77777777" w:rsidR="001368FE" w:rsidRPr="001368FE" w:rsidRDefault="001368FE" w:rsidP="00793A99">
            <w:pPr>
              <w:pStyle w:val="TableField-Left"/>
              <w:rPr>
                <w:rFonts w:ascii="Calibri Light" w:hAnsi="Calibri Light" w:cs="Arial"/>
                <w:strike/>
              </w:rPr>
            </w:pPr>
            <w:r w:rsidRPr="001368FE">
              <w:rPr>
                <w:rFonts w:ascii="Calibri Light" w:hAnsi="Calibri Light" w:cs="Arial"/>
                <w:strike/>
              </w:rPr>
              <w:t>The system should be able to initiate a survey based on business rule</w:t>
            </w:r>
          </w:p>
        </w:tc>
        <w:tc>
          <w:tcPr>
            <w:tcW w:w="1710" w:type="dxa"/>
            <w:tcBorders>
              <w:top w:val="single" w:sz="6" w:space="0" w:color="auto"/>
              <w:bottom w:val="single" w:sz="6" w:space="0" w:color="auto"/>
            </w:tcBorders>
            <w:vAlign w:val="center"/>
          </w:tcPr>
          <w:p w14:paraId="53C2C59C" w14:textId="77777777" w:rsidR="001368FE" w:rsidRDefault="001368FE" w:rsidP="0035091A">
            <w:pPr>
              <w:pStyle w:val="TableField-Left"/>
              <w:rPr>
                <w:rFonts w:ascii="Calibri Light" w:hAnsi="Calibri Light" w:cs="Arial"/>
                <w:strike/>
              </w:rPr>
            </w:pPr>
            <w:r>
              <w:rPr>
                <w:rFonts w:ascii="Calibri Light" w:hAnsi="Calibri Light" w:cs="Arial"/>
                <w:strike/>
              </w:rPr>
              <w:t>Medium</w:t>
            </w:r>
          </w:p>
        </w:tc>
        <w:tc>
          <w:tcPr>
            <w:tcW w:w="1890" w:type="dxa"/>
            <w:tcBorders>
              <w:top w:val="single" w:sz="6" w:space="0" w:color="auto"/>
              <w:bottom w:val="single" w:sz="6" w:space="0" w:color="auto"/>
            </w:tcBorders>
            <w:vAlign w:val="center"/>
          </w:tcPr>
          <w:p w14:paraId="7223C657" w14:textId="77777777" w:rsidR="001368FE" w:rsidRPr="001368FE" w:rsidRDefault="001368FE" w:rsidP="0035091A">
            <w:pPr>
              <w:pStyle w:val="TableField-Left"/>
              <w:rPr>
                <w:rFonts w:ascii="Calibri Light" w:hAnsi="Calibri Light" w:cs="Arial"/>
                <w:strike/>
              </w:rPr>
            </w:pPr>
            <w:r w:rsidRPr="001368FE">
              <w:rPr>
                <w:rFonts w:ascii="Calibri Light" w:hAnsi="Calibri Light" w:cs="Arial"/>
                <w:strike/>
              </w:rPr>
              <w:t>ENH-CIM-CS-08-05 Create survey based on business rules</w:t>
            </w:r>
          </w:p>
        </w:tc>
      </w:tr>
      <w:tr w:rsidR="001368FE" w:rsidRPr="006B24F0" w14:paraId="67B9D8F0" w14:textId="77777777" w:rsidTr="001368FE">
        <w:trPr>
          <w:cantSplit/>
          <w:trHeight w:val="432"/>
        </w:trPr>
        <w:tc>
          <w:tcPr>
            <w:tcW w:w="5868" w:type="dxa"/>
            <w:tcBorders>
              <w:top w:val="single" w:sz="6" w:space="0" w:color="auto"/>
              <w:bottom w:val="single" w:sz="6" w:space="0" w:color="auto"/>
            </w:tcBorders>
            <w:vAlign w:val="center"/>
          </w:tcPr>
          <w:p w14:paraId="0DF1835A" w14:textId="77777777" w:rsidR="001368FE" w:rsidRPr="001368FE" w:rsidRDefault="001368FE" w:rsidP="00793A99">
            <w:pPr>
              <w:pStyle w:val="TableField-Left"/>
              <w:rPr>
                <w:rFonts w:ascii="Calibri Light" w:hAnsi="Calibri Light" w:cs="Arial"/>
                <w:strike/>
              </w:rPr>
            </w:pPr>
            <w:r w:rsidRPr="001368FE">
              <w:rPr>
                <w:rFonts w:ascii="Calibri Light" w:hAnsi="Calibri Light" w:cs="Arial"/>
                <w:strike/>
              </w:rPr>
              <w:t>BP should only receive a survey x time of the same type of transaction within a certain period</w:t>
            </w:r>
          </w:p>
        </w:tc>
        <w:tc>
          <w:tcPr>
            <w:tcW w:w="1710" w:type="dxa"/>
            <w:tcBorders>
              <w:top w:val="single" w:sz="6" w:space="0" w:color="auto"/>
              <w:bottom w:val="single" w:sz="6" w:space="0" w:color="auto"/>
            </w:tcBorders>
            <w:vAlign w:val="center"/>
          </w:tcPr>
          <w:p w14:paraId="0548CF0B" w14:textId="77777777" w:rsidR="001368FE" w:rsidRDefault="001368FE" w:rsidP="0035091A">
            <w:pPr>
              <w:pStyle w:val="TableField-Left"/>
              <w:rPr>
                <w:rFonts w:ascii="Calibri Light" w:hAnsi="Calibri Light" w:cs="Arial"/>
                <w:strike/>
              </w:rPr>
            </w:pPr>
            <w:r>
              <w:rPr>
                <w:rFonts w:ascii="Calibri Light" w:hAnsi="Calibri Light" w:cs="Arial"/>
                <w:strike/>
              </w:rPr>
              <w:t>Medium</w:t>
            </w:r>
          </w:p>
        </w:tc>
        <w:tc>
          <w:tcPr>
            <w:tcW w:w="1890" w:type="dxa"/>
            <w:tcBorders>
              <w:top w:val="single" w:sz="6" w:space="0" w:color="auto"/>
              <w:bottom w:val="single" w:sz="6" w:space="0" w:color="auto"/>
            </w:tcBorders>
            <w:vAlign w:val="center"/>
          </w:tcPr>
          <w:p w14:paraId="553B8713" w14:textId="77777777" w:rsidR="001368FE" w:rsidRPr="001368FE" w:rsidRDefault="001368FE" w:rsidP="0035091A">
            <w:pPr>
              <w:pStyle w:val="TableField-Left"/>
              <w:rPr>
                <w:rFonts w:ascii="Calibri Light" w:hAnsi="Calibri Light" w:cs="Arial"/>
                <w:strike/>
              </w:rPr>
            </w:pPr>
            <w:r w:rsidRPr="001368FE">
              <w:rPr>
                <w:rFonts w:ascii="Calibri Light" w:hAnsi="Calibri Light" w:cs="Arial"/>
                <w:strike/>
              </w:rPr>
              <w:t>ENH - CIM-CS-08-02 Control on number of survey BP receives</w:t>
            </w:r>
          </w:p>
        </w:tc>
      </w:tr>
    </w:tbl>
    <w:p w14:paraId="5FC464C0" w14:textId="77777777" w:rsidR="000F1011" w:rsidRPr="006B24F0" w:rsidRDefault="000F1011" w:rsidP="00AE07EE">
      <w:pPr>
        <w:pStyle w:val="Heading3"/>
        <w:keepNext/>
        <w:numPr>
          <w:ilvl w:val="2"/>
          <w:numId w:val="8"/>
        </w:numPr>
        <w:tabs>
          <w:tab w:val="left" w:pos="1440"/>
        </w:tabs>
        <w:spacing w:before="120" w:after="120"/>
        <w:ind w:left="1440" w:hanging="900"/>
        <w:rPr>
          <w:rFonts w:ascii="Calibri Light" w:hAnsi="Calibri Light"/>
        </w:rPr>
      </w:pPr>
      <w:bookmarkStart w:id="463" w:name="_Toc406588322"/>
      <w:bookmarkStart w:id="464" w:name="_Toc491613840"/>
      <w:bookmarkStart w:id="465" w:name="_Toc512193986"/>
      <w:bookmarkStart w:id="466" w:name="_Toc406588327"/>
      <w:r w:rsidRPr="006B24F0">
        <w:rPr>
          <w:rFonts w:ascii="Calibri Light" w:hAnsi="Calibri Light"/>
        </w:rPr>
        <w:t>Forms</w:t>
      </w:r>
      <w:bookmarkEnd w:id="463"/>
      <w:bookmarkEnd w:id="464"/>
      <w:bookmarkEnd w:id="465"/>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0F1011" w:rsidRPr="006B24F0" w14:paraId="29CD0518" w14:textId="77777777" w:rsidTr="00613D1D">
        <w:trPr>
          <w:cantSplit/>
          <w:trHeight w:val="432"/>
          <w:tblHeader/>
        </w:trPr>
        <w:tc>
          <w:tcPr>
            <w:tcW w:w="5868" w:type="dxa"/>
            <w:tcBorders>
              <w:top w:val="threeDEmboss" w:sz="6" w:space="0" w:color="auto"/>
              <w:bottom w:val="threeDEmboss" w:sz="6" w:space="0" w:color="auto"/>
            </w:tcBorders>
            <w:shd w:val="clear" w:color="auto" w:fill="F9FBAF"/>
            <w:vAlign w:val="center"/>
          </w:tcPr>
          <w:p w14:paraId="0C59F35E" w14:textId="77777777" w:rsidR="000F1011" w:rsidRPr="006B24F0" w:rsidRDefault="00C22E99" w:rsidP="00613D1D">
            <w:pPr>
              <w:pStyle w:val="TableHeader-Left"/>
              <w:rPr>
                <w:rFonts w:ascii="Calibri Light" w:hAnsi="Calibri Light" w:cs="Arial"/>
              </w:rPr>
            </w:pPr>
            <w:r>
              <w:rPr>
                <w:rFonts w:ascii="Calibri Light" w:hAnsi="Calibri Light" w:cs="Arial"/>
              </w:rPr>
              <w:t xml:space="preserve">Form Name &amp; </w:t>
            </w:r>
            <w:r w:rsidRPr="006B24F0">
              <w:rPr>
                <w:rFonts w:ascii="Calibri Light" w:hAnsi="Calibri Light" w:cs="Arial"/>
              </w:rPr>
              <w:t>Descripti</w:t>
            </w:r>
            <w:r>
              <w:rPr>
                <w:rFonts w:ascii="Calibri Light" w:hAnsi="Calibri Light" w:cs="Arial"/>
              </w:rPr>
              <w:t>on (List Requirements</w:t>
            </w:r>
            <w:r w:rsidR="004B1A4F">
              <w:rPr>
                <w:rFonts w:ascii="Calibri Light" w:hAnsi="Calibri Light" w:cs="Arial"/>
              </w:rPr>
              <w:t xml:space="preserve"> met by this Form</w:t>
            </w:r>
            <w:r w:rsidRPr="006B24F0">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71DA19EA" w14:textId="77777777" w:rsidR="000F1011" w:rsidRPr="006B24F0" w:rsidRDefault="000F1011" w:rsidP="00613D1D">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57210BC2" w14:textId="77777777" w:rsidR="000F1011" w:rsidRPr="006B24F0" w:rsidRDefault="000F1011" w:rsidP="00613D1D">
            <w:pPr>
              <w:pStyle w:val="TableHeader-Left"/>
              <w:rPr>
                <w:rFonts w:ascii="Calibri Light" w:hAnsi="Calibri Light" w:cs="Arial"/>
              </w:rPr>
            </w:pPr>
            <w:r w:rsidRPr="006B24F0">
              <w:rPr>
                <w:rFonts w:ascii="Calibri Light" w:hAnsi="Calibri Light" w:cs="Arial"/>
              </w:rPr>
              <w:t>Reference ID</w:t>
            </w:r>
          </w:p>
        </w:tc>
      </w:tr>
      <w:tr w:rsidR="000F1011" w:rsidRPr="006B24F0" w14:paraId="460F69C3" w14:textId="77777777" w:rsidTr="00613D1D">
        <w:trPr>
          <w:cantSplit/>
          <w:trHeight w:val="432"/>
        </w:trPr>
        <w:tc>
          <w:tcPr>
            <w:tcW w:w="5868" w:type="dxa"/>
            <w:tcBorders>
              <w:top w:val="threeDEmboss" w:sz="6" w:space="0" w:color="auto"/>
              <w:bottom w:val="single" w:sz="6" w:space="0" w:color="auto"/>
            </w:tcBorders>
            <w:vAlign w:val="center"/>
          </w:tcPr>
          <w:p w14:paraId="3949279C" w14:textId="77777777" w:rsidR="000F1011" w:rsidRPr="006B24F0" w:rsidRDefault="0076644F" w:rsidP="00613D1D">
            <w:pPr>
              <w:pStyle w:val="TableField-Left"/>
              <w:rPr>
                <w:rFonts w:ascii="Calibri Light" w:hAnsi="Calibri Light" w:cs="Arial"/>
              </w:rPr>
            </w:pPr>
            <w:r>
              <w:rPr>
                <w:rFonts w:ascii="Calibri Light" w:hAnsi="Calibri Light" w:cs="Arial"/>
              </w:rPr>
              <w:t>N/A</w:t>
            </w:r>
          </w:p>
        </w:tc>
        <w:tc>
          <w:tcPr>
            <w:tcW w:w="1710" w:type="dxa"/>
            <w:tcBorders>
              <w:top w:val="threeDEmboss" w:sz="6" w:space="0" w:color="auto"/>
              <w:bottom w:val="single" w:sz="6" w:space="0" w:color="auto"/>
            </w:tcBorders>
            <w:vAlign w:val="center"/>
          </w:tcPr>
          <w:p w14:paraId="468166DC" w14:textId="77777777" w:rsidR="000F1011" w:rsidRPr="006B24F0" w:rsidRDefault="000F1011" w:rsidP="00613D1D">
            <w:pPr>
              <w:pStyle w:val="TableField-Left"/>
              <w:rPr>
                <w:rFonts w:ascii="Calibri Light" w:hAnsi="Calibri Light" w:cs="Arial"/>
              </w:rPr>
            </w:pPr>
          </w:p>
        </w:tc>
        <w:tc>
          <w:tcPr>
            <w:tcW w:w="1890" w:type="dxa"/>
            <w:tcBorders>
              <w:top w:val="threeDEmboss" w:sz="6" w:space="0" w:color="auto"/>
              <w:bottom w:val="single" w:sz="6" w:space="0" w:color="auto"/>
            </w:tcBorders>
            <w:vAlign w:val="center"/>
          </w:tcPr>
          <w:p w14:paraId="6D53E1EE" w14:textId="77777777" w:rsidR="000F1011" w:rsidRPr="006B24F0" w:rsidRDefault="000F1011" w:rsidP="00613D1D">
            <w:pPr>
              <w:pStyle w:val="TableField-Left"/>
              <w:rPr>
                <w:rFonts w:ascii="Calibri Light" w:hAnsi="Calibri Light" w:cs="Arial"/>
              </w:rPr>
            </w:pPr>
          </w:p>
        </w:tc>
      </w:tr>
    </w:tbl>
    <w:p w14:paraId="585932E2" w14:textId="77777777" w:rsidR="00E0118B" w:rsidRPr="006B24F0" w:rsidRDefault="00E0118B" w:rsidP="00AE07EE">
      <w:pPr>
        <w:pStyle w:val="Heading3"/>
        <w:keepNext/>
        <w:numPr>
          <w:ilvl w:val="2"/>
          <w:numId w:val="8"/>
        </w:numPr>
        <w:tabs>
          <w:tab w:val="left" w:pos="1440"/>
        </w:tabs>
        <w:spacing w:before="120" w:after="120"/>
        <w:ind w:left="1440" w:hanging="900"/>
        <w:rPr>
          <w:rFonts w:ascii="Calibri Light" w:hAnsi="Calibri Light"/>
        </w:rPr>
      </w:pPr>
      <w:bookmarkStart w:id="467" w:name="_Toc491613841"/>
      <w:bookmarkStart w:id="468" w:name="_Toc512193987"/>
      <w:r w:rsidRPr="006B24F0">
        <w:rPr>
          <w:rFonts w:ascii="Calibri Light" w:hAnsi="Calibri Light"/>
        </w:rPr>
        <w:t>Workflows</w:t>
      </w:r>
      <w:bookmarkEnd w:id="466"/>
      <w:bookmarkEnd w:id="467"/>
      <w:bookmarkEnd w:id="468"/>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6B24F0" w14:paraId="1B1ECE16"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7101E828" w14:textId="77777777" w:rsidR="00E0118B" w:rsidRPr="006B24F0" w:rsidRDefault="004B1A4F" w:rsidP="0035091A">
            <w:pPr>
              <w:pStyle w:val="TableHeader-Left"/>
              <w:rPr>
                <w:rFonts w:ascii="Calibri Light" w:hAnsi="Calibri Light" w:cs="Arial"/>
              </w:rPr>
            </w:pPr>
            <w:r>
              <w:rPr>
                <w:rFonts w:ascii="Calibri Light" w:hAnsi="Calibri Light" w:cs="Arial"/>
              </w:rPr>
              <w:t xml:space="preserve">Workflow Name &amp; </w:t>
            </w:r>
            <w:r w:rsidRPr="006B24F0">
              <w:rPr>
                <w:rFonts w:ascii="Calibri Light" w:hAnsi="Calibri Light" w:cs="Arial"/>
              </w:rPr>
              <w:t>Descripti</w:t>
            </w:r>
            <w:r>
              <w:rPr>
                <w:rFonts w:ascii="Calibri Light" w:hAnsi="Calibri Light" w:cs="Arial"/>
              </w:rPr>
              <w:t>on (List Requirements met by this Workflow</w:t>
            </w:r>
            <w:r w:rsidRPr="006B24F0">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7134417C"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7CC13518" w14:textId="77777777" w:rsidR="00E0118B" w:rsidRPr="006B24F0" w:rsidRDefault="00E0118B" w:rsidP="0035091A">
            <w:pPr>
              <w:pStyle w:val="TableHeader-Left"/>
              <w:rPr>
                <w:rFonts w:ascii="Calibri Light" w:hAnsi="Calibri Light" w:cs="Arial"/>
              </w:rPr>
            </w:pPr>
            <w:r w:rsidRPr="006B24F0">
              <w:rPr>
                <w:rFonts w:ascii="Calibri Light" w:hAnsi="Calibri Light" w:cs="Arial"/>
              </w:rPr>
              <w:t>Reference ID</w:t>
            </w:r>
          </w:p>
        </w:tc>
      </w:tr>
      <w:tr w:rsidR="00E0118B" w:rsidRPr="006B24F0" w14:paraId="6DB99045" w14:textId="77777777" w:rsidTr="0035091A">
        <w:trPr>
          <w:cantSplit/>
          <w:trHeight w:val="432"/>
        </w:trPr>
        <w:tc>
          <w:tcPr>
            <w:tcW w:w="5868" w:type="dxa"/>
            <w:tcBorders>
              <w:top w:val="threeDEmboss" w:sz="6" w:space="0" w:color="auto"/>
              <w:bottom w:val="single" w:sz="6" w:space="0" w:color="auto"/>
            </w:tcBorders>
            <w:vAlign w:val="center"/>
          </w:tcPr>
          <w:p w14:paraId="07D4D8EB" w14:textId="77777777" w:rsidR="00E0118B" w:rsidRPr="006B24F0" w:rsidRDefault="0076644F" w:rsidP="0035091A">
            <w:pPr>
              <w:pStyle w:val="TableField-Left"/>
              <w:rPr>
                <w:rFonts w:ascii="Calibri Light" w:hAnsi="Calibri Light" w:cs="Arial"/>
              </w:rPr>
            </w:pPr>
            <w:r>
              <w:rPr>
                <w:rFonts w:ascii="Calibri Light" w:hAnsi="Calibri Light" w:cs="Arial"/>
              </w:rPr>
              <w:t>N/A</w:t>
            </w:r>
          </w:p>
        </w:tc>
        <w:tc>
          <w:tcPr>
            <w:tcW w:w="1710" w:type="dxa"/>
            <w:tcBorders>
              <w:top w:val="threeDEmboss" w:sz="6" w:space="0" w:color="auto"/>
              <w:bottom w:val="single" w:sz="6" w:space="0" w:color="auto"/>
            </w:tcBorders>
            <w:vAlign w:val="center"/>
          </w:tcPr>
          <w:p w14:paraId="0B926852" w14:textId="77777777" w:rsidR="00E0118B" w:rsidRPr="006B24F0" w:rsidRDefault="00E0118B" w:rsidP="0035091A">
            <w:pPr>
              <w:pStyle w:val="TableField-Left"/>
              <w:rPr>
                <w:rFonts w:ascii="Calibri Light" w:hAnsi="Calibri Light" w:cs="Arial"/>
              </w:rPr>
            </w:pPr>
          </w:p>
        </w:tc>
        <w:tc>
          <w:tcPr>
            <w:tcW w:w="1890" w:type="dxa"/>
            <w:tcBorders>
              <w:top w:val="threeDEmboss" w:sz="6" w:space="0" w:color="auto"/>
              <w:bottom w:val="single" w:sz="6" w:space="0" w:color="auto"/>
            </w:tcBorders>
            <w:vAlign w:val="center"/>
          </w:tcPr>
          <w:p w14:paraId="0AB8C711" w14:textId="77777777" w:rsidR="00E0118B" w:rsidRPr="006B24F0" w:rsidRDefault="00E0118B" w:rsidP="0035091A">
            <w:pPr>
              <w:pStyle w:val="TableField-Left"/>
              <w:rPr>
                <w:rFonts w:ascii="Calibri Light" w:hAnsi="Calibri Light" w:cs="Arial"/>
              </w:rPr>
            </w:pPr>
          </w:p>
        </w:tc>
      </w:tr>
    </w:tbl>
    <w:p w14:paraId="02E090A5" w14:textId="77777777" w:rsidR="0035091A" w:rsidRPr="006B24F0" w:rsidRDefault="0035091A" w:rsidP="0035091A">
      <w:pPr>
        <w:pStyle w:val="Heading2TextBulleted"/>
        <w:numPr>
          <w:ilvl w:val="0"/>
          <w:numId w:val="0"/>
        </w:numPr>
        <w:ind w:left="360" w:hanging="360"/>
        <w:rPr>
          <w:rFonts w:ascii="Calibri Light" w:hAnsi="Calibri Light" w:cs="Arial"/>
        </w:rPr>
      </w:pPr>
    </w:p>
    <w:p w14:paraId="7C19BADE" w14:textId="77777777" w:rsidR="00E0118B" w:rsidRPr="006B24F0" w:rsidRDefault="00E0118B" w:rsidP="001C2CA5">
      <w:pPr>
        <w:pStyle w:val="Heading2"/>
        <w:numPr>
          <w:ilvl w:val="1"/>
          <w:numId w:val="8"/>
        </w:numPr>
      </w:pPr>
      <w:bookmarkStart w:id="469" w:name="_Toc406588329"/>
      <w:bookmarkStart w:id="470" w:name="_Toc491613843"/>
      <w:bookmarkStart w:id="471" w:name="_Toc512193988"/>
      <w:r w:rsidRPr="006B24F0">
        <w:t>IDEX Considerations</w:t>
      </w:r>
      <w:bookmarkEnd w:id="469"/>
      <w:bookmarkEnd w:id="470"/>
      <w:bookmarkEnd w:id="471"/>
    </w:p>
    <w:p w14:paraId="0222C7F2" w14:textId="77777777" w:rsidR="00E0118B" w:rsidRPr="006B24F0" w:rsidRDefault="0076644F" w:rsidP="00AC0521">
      <w:pPr>
        <w:pStyle w:val="Heading2TextBulleted"/>
        <w:numPr>
          <w:ilvl w:val="0"/>
          <w:numId w:val="0"/>
        </w:numPr>
        <w:ind w:left="936" w:hanging="360"/>
        <w:rPr>
          <w:rFonts w:ascii="Calibri Light" w:hAnsi="Calibri Light" w:cs="Arial"/>
        </w:rPr>
      </w:pPr>
      <w:r>
        <w:rPr>
          <w:rFonts w:ascii="Calibri Light" w:hAnsi="Calibri Light" w:cs="Arial"/>
        </w:rPr>
        <w:t>N/A</w:t>
      </w:r>
    </w:p>
    <w:p w14:paraId="0B5D4BAF" w14:textId="77777777" w:rsidR="00E0118B" w:rsidRPr="006B24F0" w:rsidRDefault="00502459" w:rsidP="001C2CA5">
      <w:pPr>
        <w:pStyle w:val="Heading2"/>
        <w:numPr>
          <w:ilvl w:val="1"/>
          <w:numId w:val="8"/>
        </w:numPr>
      </w:pPr>
      <w:bookmarkStart w:id="472" w:name="_Toc406588330"/>
      <w:bookmarkStart w:id="473" w:name="_Toc491613844"/>
      <w:bookmarkStart w:id="474" w:name="_Toc512193989"/>
      <w:r>
        <w:t xml:space="preserve">Production </w:t>
      </w:r>
      <w:r w:rsidR="00C61E31">
        <w:t xml:space="preserve">System </w:t>
      </w:r>
      <w:r w:rsidR="00E0118B" w:rsidRPr="006B24F0">
        <w:t>Cut-over Considerations</w:t>
      </w:r>
      <w:bookmarkEnd w:id="472"/>
      <w:bookmarkEnd w:id="473"/>
      <w:bookmarkEnd w:id="474"/>
    </w:p>
    <w:p w14:paraId="152D37F8" w14:textId="77777777" w:rsidR="00E0118B" w:rsidRDefault="005720EC" w:rsidP="005720EC">
      <w:pPr>
        <w:pStyle w:val="Heading2TextBulleted"/>
        <w:numPr>
          <w:ilvl w:val="0"/>
          <w:numId w:val="0"/>
        </w:numPr>
        <w:ind w:left="576"/>
        <w:rPr>
          <w:rFonts w:ascii="Calibri Light" w:hAnsi="Calibri Light" w:cs="Arial"/>
        </w:rPr>
      </w:pPr>
      <w:r>
        <w:rPr>
          <w:rFonts w:ascii="Calibri Light" w:hAnsi="Calibri Light" w:cs="Arial"/>
        </w:rPr>
        <w:t>Complaint, compliment, claim and survey are not migrated over to SAP. They will remains stored in the legacy system</w:t>
      </w:r>
      <w:r w:rsidR="0084778E">
        <w:rPr>
          <w:rFonts w:ascii="Calibri Light" w:hAnsi="Calibri Light" w:cs="Arial"/>
        </w:rPr>
        <w:t>. User will reference to the legacy system when BP calls SCE asking about complaint, compliment and claim created prior cut-over.</w:t>
      </w:r>
    </w:p>
    <w:p w14:paraId="02C8E2D4" w14:textId="77777777" w:rsidR="00E0118B" w:rsidRPr="006B24F0" w:rsidRDefault="00872604" w:rsidP="001C2CA5">
      <w:pPr>
        <w:pStyle w:val="Heading2"/>
        <w:numPr>
          <w:ilvl w:val="0"/>
          <w:numId w:val="0"/>
        </w:numPr>
      </w:pPr>
      <w:bookmarkStart w:id="475" w:name="_Toc512193990"/>
      <w:r w:rsidRPr="006B24F0">
        <w:t xml:space="preserve">4.4 </w:t>
      </w:r>
      <w:bookmarkStart w:id="476" w:name="_Toc406588331"/>
      <w:bookmarkStart w:id="477" w:name="_Toc491613845"/>
      <w:r w:rsidR="00E0118B" w:rsidRPr="006B24F0">
        <w:t>Other Considerations</w:t>
      </w:r>
      <w:bookmarkEnd w:id="475"/>
      <w:bookmarkEnd w:id="476"/>
      <w:bookmarkEnd w:id="477"/>
    </w:p>
    <w:p w14:paraId="6FB29D04" w14:textId="77777777" w:rsidR="00E0118B" w:rsidRPr="006B24F0" w:rsidRDefault="0076644F" w:rsidP="00AC0521">
      <w:pPr>
        <w:pStyle w:val="Heading2TextBulleted"/>
        <w:numPr>
          <w:ilvl w:val="0"/>
          <w:numId w:val="0"/>
        </w:numPr>
        <w:ind w:left="576"/>
        <w:rPr>
          <w:rFonts w:ascii="Calibri Light" w:hAnsi="Calibri Light" w:cs="Arial"/>
        </w:rPr>
      </w:pPr>
      <w:r>
        <w:rPr>
          <w:rFonts w:ascii="Calibri Light" w:hAnsi="Calibri Light" w:cs="Arial"/>
        </w:rPr>
        <w:t>N/A</w:t>
      </w:r>
    </w:p>
    <w:p w14:paraId="323E9B47" w14:textId="77777777" w:rsidR="00E0118B" w:rsidRPr="006B24F0" w:rsidRDefault="00E0118B" w:rsidP="00E0118B">
      <w:pPr>
        <w:rPr>
          <w:rFonts w:ascii="Calibri Light" w:hAnsi="Calibri Light" w:cs="Arial"/>
        </w:rPr>
      </w:pPr>
    </w:p>
    <w:p w14:paraId="26D7CC7C" w14:textId="77777777" w:rsidR="00E0118B" w:rsidRPr="006B24F0" w:rsidRDefault="003A2B84" w:rsidP="00AE07EE">
      <w:pPr>
        <w:pStyle w:val="Heading1"/>
        <w:numPr>
          <w:ilvl w:val="0"/>
          <w:numId w:val="8"/>
        </w:numPr>
        <w:rPr>
          <w:rFonts w:ascii="Calibri Light" w:hAnsi="Calibri Light"/>
        </w:rPr>
      </w:pPr>
      <w:bookmarkStart w:id="478" w:name="_Toc406588332"/>
      <w:bookmarkStart w:id="479" w:name="_Toc491613846"/>
      <w:r w:rsidRPr="006B24F0">
        <w:rPr>
          <w:rFonts w:ascii="Calibri Light" w:hAnsi="Calibri Light"/>
        </w:rPr>
        <w:lastRenderedPageBreak/>
        <w:t xml:space="preserve">  </w:t>
      </w:r>
      <w:bookmarkStart w:id="480" w:name="_Toc512193991"/>
      <w:r w:rsidR="00E0118B" w:rsidRPr="006B24F0">
        <w:rPr>
          <w:rFonts w:ascii="Calibri Light" w:hAnsi="Calibri Light"/>
        </w:rPr>
        <w:t>Change Management</w:t>
      </w:r>
      <w:bookmarkEnd w:id="480"/>
      <w:r w:rsidR="00E0118B" w:rsidRPr="006B24F0">
        <w:rPr>
          <w:rFonts w:ascii="Calibri Light" w:hAnsi="Calibri Light"/>
        </w:rPr>
        <w:t xml:space="preserve"> </w:t>
      </w:r>
      <w:bookmarkEnd w:id="478"/>
      <w:bookmarkEnd w:id="479"/>
    </w:p>
    <w:p w14:paraId="3FCC74C8" w14:textId="77777777" w:rsidR="00E0118B" w:rsidRPr="006B24F0" w:rsidRDefault="00DA26C3" w:rsidP="001C2CA5">
      <w:pPr>
        <w:pStyle w:val="Heading2"/>
        <w:numPr>
          <w:ilvl w:val="0"/>
          <w:numId w:val="0"/>
        </w:numPr>
        <w:ind w:left="936"/>
      </w:pPr>
      <w:bookmarkStart w:id="481" w:name="_Toc406588333"/>
      <w:bookmarkStart w:id="482" w:name="_Toc491613847"/>
      <w:bookmarkStart w:id="483" w:name="_Toc512193992"/>
      <w:r w:rsidRPr="006B24F0">
        <w:t xml:space="preserve">5.1 </w:t>
      </w:r>
      <w:r w:rsidR="00E0118B" w:rsidRPr="006B24F0">
        <w:t>Change Impacts</w:t>
      </w:r>
      <w:bookmarkEnd w:id="481"/>
      <w:bookmarkEnd w:id="482"/>
      <w:bookmarkEnd w:id="483"/>
    </w:p>
    <w:tbl>
      <w:tblPr>
        <w:tblW w:w="9183" w:type="dxa"/>
        <w:tblInd w:w="131"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2636"/>
        <w:gridCol w:w="1800"/>
        <w:gridCol w:w="2502"/>
        <w:gridCol w:w="1154"/>
        <w:gridCol w:w="1091"/>
      </w:tblGrid>
      <w:tr w:rsidR="006179A6" w:rsidRPr="006B24F0" w14:paraId="5C5CAE32" w14:textId="77777777" w:rsidTr="00B75EC7">
        <w:trPr>
          <w:cantSplit/>
          <w:trHeight w:val="432"/>
          <w:tblHeader/>
        </w:trPr>
        <w:tc>
          <w:tcPr>
            <w:tcW w:w="2636" w:type="dxa"/>
            <w:tcBorders>
              <w:top w:val="threeDEmboss" w:sz="6" w:space="0" w:color="auto"/>
              <w:bottom w:val="single" w:sz="6" w:space="0" w:color="auto"/>
            </w:tcBorders>
            <w:shd w:val="clear" w:color="auto" w:fill="F9FBAF"/>
            <w:vAlign w:val="center"/>
          </w:tcPr>
          <w:p w14:paraId="31D5DE38" w14:textId="77777777" w:rsidR="005C6879" w:rsidRPr="006B24F0" w:rsidRDefault="00B33A9A" w:rsidP="005C6879">
            <w:pPr>
              <w:pStyle w:val="TableHeader-Left"/>
              <w:rPr>
                <w:rFonts w:ascii="Calibri Light" w:hAnsi="Calibri Light" w:cs="Arial"/>
              </w:rPr>
            </w:pPr>
            <w:r w:rsidRPr="006B24F0">
              <w:rPr>
                <w:rFonts w:ascii="Calibri Light" w:hAnsi="Calibri Light" w:cs="Arial"/>
              </w:rPr>
              <w:t>Change Element Short Description</w:t>
            </w:r>
          </w:p>
        </w:tc>
        <w:tc>
          <w:tcPr>
            <w:tcW w:w="1800" w:type="dxa"/>
            <w:tcBorders>
              <w:top w:val="threeDEmboss" w:sz="6" w:space="0" w:color="auto"/>
              <w:bottom w:val="single" w:sz="6" w:space="0" w:color="auto"/>
            </w:tcBorders>
            <w:shd w:val="clear" w:color="auto" w:fill="F9FBAF"/>
            <w:vAlign w:val="center"/>
          </w:tcPr>
          <w:p w14:paraId="74BAD93E" w14:textId="77777777" w:rsidR="005C6879" w:rsidRPr="006B24F0" w:rsidRDefault="00B33A9A" w:rsidP="005C6879">
            <w:pPr>
              <w:pStyle w:val="TableHeader-Left"/>
              <w:rPr>
                <w:rFonts w:ascii="Calibri Light" w:hAnsi="Calibri Light" w:cs="Arial"/>
              </w:rPr>
            </w:pPr>
            <w:r w:rsidRPr="006B24F0">
              <w:rPr>
                <w:rFonts w:ascii="Calibri Light" w:hAnsi="Calibri Light" w:cs="Arial"/>
              </w:rPr>
              <w:t>Change Impact Category</w:t>
            </w:r>
          </w:p>
        </w:tc>
        <w:tc>
          <w:tcPr>
            <w:tcW w:w="2502" w:type="dxa"/>
            <w:tcBorders>
              <w:top w:val="threeDEmboss" w:sz="6" w:space="0" w:color="auto"/>
              <w:bottom w:val="single" w:sz="6" w:space="0" w:color="auto"/>
            </w:tcBorders>
            <w:shd w:val="clear" w:color="auto" w:fill="F9FBAF"/>
            <w:vAlign w:val="center"/>
          </w:tcPr>
          <w:p w14:paraId="3F2D03A1" w14:textId="77777777" w:rsidR="005C6879" w:rsidRPr="006B24F0" w:rsidRDefault="00B33A9A" w:rsidP="005C6879">
            <w:pPr>
              <w:pStyle w:val="TableHeader-Left"/>
              <w:rPr>
                <w:rFonts w:ascii="Calibri Light" w:hAnsi="Calibri Light" w:cs="Arial"/>
              </w:rPr>
            </w:pPr>
            <w:r w:rsidRPr="006B24F0">
              <w:rPr>
                <w:rFonts w:ascii="Calibri Light" w:hAnsi="Calibri Light" w:cs="Arial"/>
              </w:rPr>
              <w:t>Audience</w:t>
            </w:r>
            <w:r w:rsidR="005C6879" w:rsidRPr="006B24F0">
              <w:rPr>
                <w:rFonts w:ascii="Calibri Light" w:hAnsi="Calibri Light" w:cs="Arial"/>
              </w:rPr>
              <w:t xml:space="preserve"> Group(s)</w:t>
            </w:r>
          </w:p>
        </w:tc>
        <w:tc>
          <w:tcPr>
            <w:tcW w:w="1154" w:type="dxa"/>
            <w:tcBorders>
              <w:top w:val="threeDEmboss" w:sz="6" w:space="0" w:color="auto"/>
              <w:bottom w:val="single" w:sz="6" w:space="0" w:color="auto"/>
            </w:tcBorders>
            <w:shd w:val="clear" w:color="auto" w:fill="F9FBAF"/>
            <w:vAlign w:val="center"/>
          </w:tcPr>
          <w:p w14:paraId="3CF104BD" w14:textId="77777777" w:rsidR="005C6879" w:rsidRPr="006B24F0" w:rsidRDefault="00B33A9A" w:rsidP="005C6879">
            <w:pPr>
              <w:pStyle w:val="TableHeader-Left"/>
              <w:rPr>
                <w:rFonts w:ascii="Calibri Light" w:hAnsi="Calibri Light" w:cs="Arial"/>
              </w:rPr>
            </w:pPr>
            <w:r w:rsidRPr="006B24F0">
              <w:rPr>
                <w:rFonts w:ascii="Calibri Light" w:hAnsi="Calibri Light" w:cs="Arial"/>
              </w:rPr>
              <w:t>Impact</w:t>
            </w:r>
          </w:p>
        </w:tc>
        <w:tc>
          <w:tcPr>
            <w:tcW w:w="1091" w:type="dxa"/>
            <w:tcBorders>
              <w:top w:val="threeDEmboss" w:sz="6" w:space="0" w:color="auto"/>
              <w:bottom w:val="single" w:sz="6" w:space="0" w:color="auto"/>
            </w:tcBorders>
            <w:shd w:val="clear" w:color="auto" w:fill="F9FBAF"/>
            <w:vAlign w:val="center"/>
          </w:tcPr>
          <w:p w14:paraId="054FAAEB" w14:textId="77777777" w:rsidR="005C6879" w:rsidRPr="006B24F0" w:rsidRDefault="005C6879" w:rsidP="005C6879">
            <w:pPr>
              <w:pStyle w:val="TableHeader-Left"/>
              <w:rPr>
                <w:rFonts w:ascii="Calibri Light" w:hAnsi="Calibri Light" w:cs="Arial"/>
              </w:rPr>
            </w:pPr>
            <w:r w:rsidRPr="006B24F0">
              <w:rPr>
                <w:rFonts w:ascii="Calibri Light" w:hAnsi="Calibri Light" w:cs="Arial"/>
              </w:rPr>
              <w:t>Business Effort</w:t>
            </w:r>
          </w:p>
        </w:tc>
      </w:tr>
      <w:tr w:rsidR="00B75EC7" w:rsidRPr="006B24F0" w14:paraId="1ADA3C96" w14:textId="77777777" w:rsidTr="00B75EC7">
        <w:trPr>
          <w:cantSplit/>
          <w:trHeight w:val="432"/>
        </w:trPr>
        <w:tc>
          <w:tcPr>
            <w:tcW w:w="2636" w:type="dxa"/>
            <w:tcBorders>
              <w:top w:val="threeDEmboss" w:sz="6" w:space="0" w:color="auto"/>
              <w:bottom w:val="threeDEmboss" w:sz="6" w:space="0" w:color="auto"/>
            </w:tcBorders>
            <w:vAlign w:val="center"/>
          </w:tcPr>
          <w:p w14:paraId="32F585E8" w14:textId="232CA15A" w:rsidR="00FB03EC" w:rsidRPr="00CE3EA2" w:rsidDel="009F30F9" w:rsidRDefault="00FB03EC" w:rsidP="005C6879">
            <w:pPr>
              <w:pStyle w:val="TableField-Left"/>
              <w:rPr>
                <w:rFonts w:ascii="Calibri Light" w:hAnsi="Calibri Light" w:cs="Arial"/>
              </w:rPr>
            </w:pPr>
            <w:r w:rsidRPr="00F841FF">
              <w:rPr>
                <w:rFonts w:ascii="Calibri Light" w:hAnsi="Calibri Light" w:cs="Arial"/>
              </w:rPr>
              <w:t>A BPEM case can be issued to track and reports complaints related to solar/3rd party, bill scams/fraud, privacy, canned spam and TCPA. The BPEM case allows for follow up and visibility to the order until completion. Currently users completes a form in Portal that generates an email that goes to multiple parties. There is no visibility outside of a note regarding the outcomes of the skip tracer / fraud / compliance request.</w:t>
            </w:r>
          </w:p>
        </w:tc>
        <w:tc>
          <w:tcPr>
            <w:tcW w:w="1800" w:type="dxa"/>
            <w:tcBorders>
              <w:top w:val="threeDEmboss" w:sz="6" w:space="0" w:color="auto"/>
              <w:bottom w:val="threeDEmboss" w:sz="6" w:space="0" w:color="auto"/>
            </w:tcBorders>
            <w:vAlign w:val="center"/>
          </w:tcPr>
          <w:p w14:paraId="3A29D3FF" w14:textId="77777777" w:rsidR="00F841FF" w:rsidRDefault="00B75EC7" w:rsidP="006179A6">
            <w:pPr>
              <w:pStyle w:val="TableField-Left"/>
              <w:rPr>
                <w:rFonts w:ascii="Calibri Light" w:hAnsi="Calibri Light" w:cs="Arial"/>
              </w:rPr>
            </w:pPr>
            <w:proofErr w:type="spellStart"/>
            <w:r w:rsidRPr="00B75EC7">
              <w:rPr>
                <w:rFonts w:ascii="Calibri Light" w:hAnsi="Calibri Light" w:cs="Arial"/>
              </w:rPr>
              <w:t>Process,Benefit</w:t>
            </w:r>
            <w:proofErr w:type="spellEnd"/>
            <w:r w:rsidRPr="00B75EC7">
              <w:rPr>
                <w:rFonts w:ascii="Calibri Light" w:hAnsi="Calibri Light" w:cs="Arial"/>
              </w:rPr>
              <w:t>/</w:t>
            </w:r>
          </w:p>
          <w:p w14:paraId="5E1E6361" w14:textId="77777777" w:rsidR="00F841FF" w:rsidRDefault="00B75EC7" w:rsidP="006179A6">
            <w:pPr>
              <w:pStyle w:val="TableField-Left"/>
              <w:rPr>
                <w:rFonts w:ascii="Calibri Light" w:hAnsi="Calibri Light" w:cs="Arial"/>
              </w:rPr>
            </w:pPr>
            <w:proofErr w:type="spellStart"/>
            <w:r w:rsidRPr="00B75EC7">
              <w:rPr>
                <w:rFonts w:ascii="Calibri Light" w:hAnsi="Calibri Light" w:cs="Arial"/>
              </w:rPr>
              <w:t>Improvement,Regulatory</w:t>
            </w:r>
            <w:proofErr w:type="spellEnd"/>
            <w:r w:rsidRPr="00B75EC7">
              <w:rPr>
                <w:rFonts w:ascii="Calibri Light" w:hAnsi="Calibri Light" w:cs="Arial"/>
              </w:rPr>
              <w:t>/</w:t>
            </w:r>
          </w:p>
          <w:p w14:paraId="101EE7EE" w14:textId="4ED75B6D" w:rsidR="00B75EC7" w:rsidRPr="00395069" w:rsidDel="009F30F9" w:rsidRDefault="00B75EC7" w:rsidP="006179A6">
            <w:pPr>
              <w:pStyle w:val="TableField-Left"/>
              <w:rPr>
                <w:rFonts w:ascii="Calibri Light" w:hAnsi="Calibri Light" w:cs="Arial"/>
              </w:rPr>
            </w:pPr>
            <w:r w:rsidRPr="00B75EC7">
              <w:rPr>
                <w:rFonts w:ascii="Calibri Light" w:hAnsi="Calibri Light" w:cs="Arial"/>
              </w:rPr>
              <w:t>Legal</w:t>
            </w:r>
            <w:r>
              <w:rPr>
                <w:rFonts w:ascii="Calibri Light" w:hAnsi="Calibri Light" w:cs="Arial"/>
              </w:rPr>
              <w:t xml:space="preserve"> (275)</w:t>
            </w:r>
          </w:p>
        </w:tc>
        <w:tc>
          <w:tcPr>
            <w:tcW w:w="2502" w:type="dxa"/>
            <w:tcBorders>
              <w:top w:val="threeDEmboss" w:sz="6" w:space="0" w:color="auto"/>
              <w:bottom w:val="threeDEmboss" w:sz="6" w:space="0" w:color="auto"/>
            </w:tcBorders>
            <w:vAlign w:val="center"/>
          </w:tcPr>
          <w:p w14:paraId="0CB4565A" w14:textId="478ACE4B" w:rsidR="00B75EC7" w:rsidRPr="00395069" w:rsidDel="009F30F9" w:rsidRDefault="00B75EC7" w:rsidP="00701B84">
            <w:pPr>
              <w:pStyle w:val="TableField-Left"/>
              <w:rPr>
                <w:rFonts w:ascii="Calibri Light" w:hAnsi="Calibri Light" w:cs="Arial"/>
              </w:rPr>
            </w:pPr>
            <w:r w:rsidRPr="00B75EC7">
              <w:rPr>
                <w:rFonts w:ascii="Calibri Light" w:hAnsi="Calibri Light" w:cs="Arial"/>
              </w:rPr>
              <w:t xml:space="preserve">CS-CSOD-CCC </w:t>
            </w:r>
            <w:proofErr w:type="spellStart"/>
            <w:r w:rsidRPr="00B75EC7">
              <w:rPr>
                <w:rFonts w:ascii="Calibri Light" w:hAnsi="Calibri Light" w:cs="Arial"/>
              </w:rPr>
              <w:t>All,CS</w:t>
            </w:r>
            <w:proofErr w:type="spellEnd"/>
            <w:r w:rsidRPr="00B75EC7">
              <w:rPr>
                <w:rFonts w:ascii="Calibri Light" w:hAnsi="Calibri Light" w:cs="Arial"/>
              </w:rPr>
              <w:t>-BCD-</w:t>
            </w:r>
            <w:proofErr w:type="spellStart"/>
            <w:r w:rsidRPr="00B75EC7">
              <w:rPr>
                <w:rFonts w:ascii="Calibri Light" w:hAnsi="Calibri Light" w:cs="Arial"/>
              </w:rPr>
              <w:t>All,CS</w:t>
            </w:r>
            <w:proofErr w:type="spellEnd"/>
            <w:r w:rsidRPr="00B75EC7">
              <w:rPr>
                <w:rFonts w:ascii="Calibri Light" w:hAnsi="Calibri Light" w:cs="Arial"/>
              </w:rPr>
              <w:t>-CSOD-Consumer Affairs</w:t>
            </w:r>
            <w:r w:rsidR="00FB03EC">
              <w:rPr>
                <w:rFonts w:ascii="Calibri Light" w:hAnsi="Calibri Light" w:cs="Arial"/>
              </w:rPr>
              <w:t>, CS-CP&amp;S-All</w:t>
            </w:r>
          </w:p>
        </w:tc>
        <w:tc>
          <w:tcPr>
            <w:tcW w:w="1154" w:type="dxa"/>
            <w:tcBorders>
              <w:top w:val="threeDEmboss" w:sz="6" w:space="0" w:color="auto"/>
              <w:bottom w:val="threeDEmboss" w:sz="6" w:space="0" w:color="auto"/>
            </w:tcBorders>
            <w:vAlign w:val="center"/>
          </w:tcPr>
          <w:p w14:paraId="7D6179B5" w14:textId="524E6838" w:rsidR="00B75EC7" w:rsidDel="009F30F9" w:rsidRDefault="00B75EC7" w:rsidP="005C6879">
            <w:pPr>
              <w:pStyle w:val="TableField-Left"/>
              <w:rPr>
                <w:rFonts w:ascii="Calibri Light" w:hAnsi="Calibri Light" w:cs="Arial"/>
              </w:rPr>
            </w:pPr>
            <w:r>
              <w:rPr>
                <w:rFonts w:ascii="Calibri Light" w:hAnsi="Calibri Light" w:cs="Arial"/>
              </w:rPr>
              <w:t>Low</w:t>
            </w:r>
          </w:p>
        </w:tc>
        <w:tc>
          <w:tcPr>
            <w:tcW w:w="1091" w:type="dxa"/>
            <w:tcBorders>
              <w:top w:val="threeDEmboss" w:sz="6" w:space="0" w:color="auto"/>
              <w:bottom w:val="threeDEmboss" w:sz="6" w:space="0" w:color="auto"/>
            </w:tcBorders>
            <w:vAlign w:val="center"/>
          </w:tcPr>
          <w:p w14:paraId="1F870BBE" w14:textId="2501018A" w:rsidR="00B75EC7" w:rsidDel="009F30F9" w:rsidRDefault="00B75EC7" w:rsidP="005C6879">
            <w:pPr>
              <w:pStyle w:val="TableField-Left"/>
              <w:rPr>
                <w:rFonts w:ascii="Calibri Light" w:hAnsi="Calibri Light" w:cs="Arial"/>
              </w:rPr>
            </w:pPr>
            <w:r>
              <w:rPr>
                <w:rFonts w:ascii="Calibri Light" w:hAnsi="Calibri Light" w:cs="Arial"/>
              </w:rPr>
              <w:t>Low</w:t>
            </w:r>
          </w:p>
        </w:tc>
      </w:tr>
      <w:tr w:rsidR="00395069" w:rsidRPr="006B24F0" w14:paraId="2F2298E2" w14:textId="77777777" w:rsidTr="00B75EC7">
        <w:trPr>
          <w:cantSplit/>
          <w:trHeight w:val="432"/>
        </w:trPr>
        <w:tc>
          <w:tcPr>
            <w:tcW w:w="2636" w:type="dxa"/>
            <w:tcBorders>
              <w:top w:val="threeDEmboss" w:sz="6" w:space="0" w:color="auto"/>
              <w:bottom w:val="threeDEmboss" w:sz="6" w:space="0" w:color="auto"/>
            </w:tcBorders>
            <w:vAlign w:val="center"/>
          </w:tcPr>
          <w:p w14:paraId="3A206B85" w14:textId="02D48B6F" w:rsidR="00FB03EC" w:rsidRDefault="00FB03EC" w:rsidP="005C6879">
            <w:pPr>
              <w:pStyle w:val="TableField-Left"/>
              <w:rPr>
                <w:rFonts w:ascii="Calibri Light" w:hAnsi="Calibri Light" w:cs="Arial"/>
              </w:rPr>
            </w:pPr>
            <w:r w:rsidRPr="00F841FF">
              <w:rPr>
                <w:rFonts w:ascii="Calibri Light" w:hAnsi="Calibri Light" w:cs="Arial"/>
              </w:rPr>
              <w:t>Users may create a ticket/BPEM case for all escalated calls following their internal process (</w:t>
            </w:r>
            <w:proofErr w:type="spellStart"/>
            <w:r w:rsidRPr="00F841FF">
              <w:rPr>
                <w:rFonts w:ascii="Calibri Light" w:hAnsi="Calibri Light" w:cs="Arial"/>
              </w:rPr>
              <w:t>eg</w:t>
            </w:r>
            <w:proofErr w:type="spellEnd"/>
            <w:r w:rsidRPr="00F841FF">
              <w:rPr>
                <w:rFonts w:ascii="Calibri Light" w:hAnsi="Calibri Light" w:cs="Arial"/>
              </w:rPr>
              <w:t>. CCC process - lead and then can be forwarded to supervisor and then to manager prior to going to consumer affairs) for tracking purposes.</w:t>
            </w:r>
          </w:p>
          <w:p w14:paraId="03967569" w14:textId="720965B4" w:rsidR="00395069" w:rsidRPr="00395069" w:rsidRDefault="00CE3EA2" w:rsidP="005C6879">
            <w:pPr>
              <w:pStyle w:val="TableField-Left"/>
              <w:rPr>
                <w:rFonts w:ascii="Calibri Light" w:hAnsi="Calibri Light" w:cs="Arial"/>
              </w:rPr>
            </w:pPr>
            <w:r w:rsidRPr="00CE3EA2">
              <w:rPr>
                <w:rFonts w:ascii="Calibri Light" w:hAnsi="Calibri Light" w:cs="Arial"/>
              </w:rPr>
              <w:t>This process efficiency allows to for better tracking of all escalated calls. Notes can be updated if escalation is moved forward so that other people can view what has already been offered to the customer and what was discussed. Today, if agents are not able to locate a supervisor, a callback if offered. The callback request is an email that is sent to a shared inbox. There is no tracking visibility on the escalated call (e.g. completion, follow up, manager call etc.) unless the agent reviews the notes.</w:t>
            </w:r>
          </w:p>
        </w:tc>
        <w:tc>
          <w:tcPr>
            <w:tcW w:w="1800" w:type="dxa"/>
            <w:tcBorders>
              <w:top w:val="threeDEmboss" w:sz="6" w:space="0" w:color="auto"/>
              <w:bottom w:val="threeDEmboss" w:sz="6" w:space="0" w:color="auto"/>
            </w:tcBorders>
            <w:vAlign w:val="center"/>
          </w:tcPr>
          <w:p w14:paraId="3E22E1A3" w14:textId="77777777" w:rsidR="00395069" w:rsidRDefault="00395069" w:rsidP="00395069">
            <w:pPr>
              <w:pStyle w:val="TableField-Left"/>
              <w:rPr>
                <w:rFonts w:ascii="Calibri Light" w:hAnsi="Calibri Light" w:cs="Arial"/>
              </w:rPr>
            </w:pPr>
            <w:r w:rsidRPr="00395069">
              <w:rPr>
                <w:rFonts w:ascii="Calibri Light" w:hAnsi="Calibri Light" w:cs="Arial"/>
              </w:rPr>
              <w:t>Benefit/Improvement</w:t>
            </w:r>
          </w:p>
          <w:p w14:paraId="5B36EF4C" w14:textId="77777777" w:rsidR="00395069" w:rsidRDefault="00395069" w:rsidP="00395069">
            <w:pPr>
              <w:pStyle w:val="TableField-Left"/>
              <w:rPr>
                <w:rFonts w:ascii="Calibri Light" w:hAnsi="Calibri Light" w:cs="Arial"/>
              </w:rPr>
            </w:pPr>
            <w:r w:rsidRPr="00395069">
              <w:rPr>
                <w:rFonts w:ascii="Calibri Light" w:hAnsi="Calibri Light" w:cs="Arial"/>
              </w:rPr>
              <w:t>Process</w:t>
            </w:r>
          </w:p>
          <w:p w14:paraId="65872294" w14:textId="2F93C293" w:rsidR="00395069" w:rsidRPr="00395069" w:rsidRDefault="00395069" w:rsidP="00395069">
            <w:pPr>
              <w:pStyle w:val="TableField-Left"/>
              <w:rPr>
                <w:rFonts w:ascii="Calibri Light" w:hAnsi="Calibri Light" w:cs="Arial"/>
              </w:rPr>
            </w:pPr>
            <w:r w:rsidRPr="00395069">
              <w:rPr>
                <w:rFonts w:ascii="Calibri Light" w:hAnsi="Calibri Light" w:cs="Arial"/>
              </w:rPr>
              <w:t>Culture Shift</w:t>
            </w:r>
            <w:r w:rsidR="0002078F">
              <w:rPr>
                <w:rFonts w:ascii="Calibri Light" w:hAnsi="Calibri Light" w:cs="Arial"/>
              </w:rPr>
              <w:t xml:space="preserve"> (516)</w:t>
            </w:r>
          </w:p>
        </w:tc>
        <w:tc>
          <w:tcPr>
            <w:tcW w:w="2502" w:type="dxa"/>
            <w:tcBorders>
              <w:top w:val="threeDEmboss" w:sz="6" w:space="0" w:color="auto"/>
              <w:bottom w:val="threeDEmboss" w:sz="6" w:space="0" w:color="auto"/>
            </w:tcBorders>
            <w:vAlign w:val="center"/>
          </w:tcPr>
          <w:p w14:paraId="26C4C9C5" w14:textId="77777777" w:rsidR="00B351F1" w:rsidRDefault="00CE3EA2" w:rsidP="00701B84">
            <w:pPr>
              <w:pStyle w:val="TableField-Left"/>
              <w:rPr>
                <w:rFonts w:ascii="Calibri Light" w:hAnsi="Calibri Light" w:cs="Arial"/>
              </w:rPr>
            </w:pPr>
            <w:r w:rsidRPr="00CE3EA2">
              <w:rPr>
                <w:rFonts w:ascii="Calibri Light" w:hAnsi="Calibri Light" w:cs="Arial"/>
              </w:rPr>
              <w:t>CS-CSOD-CCC All;</w:t>
            </w:r>
          </w:p>
          <w:p w14:paraId="72DB02F4" w14:textId="77777777" w:rsidR="00B351F1" w:rsidRDefault="00CE3EA2" w:rsidP="00701B84">
            <w:pPr>
              <w:pStyle w:val="TableField-Left"/>
              <w:rPr>
                <w:rFonts w:ascii="Calibri Light" w:hAnsi="Calibri Light" w:cs="Arial"/>
              </w:rPr>
            </w:pPr>
            <w:r w:rsidRPr="00CE3EA2">
              <w:rPr>
                <w:rFonts w:ascii="Calibri Light" w:hAnsi="Calibri Light" w:cs="Arial"/>
              </w:rPr>
              <w:t>CS-BCD-All;</w:t>
            </w:r>
          </w:p>
          <w:p w14:paraId="2F7F45F2" w14:textId="77777777" w:rsidR="00B351F1" w:rsidRDefault="00CE3EA2" w:rsidP="00701B84">
            <w:pPr>
              <w:pStyle w:val="TableField-Left"/>
              <w:rPr>
                <w:rFonts w:ascii="Calibri Light" w:hAnsi="Calibri Light" w:cs="Arial"/>
              </w:rPr>
            </w:pPr>
            <w:r w:rsidRPr="00CE3EA2">
              <w:rPr>
                <w:rFonts w:ascii="Calibri Light" w:hAnsi="Calibri Light" w:cs="Arial"/>
              </w:rPr>
              <w:t>CS-CSOD-Consumer Affairs;</w:t>
            </w:r>
          </w:p>
          <w:p w14:paraId="0C467E28" w14:textId="40AB3413" w:rsidR="00395069" w:rsidRPr="00395069" w:rsidRDefault="00CE3EA2" w:rsidP="00701B84">
            <w:pPr>
              <w:pStyle w:val="TableField-Left"/>
              <w:rPr>
                <w:rFonts w:ascii="Calibri Light" w:hAnsi="Calibri Light" w:cs="Arial"/>
              </w:rPr>
            </w:pPr>
            <w:r w:rsidRPr="00CE3EA2">
              <w:rPr>
                <w:rFonts w:ascii="Calibri Light" w:hAnsi="Calibri Light" w:cs="Arial"/>
              </w:rPr>
              <w:t>CS-CSOD-RSO All</w:t>
            </w:r>
          </w:p>
        </w:tc>
        <w:tc>
          <w:tcPr>
            <w:tcW w:w="1154" w:type="dxa"/>
            <w:tcBorders>
              <w:top w:val="threeDEmboss" w:sz="6" w:space="0" w:color="auto"/>
              <w:bottom w:val="threeDEmboss" w:sz="6" w:space="0" w:color="auto"/>
            </w:tcBorders>
            <w:vAlign w:val="center"/>
          </w:tcPr>
          <w:p w14:paraId="076277B6" w14:textId="77777777" w:rsidR="00395069" w:rsidRDefault="00395069" w:rsidP="005C6879">
            <w:pPr>
              <w:pStyle w:val="TableField-Left"/>
              <w:rPr>
                <w:rFonts w:ascii="Calibri Light" w:hAnsi="Calibri Light" w:cs="Arial"/>
              </w:rPr>
            </w:pPr>
            <w:r>
              <w:rPr>
                <w:rFonts w:ascii="Calibri Light" w:hAnsi="Calibri Light" w:cs="Arial"/>
              </w:rPr>
              <w:t>Medium</w:t>
            </w:r>
          </w:p>
        </w:tc>
        <w:tc>
          <w:tcPr>
            <w:tcW w:w="1091" w:type="dxa"/>
            <w:tcBorders>
              <w:top w:val="threeDEmboss" w:sz="6" w:space="0" w:color="auto"/>
              <w:bottom w:val="threeDEmboss" w:sz="6" w:space="0" w:color="auto"/>
            </w:tcBorders>
            <w:vAlign w:val="center"/>
          </w:tcPr>
          <w:p w14:paraId="679736EA" w14:textId="77777777" w:rsidR="00395069" w:rsidRDefault="00395069" w:rsidP="005C6879">
            <w:pPr>
              <w:pStyle w:val="TableField-Left"/>
              <w:rPr>
                <w:rFonts w:ascii="Calibri Light" w:hAnsi="Calibri Light" w:cs="Arial"/>
              </w:rPr>
            </w:pPr>
            <w:r>
              <w:rPr>
                <w:rFonts w:ascii="Calibri Light" w:hAnsi="Calibri Light" w:cs="Arial"/>
              </w:rPr>
              <w:t>Medium</w:t>
            </w:r>
          </w:p>
        </w:tc>
      </w:tr>
      <w:tr w:rsidR="00FB03EC" w:rsidRPr="006B24F0" w14:paraId="2CD7CCB5" w14:textId="77777777" w:rsidTr="00B75EC7">
        <w:trPr>
          <w:cantSplit/>
          <w:trHeight w:val="432"/>
        </w:trPr>
        <w:tc>
          <w:tcPr>
            <w:tcW w:w="2636" w:type="dxa"/>
            <w:tcBorders>
              <w:top w:val="threeDEmboss" w:sz="6" w:space="0" w:color="auto"/>
              <w:bottom w:val="threeDEmboss" w:sz="6" w:space="0" w:color="auto"/>
            </w:tcBorders>
            <w:vAlign w:val="center"/>
          </w:tcPr>
          <w:p w14:paraId="0BAB29CC" w14:textId="5140C2F6" w:rsidR="00FB03EC" w:rsidRDefault="00FB03EC" w:rsidP="005C6879">
            <w:pPr>
              <w:pStyle w:val="TableField-Left"/>
              <w:rPr>
                <w:rFonts w:ascii="Calibri Light" w:hAnsi="Calibri Light" w:cs="Arial"/>
              </w:rPr>
            </w:pPr>
            <w:r w:rsidRPr="00FB03EC">
              <w:rPr>
                <w:rFonts w:ascii="Calibri Light" w:hAnsi="Calibri Light" w:cs="Arial"/>
              </w:rPr>
              <w:lastRenderedPageBreak/>
              <w:t>BPEM and ticket reporting capabilities may replace the use of databases to track and report on escalated volumes. Currently many organizations have databases to track and report escalations. The data that is manually entered is used for tracking volumes and types. SAP functionality will allow for visibility and multiple users can create reports as needed.</w:t>
            </w:r>
          </w:p>
        </w:tc>
        <w:tc>
          <w:tcPr>
            <w:tcW w:w="1800" w:type="dxa"/>
            <w:tcBorders>
              <w:top w:val="threeDEmboss" w:sz="6" w:space="0" w:color="auto"/>
              <w:bottom w:val="threeDEmboss" w:sz="6" w:space="0" w:color="auto"/>
            </w:tcBorders>
            <w:vAlign w:val="center"/>
          </w:tcPr>
          <w:p w14:paraId="406F1F1F" w14:textId="0782AE56" w:rsidR="00FB03EC" w:rsidRPr="00395069" w:rsidRDefault="00FB03EC" w:rsidP="00395069">
            <w:pPr>
              <w:pStyle w:val="TableField-Left"/>
              <w:rPr>
                <w:rFonts w:ascii="Calibri Light" w:hAnsi="Calibri Light" w:cs="Arial"/>
              </w:rPr>
            </w:pPr>
            <w:r w:rsidRPr="00FB03EC">
              <w:rPr>
                <w:rFonts w:ascii="Calibri Light" w:hAnsi="Calibri Light" w:cs="Arial"/>
              </w:rPr>
              <w:t>Benefit/</w:t>
            </w:r>
            <w:proofErr w:type="spellStart"/>
            <w:r w:rsidRPr="00FB03EC">
              <w:rPr>
                <w:rFonts w:ascii="Calibri Light" w:hAnsi="Calibri Light" w:cs="Arial"/>
              </w:rPr>
              <w:t>Improvement;Culture</w:t>
            </w:r>
            <w:proofErr w:type="spellEnd"/>
            <w:r w:rsidRPr="00FB03EC">
              <w:rPr>
                <w:rFonts w:ascii="Calibri Light" w:hAnsi="Calibri Light" w:cs="Arial"/>
              </w:rPr>
              <w:t xml:space="preserve"> </w:t>
            </w:r>
            <w:proofErr w:type="spellStart"/>
            <w:r w:rsidRPr="00FB03EC">
              <w:rPr>
                <w:rFonts w:ascii="Calibri Light" w:hAnsi="Calibri Light" w:cs="Arial"/>
              </w:rPr>
              <w:t>Shift;Process</w:t>
            </w:r>
            <w:proofErr w:type="spellEnd"/>
            <w:r w:rsidRPr="00FB03EC">
              <w:rPr>
                <w:rFonts w:ascii="Calibri Light" w:hAnsi="Calibri Light" w:cs="Arial"/>
              </w:rPr>
              <w:t xml:space="preserve"> (856)</w:t>
            </w:r>
          </w:p>
        </w:tc>
        <w:tc>
          <w:tcPr>
            <w:tcW w:w="2502" w:type="dxa"/>
            <w:tcBorders>
              <w:top w:val="threeDEmboss" w:sz="6" w:space="0" w:color="auto"/>
              <w:bottom w:val="threeDEmboss" w:sz="6" w:space="0" w:color="auto"/>
            </w:tcBorders>
            <w:vAlign w:val="center"/>
          </w:tcPr>
          <w:p w14:paraId="0209C1F4" w14:textId="2B526323" w:rsidR="00FB03EC" w:rsidRPr="00CE3EA2" w:rsidRDefault="00FB03EC" w:rsidP="00701B84">
            <w:pPr>
              <w:pStyle w:val="TableField-Left"/>
              <w:rPr>
                <w:rFonts w:ascii="Calibri Light" w:hAnsi="Calibri Light" w:cs="Arial"/>
              </w:rPr>
            </w:pPr>
            <w:proofErr w:type="spellStart"/>
            <w:r w:rsidRPr="00FB03EC">
              <w:rPr>
                <w:rFonts w:ascii="Calibri Light" w:hAnsi="Calibri Light" w:cs="Arial"/>
              </w:rPr>
              <w:t>CS-BCD-All;CS-CP&amp;S-All;CS-CSOD-CCC</w:t>
            </w:r>
            <w:proofErr w:type="spellEnd"/>
            <w:r w:rsidRPr="00FB03EC">
              <w:rPr>
                <w:rFonts w:ascii="Calibri Light" w:hAnsi="Calibri Light" w:cs="Arial"/>
              </w:rPr>
              <w:t xml:space="preserve"> </w:t>
            </w:r>
            <w:proofErr w:type="spellStart"/>
            <w:r w:rsidRPr="00FB03EC">
              <w:rPr>
                <w:rFonts w:ascii="Calibri Light" w:hAnsi="Calibri Light" w:cs="Arial"/>
              </w:rPr>
              <w:t>All;CS-CSOD-Consumer</w:t>
            </w:r>
            <w:proofErr w:type="spellEnd"/>
            <w:r w:rsidRPr="00FB03EC">
              <w:rPr>
                <w:rFonts w:ascii="Calibri Light" w:hAnsi="Calibri Light" w:cs="Arial"/>
              </w:rPr>
              <w:t xml:space="preserve"> Affairs</w:t>
            </w:r>
          </w:p>
        </w:tc>
        <w:tc>
          <w:tcPr>
            <w:tcW w:w="1154" w:type="dxa"/>
            <w:tcBorders>
              <w:top w:val="threeDEmboss" w:sz="6" w:space="0" w:color="auto"/>
              <w:bottom w:val="threeDEmboss" w:sz="6" w:space="0" w:color="auto"/>
            </w:tcBorders>
            <w:vAlign w:val="center"/>
          </w:tcPr>
          <w:p w14:paraId="4B627160" w14:textId="12B2096A" w:rsidR="00FB03EC" w:rsidRDefault="00FB03EC" w:rsidP="005C6879">
            <w:pPr>
              <w:pStyle w:val="TableField-Left"/>
              <w:rPr>
                <w:rFonts w:ascii="Calibri Light" w:hAnsi="Calibri Light" w:cs="Arial"/>
              </w:rPr>
            </w:pPr>
            <w:r>
              <w:rPr>
                <w:rFonts w:ascii="Calibri Light" w:hAnsi="Calibri Light" w:cs="Arial"/>
              </w:rPr>
              <w:t>Medium</w:t>
            </w:r>
          </w:p>
        </w:tc>
        <w:tc>
          <w:tcPr>
            <w:tcW w:w="1091" w:type="dxa"/>
            <w:tcBorders>
              <w:top w:val="threeDEmboss" w:sz="6" w:space="0" w:color="auto"/>
              <w:bottom w:val="threeDEmboss" w:sz="6" w:space="0" w:color="auto"/>
            </w:tcBorders>
            <w:vAlign w:val="center"/>
          </w:tcPr>
          <w:p w14:paraId="1AA45183" w14:textId="531FD6DD" w:rsidR="00FB03EC" w:rsidRDefault="00FB03EC" w:rsidP="005C6879">
            <w:pPr>
              <w:pStyle w:val="TableField-Left"/>
              <w:rPr>
                <w:rFonts w:ascii="Calibri Light" w:hAnsi="Calibri Light" w:cs="Arial"/>
              </w:rPr>
            </w:pPr>
            <w:r>
              <w:rPr>
                <w:rFonts w:ascii="Calibri Light" w:hAnsi="Calibri Light" w:cs="Arial"/>
              </w:rPr>
              <w:t>Medium</w:t>
            </w:r>
          </w:p>
        </w:tc>
      </w:tr>
      <w:tr w:rsidR="007A418A" w:rsidRPr="006B24F0" w14:paraId="087AE5C1" w14:textId="77777777" w:rsidTr="00B75EC7">
        <w:trPr>
          <w:cantSplit/>
          <w:trHeight w:val="432"/>
        </w:trPr>
        <w:tc>
          <w:tcPr>
            <w:tcW w:w="2636" w:type="dxa"/>
            <w:tcBorders>
              <w:top w:val="threeDEmboss" w:sz="6" w:space="0" w:color="auto"/>
              <w:bottom w:val="threeDEmboss" w:sz="6" w:space="0" w:color="auto"/>
            </w:tcBorders>
            <w:vAlign w:val="center"/>
          </w:tcPr>
          <w:p w14:paraId="59573775" w14:textId="3A325C76" w:rsidR="007A418A" w:rsidRPr="00CE3EA2" w:rsidRDefault="00293D7C" w:rsidP="005C6879">
            <w:pPr>
              <w:pStyle w:val="TableField-Left"/>
              <w:rPr>
                <w:rFonts w:ascii="Calibri Light" w:hAnsi="Calibri Light" w:cs="Arial"/>
              </w:rPr>
            </w:pPr>
            <w:r>
              <w:rPr>
                <w:rFonts w:ascii="Calibri Light" w:hAnsi="Calibri Light" w:cs="Arial"/>
              </w:rPr>
              <w:t>Non-escalated complaints related to data privacy, fraud, bill scams, and solar</w:t>
            </w:r>
          </w:p>
        </w:tc>
        <w:tc>
          <w:tcPr>
            <w:tcW w:w="1800" w:type="dxa"/>
            <w:tcBorders>
              <w:top w:val="threeDEmboss" w:sz="6" w:space="0" w:color="auto"/>
              <w:bottom w:val="threeDEmboss" w:sz="6" w:space="0" w:color="auto"/>
            </w:tcBorders>
            <w:vAlign w:val="center"/>
          </w:tcPr>
          <w:p w14:paraId="5C0444B4" w14:textId="77777777" w:rsidR="00293D7C" w:rsidRDefault="00293D7C" w:rsidP="00293D7C">
            <w:pPr>
              <w:pStyle w:val="TableField-Left"/>
              <w:rPr>
                <w:rFonts w:ascii="Calibri Light" w:hAnsi="Calibri Light" w:cs="Arial"/>
              </w:rPr>
            </w:pPr>
            <w:r w:rsidRPr="00395069">
              <w:rPr>
                <w:rFonts w:ascii="Calibri Light" w:hAnsi="Calibri Light" w:cs="Arial"/>
              </w:rPr>
              <w:t>Benefit/Improvement</w:t>
            </w:r>
          </w:p>
          <w:p w14:paraId="093401D3" w14:textId="037BC64E" w:rsidR="00293D7C" w:rsidRDefault="00293D7C" w:rsidP="00293D7C">
            <w:pPr>
              <w:pStyle w:val="TableField-Left"/>
              <w:rPr>
                <w:rFonts w:ascii="Calibri Light" w:hAnsi="Calibri Light" w:cs="Arial"/>
              </w:rPr>
            </w:pPr>
            <w:r w:rsidRPr="00395069">
              <w:rPr>
                <w:rFonts w:ascii="Calibri Light" w:hAnsi="Calibri Light" w:cs="Arial"/>
              </w:rPr>
              <w:t>Process</w:t>
            </w:r>
          </w:p>
          <w:p w14:paraId="01F75F5F" w14:textId="6EA3D73B" w:rsidR="007A418A" w:rsidRPr="00395069" w:rsidRDefault="00293D7C" w:rsidP="00293D7C">
            <w:pPr>
              <w:pStyle w:val="TableField-Left"/>
              <w:rPr>
                <w:rFonts w:ascii="Calibri Light" w:hAnsi="Calibri Light" w:cs="Arial"/>
              </w:rPr>
            </w:pPr>
            <w:r>
              <w:rPr>
                <w:rFonts w:ascii="Calibri Light" w:hAnsi="Calibri Light" w:cs="Arial"/>
              </w:rPr>
              <w:t>Job roles</w:t>
            </w:r>
          </w:p>
        </w:tc>
        <w:tc>
          <w:tcPr>
            <w:tcW w:w="2502" w:type="dxa"/>
            <w:tcBorders>
              <w:top w:val="threeDEmboss" w:sz="6" w:space="0" w:color="auto"/>
              <w:bottom w:val="threeDEmboss" w:sz="6" w:space="0" w:color="auto"/>
            </w:tcBorders>
            <w:vAlign w:val="center"/>
          </w:tcPr>
          <w:p w14:paraId="1DC4D0E4" w14:textId="77777777" w:rsidR="007A418A" w:rsidRDefault="007A418A" w:rsidP="00701B84">
            <w:pPr>
              <w:pStyle w:val="TableField-Left"/>
              <w:rPr>
                <w:rFonts w:ascii="Calibri Light" w:hAnsi="Calibri Light" w:cs="Arial"/>
              </w:rPr>
            </w:pPr>
            <w:r>
              <w:rPr>
                <w:rFonts w:ascii="Calibri Light" w:hAnsi="Calibri Light" w:cs="Arial"/>
              </w:rPr>
              <w:t>CP&amp;S-CS-IGO</w:t>
            </w:r>
          </w:p>
          <w:p w14:paraId="228E783B" w14:textId="77777777" w:rsidR="00293D7C" w:rsidRDefault="00293D7C" w:rsidP="00701B84">
            <w:pPr>
              <w:pStyle w:val="TableField-Left"/>
              <w:rPr>
                <w:rFonts w:ascii="Calibri Light" w:hAnsi="Calibri Light" w:cs="Arial"/>
              </w:rPr>
            </w:pPr>
          </w:p>
          <w:p w14:paraId="0A12758A" w14:textId="17433AD0" w:rsidR="00293D7C" w:rsidRPr="00CE3EA2" w:rsidRDefault="00293D7C" w:rsidP="00701B84">
            <w:pPr>
              <w:pStyle w:val="TableField-Left"/>
              <w:rPr>
                <w:rFonts w:ascii="Calibri Light" w:hAnsi="Calibri Light" w:cs="Arial"/>
              </w:rPr>
            </w:pPr>
            <w:r>
              <w:rPr>
                <w:rFonts w:ascii="Calibri Light" w:hAnsi="Calibri Light" w:cs="Arial"/>
              </w:rPr>
              <w:t>This may impact CSOD-CCC too</w:t>
            </w:r>
          </w:p>
        </w:tc>
        <w:tc>
          <w:tcPr>
            <w:tcW w:w="1154" w:type="dxa"/>
            <w:tcBorders>
              <w:top w:val="threeDEmboss" w:sz="6" w:space="0" w:color="auto"/>
              <w:bottom w:val="threeDEmboss" w:sz="6" w:space="0" w:color="auto"/>
            </w:tcBorders>
            <w:vAlign w:val="center"/>
          </w:tcPr>
          <w:p w14:paraId="0133E131" w14:textId="06ADEAFF" w:rsidR="007A418A" w:rsidRDefault="00293D7C" w:rsidP="00293D7C">
            <w:pPr>
              <w:pStyle w:val="TableField-Left"/>
              <w:rPr>
                <w:rFonts w:ascii="Calibri Light" w:hAnsi="Calibri Light" w:cs="Arial"/>
              </w:rPr>
            </w:pPr>
            <w:r>
              <w:rPr>
                <w:rFonts w:ascii="Calibri Light" w:hAnsi="Calibri Light" w:cs="Arial"/>
              </w:rPr>
              <w:t>CP&amp;S: High</w:t>
            </w:r>
          </w:p>
        </w:tc>
        <w:tc>
          <w:tcPr>
            <w:tcW w:w="1091" w:type="dxa"/>
            <w:tcBorders>
              <w:top w:val="threeDEmboss" w:sz="6" w:space="0" w:color="auto"/>
              <w:bottom w:val="threeDEmboss" w:sz="6" w:space="0" w:color="auto"/>
            </w:tcBorders>
            <w:vAlign w:val="center"/>
          </w:tcPr>
          <w:p w14:paraId="3E52C5CC" w14:textId="591CE4B1" w:rsidR="007A418A" w:rsidRDefault="00293D7C" w:rsidP="005C6879">
            <w:pPr>
              <w:pStyle w:val="TableField-Left"/>
              <w:rPr>
                <w:rFonts w:ascii="Calibri Light" w:hAnsi="Calibri Light" w:cs="Arial"/>
              </w:rPr>
            </w:pPr>
            <w:r>
              <w:rPr>
                <w:rFonts w:ascii="Calibri Light" w:hAnsi="Calibri Light" w:cs="Arial"/>
              </w:rPr>
              <w:t>CP&amp;S: High</w:t>
            </w:r>
          </w:p>
        </w:tc>
      </w:tr>
    </w:tbl>
    <w:p w14:paraId="5D4FE2D4" w14:textId="77777777" w:rsidR="005C6879" w:rsidRPr="006B24F0" w:rsidRDefault="005C6879" w:rsidP="004861E2">
      <w:pPr>
        <w:pStyle w:val="Heading2Text"/>
        <w:rPr>
          <w:rFonts w:ascii="Calibri Light" w:hAnsi="Calibri Light" w:cs="Arial"/>
        </w:rPr>
      </w:pPr>
    </w:p>
    <w:p w14:paraId="5CBDB8DA" w14:textId="77777777" w:rsidR="004861E2" w:rsidRPr="006B24F0" w:rsidRDefault="004861E2" w:rsidP="00435441">
      <w:pPr>
        <w:pStyle w:val="Heading2Text"/>
        <w:ind w:left="0"/>
        <w:rPr>
          <w:rFonts w:ascii="Calibri Light" w:hAnsi="Calibri Light" w:cs="Arial"/>
        </w:rPr>
      </w:pPr>
      <w:r w:rsidRPr="006B24F0">
        <w:rPr>
          <w:rFonts w:ascii="Calibri Light" w:hAnsi="Calibri Light" w:cs="Arial"/>
        </w:rPr>
        <w:t xml:space="preserve"> </w:t>
      </w:r>
      <w:r w:rsidR="00B33A9A" w:rsidRPr="006B24F0">
        <w:rPr>
          <w:rFonts w:ascii="Calibri Light" w:hAnsi="Calibri Light" w:cs="Arial"/>
        </w:rPr>
        <w:t>Below is a description of each</w:t>
      </w:r>
      <w:r w:rsidRPr="006B24F0">
        <w:rPr>
          <w:rFonts w:ascii="Calibri Light" w:hAnsi="Calibri Light" w:cs="Arial"/>
        </w:rPr>
        <w:t>:</w:t>
      </w:r>
    </w:p>
    <w:p w14:paraId="75697B3A" w14:textId="77777777" w:rsidR="004861E2" w:rsidRPr="006B24F0" w:rsidRDefault="00B33A9A" w:rsidP="00435441">
      <w:pPr>
        <w:pStyle w:val="Heading2TextBulleted"/>
        <w:numPr>
          <w:ilvl w:val="0"/>
          <w:numId w:val="0"/>
        </w:numPr>
        <w:tabs>
          <w:tab w:val="num" w:pos="3150"/>
        </w:tabs>
        <w:ind w:left="900" w:hanging="360"/>
        <w:rPr>
          <w:rFonts w:ascii="Calibri Light" w:hAnsi="Calibri Light" w:cs="Arial"/>
        </w:rPr>
      </w:pPr>
      <w:r w:rsidRPr="00435441">
        <w:rPr>
          <w:rFonts w:ascii="Calibri Light" w:hAnsi="Calibri Light" w:cs="Arial"/>
          <w:b/>
        </w:rPr>
        <w:t>Change Element Short Description</w:t>
      </w:r>
      <w:r w:rsidR="004861E2" w:rsidRPr="00435441">
        <w:rPr>
          <w:rFonts w:ascii="Calibri Light" w:hAnsi="Calibri Light" w:cs="Arial"/>
          <w:b/>
        </w:rPr>
        <w:t>:</w:t>
      </w:r>
      <w:r w:rsidR="00435441">
        <w:rPr>
          <w:rFonts w:ascii="Calibri Light" w:hAnsi="Calibri Light" w:cs="Arial"/>
        </w:rPr>
        <w:t xml:space="preserve"> </w:t>
      </w:r>
      <w:r w:rsidRPr="006B24F0">
        <w:rPr>
          <w:rFonts w:ascii="Calibri Light" w:hAnsi="Calibri Light" w:cs="Arial"/>
        </w:rPr>
        <w:t xml:space="preserve">Describes </w:t>
      </w:r>
      <w:r w:rsidR="004861E2" w:rsidRPr="006B24F0">
        <w:rPr>
          <w:rFonts w:ascii="Calibri Light" w:hAnsi="Calibri Light" w:cs="Arial"/>
        </w:rPr>
        <w:t>the ‘As-Is’ scenario and what is changing</w:t>
      </w:r>
      <w:r w:rsidRPr="006B24F0">
        <w:rPr>
          <w:rFonts w:ascii="Calibri Light" w:hAnsi="Calibri Light" w:cs="Arial"/>
        </w:rPr>
        <w:t>.</w:t>
      </w:r>
    </w:p>
    <w:p w14:paraId="6AA95FD2" w14:textId="77777777" w:rsidR="004861E2" w:rsidRPr="006B24F0" w:rsidRDefault="004861E2" w:rsidP="00435441">
      <w:pPr>
        <w:pStyle w:val="Heading2TextBulleted"/>
        <w:numPr>
          <w:ilvl w:val="0"/>
          <w:numId w:val="0"/>
        </w:numPr>
        <w:tabs>
          <w:tab w:val="num" w:pos="3150"/>
        </w:tabs>
        <w:ind w:left="540"/>
        <w:rPr>
          <w:rFonts w:ascii="Calibri Light" w:hAnsi="Calibri Light" w:cs="Arial"/>
        </w:rPr>
      </w:pPr>
      <w:r w:rsidRPr="00435441">
        <w:rPr>
          <w:rFonts w:ascii="Calibri Light" w:hAnsi="Calibri Light" w:cs="Arial"/>
          <w:b/>
        </w:rPr>
        <w:t>Change Impact Category</w:t>
      </w:r>
      <w:r w:rsidR="00B33A9A" w:rsidRPr="00435441">
        <w:rPr>
          <w:rFonts w:ascii="Calibri Light" w:hAnsi="Calibri Light" w:cs="Arial"/>
          <w:b/>
        </w:rPr>
        <w:t>:</w:t>
      </w:r>
      <w:r w:rsidR="00B33A9A" w:rsidRPr="006B24F0">
        <w:rPr>
          <w:rFonts w:ascii="Calibri Light" w:hAnsi="Calibri Light" w:cs="Arial"/>
        </w:rPr>
        <w:t xml:space="preserve"> Determined by asking the questions below.</w:t>
      </w:r>
    </w:p>
    <w:p w14:paraId="7ECDEFF3" w14:textId="77777777" w:rsidR="004861E2" w:rsidRPr="006B24F0" w:rsidRDefault="004861E2" w:rsidP="00AE07EE">
      <w:pPr>
        <w:pStyle w:val="Heading2TextSubsetNumbered"/>
        <w:numPr>
          <w:ilvl w:val="0"/>
          <w:numId w:val="6"/>
        </w:numPr>
        <w:tabs>
          <w:tab w:val="num" w:pos="1080"/>
        </w:tabs>
        <w:ind w:left="1440"/>
        <w:rPr>
          <w:rFonts w:ascii="Calibri Light" w:hAnsi="Calibri Light"/>
        </w:rPr>
      </w:pPr>
      <w:r w:rsidRPr="006B24F0">
        <w:rPr>
          <w:rFonts w:ascii="Calibri Light" w:hAnsi="Calibri Light"/>
          <w:b/>
        </w:rPr>
        <w:t>Staffing Levels</w:t>
      </w:r>
      <w:r w:rsidR="00435441">
        <w:rPr>
          <w:rFonts w:ascii="Calibri Light" w:hAnsi="Calibri Light"/>
        </w:rPr>
        <w:t xml:space="preserve"> -</w:t>
      </w:r>
      <w:r w:rsidRPr="006B24F0">
        <w:rPr>
          <w:rFonts w:ascii="Calibri Light" w:hAnsi="Calibri Light"/>
        </w:rPr>
        <w:t xml:space="preserve"> Is the work effort increasing or decreasing (staffing levels), and how (e.g., task automation, new process/tasks)?</w:t>
      </w:r>
    </w:p>
    <w:p w14:paraId="3D7B365D" w14:textId="77777777" w:rsidR="004861E2" w:rsidRPr="006B24F0" w:rsidRDefault="004861E2" w:rsidP="00AE07EE">
      <w:pPr>
        <w:pStyle w:val="Heading2TextSubsetNumbered"/>
        <w:numPr>
          <w:ilvl w:val="0"/>
          <w:numId w:val="6"/>
        </w:numPr>
        <w:tabs>
          <w:tab w:val="num" w:pos="1080"/>
        </w:tabs>
        <w:ind w:left="1440"/>
        <w:rPr>
          <w:rFonts w:ascii="Calibri Light" w:hAnsi="Calibri Light"/>
        </w:rPr>
      </w:pPr>
      <w:r w:rsidRPr="006B24F0">
        <w:rPr>
          <w:rFonts w:ascii="Calibri Light" w:hAnsi="Calibri Light"/>
          <w:b/>
        </w:rPr>
        <w:t>Job Roles</w:t>
      </w:r>
      <w:r w:rsidR="00435441">
        <w:rPr>
          <w:rFonts w:ascii="Calibri Light" w:hAnsi="Calibri Light"/>
        </w:rPr>
        <w:t xml:space="preserve"> -</w:t>
      </w:r>
      <w:r w:rsidRPr="006B24F0">
        <w:rPr>
          <w:rFonts w:ascii="Calibri Light" w:hAnsi="Calibri Light"/>
        </w:rPr>
        <w:t xml:space="preserve"> Will the responsibilities, authority, or required skills for a job or job roles change? Will people be reporting to new leaders? Will </w:t>
      </w:r>
      <w:r w:rsidR="00742966" w:rsidRPr="006B24F0">
        <w:rPr>
          <w:rFonts w:ascii="Calibri Light" w:hAnsi="Calibri Light"/>
        </w:rPr>
        <w:t>managers’</w:t>
      </w:r>
      <w:r w:rsidRPr="006B24F0">
        <w:rPr>
          <w:rFonts w:ascii="Calibri Light" w:hAnsi="Calibri Light"/>
        </w:rPr>
        <w:t xml:space="preserve"> responsibilities change?</w:t>
      </w:r>
    </w:p>
    <w:p w14:paraId="3AE155A4" w14:textId="77777777" w:rsidR="004861E2" w:rsidRPr="006B24F0" w:rsidRDefault="004861E2" w:rsidP="00AE07EE">
      <w:pPr>
        <w:pStyle w:val="Heading2TextSubsetNumbered"/>
        <w:numPr>
          <w:ilvl w:val="0"/>
          <w:numId w:val="6"/>
        </w:numPr>
        <w:tabs>
          <w:tab w:val="num" w:pos="1080"/>
        </w:tabs>
        <w:ind w:left="1440"/>
        <w:rPr>
          <w:rFonts w:ascii="Calibri Light" w:hAnsi="Calibri Light"/>
        </w:rPr>
      </w:pPr>
      <w:r w:rsidRPr="006B24F0">
        <w:rPr>
          <w:rFonts w:ascii="Calibri Light" w:hAnsi="Calibri Light"/>
          <w:b/>
        </w:rPr>
        <w:t>Compensation / Performance</w:t>
      </w:r>
      <w:r w:rsidR="00435441">
        <w:rPr>
          <w:rFonts w:ascii="Calibri Light" w:hAnsi="Calibri Light"/>
        </w:rPr>
        <w:t xml:space="preserve"> -</w:t>
      </w:r>
      <w:r w:rsidRPr="006B24F0">
        <w:rPr>
          <w:rFonts w:ascii="Calibri Light" w:hAnsi="Calibri Light"/>
        </w:rPr>
        <w:t xml:space="preserve"> Will the changes have such an impact on roles of an individual that merits a change in how they are compensated or how their performance will be evaluated? What behaviors are rewarded and recognized?</w:t>
      </w:r>
    </w:p>
    <w:p w14:paraId="719F55D5" w14:textId="77777777" w:rsidR="004861E2" w:rsidRPr="006B24F0" w:rsidRDefault="004861E2" w:rsidP="00AE07EE">
      <w:pPr>
        <w:pStyle w:val="Heading2TextSubsetNumbered"/>
        <w:numPr>
          <w:ilvl w:val="0"/>
          <w:numId w:val="6"/>
        </w:numPr>
        <w:tabs>
          <w:tab w:val="num" w:pos="1080"/>
        </w:tabs>
        <w:ind w:left="1440"/>
        <w:rPr>
          <w:rFonts w:ascii="Calibri Light" w:hAnsi="Calibri Light"/>
        </w:rPr>
      </w:pPr>
      <w:r w:rsidRPr="006B24F0">
        <w:rPr>
          <w:rFonts w:ascii="Calibri Light" w:hAnsi="Calibri Light"/>
          <w:b/>
        </w:rPr>
        <w:t>Organization</w:t>
      </w:r>
      <w:r w:rsidRPr="006B24F0">
        <w:rPr>
          <w:rFonts w:ascii="Calibri Light" w:hAnsi="Calibri Light"/>
        </w:rPr>
        <w:t xml:space="preserve"> </w:t>
      </w:r>
      <w:r w:rsidRPr="006B24F0">
        <w:rPr>
          <w:rFonts w:ascii="Calibri Light" w:hAnsi="Calibri Light"/>
          <w:b/>
        </w:rPr>
        <w:t>Structure</w:t>
      </w:r>
      <w:r w:rsidR="00435441">
        <w:rPr>
          <w:rFonts w:ascii="Calibri Light" w:hAnsi="Calibri Light"/>
          <w:b/>
        </w:rPr>
        <w:t xml:space="preserve"> </w:t>
      </w:r>
      <w:r w:rsidRPr="006B24F0">
        <w:rPr>
          <w:rFonts w:ascii="Calibri Light" w:hAnsi="Calibri Light"/>
        </w:rPr>
        <w:t xml:space="preserve">- Is the ownership of the Process or Data changing (think departments, jobs, or roles, not individuals)?  </w:t>
      </w:r>
    </w:p>
    <w:p w14:paraId="08ACC3BE" w14:textId="77777777" w:rsidR="004861E2" w:rsidRPr="006B24F0" w:rsidRDefault="004861E2" w:rsidP="00AE07EE">
      <w:pPr>
        <w:pStyle w:val="Heading2TextSubsetNumbered"/>
        <w:numPr>
          <w:ilvl w:val="0"/>
          <w:numId w:val="6"/>
        </w:numPr>
        <w:tabs>
          <w:tab w:val="num" w:pos="1080"/>
        </w:tabs>
        <w:ind w:left="1440"/>
        <w:rPr>
          <w:rFonts w:ascii="Calibri Light" w:hAnsi="Calibri Light"/>
        </w:rPr>
      </w:pPr>
      <w:r w:rsidRPr="006B24F0">
        <w:rPr>
          <w:rFonts w:ascii="Calibri Light" w:hAnsi="Calibri Light"/>
          <w:b/>
        </w:rPr>
        <w:t>Decision Making</w:t>
      </w:r>
      <w:r w:rsidR="00435441">
        <w:rPr>
          <w:rFonts w:ascii="Calibri Light" w:hAnsi="Calibri Light"/>
        </w:rPr>
        <w:t xml:space="preserve"> -</w:t>
      </w:r>
      <w:r w:rsidRPr="006B24F0">
        <w:rPr>
          <w:rFonts w:ascii="Calibri Light" w:hAnsi="Calibri Light"/>
        </w:rPr>
        <w:t xml:space="preserve"> Will any of the changes impact how decisions are made, by or between, business units / departments?  Who makes them, how they determine the criteria for making a change?</w:t>
      </w:r>
    </w:p>
    <w:p w14:paraId="66DE1122" w14:textId="77777777" w:rsidR="004861E2" w:rsidRPr="006B24F0" w:rsidRDefault="004861E2" w:rsidP="00AE07EE">
      <w:pPr>
        <w:pStyle w:val="Heading2TextSubsetNumbered"/>
        <w:numPr>
          <w:ilvl w:val="0"/>
          <w:numId w:val="6"/>
        </w:numPr>
        <w:tabs>
          <w:tab w:val="num" w:pos="1080"/>
        </w:tabs>
        <w:ind w:left="1440"/>
        <w:rPr>
          <w:rFonts w:ascii="Calibri Light" w:hAnsi="Calibri Light"/>
        </w:rPr>
      </w:pPr>
      <w:r w:rsidRPr="006B24F0">
        <w:rPr>
          <w:rFonts w:ascii="Calibri Light" w:hAnsi="Calibri Light"/>
          <w:b/>
        </w:rPr>
        <w:t>Culture Shift</w:t>
      </w:r>
      <w:r w:rsidR="00435441">
        <w:rPr>
          <w:rFonts w:ascii="Calibri Light" w:hAnsi="Calibri Light"/>
        </w:rPr>
        <w:t xml:space="preserve"> -</w:t>
      </w:r>
      <w:r w:rsidRPr="006B24F0">
        <w:rPr>
          <w:rFonts w:ascii="Calibri Light" w:hAnsi="Calibri Light"/>
        </w:rPr>
        <w:t xml:space="preserve"> Will organizational value systems impact the way change happens or be impacted by the change? What are the underlying values of the organization that will directly influence the way change will be accepted and how much work will ultimately be required to ensure successful outcomes for the business?</w:t>
      </w:r>
    </w:p>
    <w:p w14:paraId="70443FA2" w14:textId="77777777" w:rsidR="004861E2" w:rsidRPr="006B24F0" w:rsidRDefault="004861E2" w:rsidP="00AE07EE">
      <w:pPr>
        <w:pStyle w:val="Heading2TextSubsetNumbered"/>
        <w:numPr>
          <w:ilvl w:val="0"/>
          <w:numId w:val="6"/>
        </w:numPr>
        <w:tabs>
          <w:tab w:val="num" w:pos="1080"/>
        </w:tabs>
        <w:ind w:left="1440"/>
        <w:rPr>
          <w:rFonts w:ascii="Calibri Light" w:hAnsi="Calibri Light"/>
        </w:rPr>
      </w:pPr>
      <w:r w:rsidRPr="006B24F0">
        <w:rPr>
          <w:rFonts w:ascii="Calibri Light" w:hAnsi="Calibri Light"/>
          <w:b/>
        </w:rPr>
        <w:t>Location / Facilities</w:t>
      </w:r>
      <w:r w:rsidR="00435441">
        <w:rPr>
          <w:rFonts w:ascii="Calibri Light" w:hAnsi="Calibri Light"/>
        </w:rPr>
        <w:t xml:space="preserve"> -</w:t>
      </w:r>
      <w:r w:rsidRPr="006B24F0">
        <w:rPr>
          <w:rFonts w:ascii="Calibri Light" w:hAnsi="Calibri Light"/>
        </w:rPr>
        <w:t xml:space="preserve"> Will the change impact the physical location where they process is being implemented or require changes to the facilities to enable the process to be effective?</w:t>
      </w:r>
    </w:p>
    <w:p w14:paraId="054A147A" w14:textId="77777777" w:rsidR="004861E2" w:rsidRPr="006B24F0" w:rsidRDefault="004861E2" w:rsidP="00AE07EE">
      <w:pPr>
        <w:pStyle w:val="Heading2TextSubsetNumbered"/>
        <w:numPr>
          <w:ilvl w:val="0"/>
          <w:numId w:val="6"/>
        </w:numPr>
        <w:tabs>
          <w:tab w:val="num" w:pos="1080"/>
        </w:tabs>
        <w:ind w:left="1440"/>
        <w:rPr>
          <w:rFonts w:ascii="Calibri Light" w:hAnsi="Calibri Light"/>
        </w:rPr>
      </w:pPr>
      <w:r w:rsidRPr="006B24F0">
        <w:rPr>
          <w:rFonts w:ascii="Calibri Light" w:hAnsi="Calibri Light"/>
          <w:b/>
        </w:rPr>
        <w:t>Process</w:t>
      </w:r>
      <w:r w:rsidRPr="006B24F0">
        <w:rPr>
          <w:rFonts w:ascii="Calibri Light" w:hAnsi="Calibri Light"/>
        </w:rPr>
        <w:t xml:space="preserve"> - Any change to the current process (e.g. manual process becomes automatic, or vice versa)? Are there new processes being introduced or an old process being decommissioned? Is there a requirement to change an existing business rule or business policy? Will new business rule or policy needs to be introduced and enforced or complied to?</w:t>
      </w:r>
    </w:p>
    <w:p w14:paraId="06005215" w14:textId="77777777" w:rsidR="004861E2" w:rsidRPr="006B24F0" w:rsidRDefault="004861E2" w:rsidP="00AE07EE">
      <w:pPr>
        <w:pStyle w:val="Heading2TextSubsetNumbered"/>
        <w:numPr>
          <w:ilvl w:val="0"/>
          <w:numId w:val="6"/>
        </w:numPr>
        <w:tabs>
          <w:tab w:val="num" w:pos="1080"/>
        </w:tabs>
        <w:ind w:left="1440"/>
        <w:rPr>
          <w:rFonts w:ascii="Calibri Light" w:hAnsi="Calibri Light"/>
        </w:rPr>
      </w:pPr>
      <w:r w:rsidRPr="006B24F0">
        <w:rPr>
          <w:rFonts w:ascii="Calibri Light" w:hAnsi="Calibri Light"/>
          <w:b/>
        </w:rPr>
        <w:t xml:space="preserve">Regulatory/ Legal </w:t>
      </w:r>
      <w:r w:rsidRPr="006B24F0">
        <w:rPr>
          <w:rFonts w:ascii="Calibri Light" w:hAnsi="Calibri Light"/>
        </w:rPr>
        <w:t xml:space="preserve">- Are there any legal / regulatory requirements that might be impacted </w:t>
      </w:r>
    </w:p>
    <w:p w14:paraId="5559A73A" w14:textId="77777777" w:rsidR="004861E2" w:rsidRPr="006B24F0" w:rsidRDefault="004861E2" w:rsidP="00AE07EE">
      <w:pPr>
        <w:pStyle w:val="Heading2TextSubsetNumbered"/>
        <w:numPr>
          <w:ilvl w:val="0"/>
          <w:numId w:val="6"/>
        </w:numPr>
        <w:tabs>
          <w:tab w:val="num" w:pos="1080"/>
        </w:tabs>
        <w:ind w:left="1440"/>
        <w:rPr>
          <w:rFonts w:ascii="Calibri Light" w:hAnsi="Calibri Light"/>
        </w:rPr>
      </w:pPr>
      <w:r w:rsidRPr="006B24F0">
        <w:rPr>
          <w:rFonts w:ascii="Calibri Light" w:hAnsi="Calibri Light"/>
          <w:b/>
        </w:rPr>
        <w:t>Technology</w:t>
      </w:r>
      <w:r w:rsidRPr="006B24F0">
        <w:rPr>
          <w:rFonts w:ascii="Calibri Light" w:hAnsi="Calibri Light"/>
        </w:rPr>
        <w:t xml:space="preserve"> - Are other applications impacted (e.g., going away, becoming read-only), or are there new requirements (e.g., new SW / HW, new version) </w:t>
      </w:r>
    </w:p>
    <w:p w14:paraId="6B712D5D" w14:textId="77777777" w:rsidR="004861E2" w:rsidRPr="006B24F0" w:rsidRDefault="004861E2" w:rsidP="00AE07EE">
      <w:pPr>
        <w:pStyle w:val="Heading2TextSubsetNumbered"/>
        <w:numPr>
          <w:ilvl w:val="0"/>
          <w:numId w:val="6"/>
        </w:numPr>
        <w:tabs>
          <w:tab w:val="num" w:pos="1080"/>
        </w:tabs>
        <w:ind w:left="1440"/>
        <w:rPr>
          <w:rFonts w:ascii="Calibri Light" w:hAnsi="Calibri Light"/>
        </w:rPr>
      </w:pPr>
      <w:r w:rsidRPr="006B24F0">
        <w:rPr>
          <w:rFonts w:ascii="Calibri Light" w:hAnsi="Calibri Light"/>
          <w:b/>
        </w:rPr>
        <w:t xml:space="preserve">Benefit/Improvement </w:t>
      </w:r>
      <w:r w:rsidR="00435441">
        <w:rPr>
          <w:rFonts w:ascii="Calibri Light" w:hAnsi="Calibri Light"/>
        </w:rPr>
        <w:t>-</w:t>
      </w:r>
      <w:r w:rsidRPr="006B24F0">
        <w:rPr>
          <w:rFonts w:ascii="Calibri Light" w:hAnsi="Calibri Light"/>
        </w:rPr>
        <w:t xml:space="preserve"> Will there be an improvement or benefit to any of the stakeholders because of this change. (Be sure to include any pain points that are being alleviated) </w:t>
      </w:r>
    </w:p>
    <w:p w14:paraId="6FE64C0F" w14:textId="77777777" w:rsidR="004861E2" w:rsidRPr="006B24F0" w:rsidRDefault="004861E2" w:rsidP="00AE07EE">
      <w:pPr>
        <w:pStyle w:val="Heading2TextSubsetNumbered"/>
        <w:numPr>
          <w:ilvl w:val="0"/>
          <w:numId w:val="6"/>
        </w:numPr>
        <w:tabs>
          <w:tab w:val="num" w:pos="1080"/>
        </w:tabs>
        <w:ind w:left="1440"/>
        <w:rPr>
          <w:rFonts w:ascii="Calibri Light" w:hAnsi="Calibri Light"/>
        </w:rPr>
      </w:pPr>
      <w:r w:rsidRPr="006B24F0">
        <w:rPr>
          <w:rFonts w:ascii="Calibri Light" w:hAnsi="Calibri Light"/>
          <w:b/>
        </w:rPr>
        <w:lastRenderedPageBreak/>
        <w:t>Other</w:t>
      </w:r>
      <w:r w:rsidRPr="006B24F0">
        <w:rPr>
          <w:rFonts w:ascii="Calibri Light" w:hAnsi="Calibri Light"/>
        </w:rPr>
        <w:t xml:space="preserve"> - Are there emotional implications stemming from any of these changes (think of buy-in issues or fears) </w:t>
      </w:r>
    </w:p>
    <w:p w14:paraId="7100BE47" w14:textId="77777777" w:rsidR="004861E2" w:rsidRPr="006B24F0" w:rsidRDefault="00B33A9A" w:rsidP="00435441">
      <w:pPr>
        <w:pStyle w:val="Heading2TextBulleted"/>
        <w:numPr>
          <w:ilvl w:val="0"/>
          <w:numId w:val="0"/>
        </w:numPr>
        <w:ind w:left="540"/>
        <w:rPr>
          <w:rFonts w:ascii="Calibri Light" w:hAnsi="Calibri Light" w:cs="Arial"/>
        </w:rPr>
      </w:pPr>
      <w:r w:rsidRPr="00435441">
        <w:rPr>
          <w:rFonts w:ascii="Calibri Light" w:hAnsi="Calibri Light" w:cs="Arial"/>
          <w:b/>
        </w:rPr>
        <w:t>Audience Group</w:t>
      </w:r>
      <w:r w:rsidR="00435441">
        <w:rPr>
          <w:rFonts w:ascii="Calibri Light" w:hAnsi="Calibri Light" w:cs="Arial"/>
          <w:b/>
        </w:rPr>
        <w:t>(</w:t>
      </w:r>
      <w:r w:rsidRPr="00435441">
        <w:rPr>
          <w:rFonts w:ascii="Calibri Light" w:hAnsi="Calibri Light" w:cs="Arial"/>
          <w:b/>
        </w:rPr>
        <w:t>s</w:t>
      </w:r>
      <w:r w:rsidR="00435441">
        <w:rPr>
          <w:rFonts w:ascii="Calibri Light" w:hAnsi="Calibri Light" w:cs="Arial"/>
          <w:b/>
        </w:rPr>
        <w:t>)</w:t>
      </w:r>
      <w:r w:rsidR="00435441">
        <w:rPr>
          <w:rFonts w:ascii="Calibri Light" w:hAnsi="Calibri Light" w:cs="Arial"/>
        </w:rPr>
        <w:t>: T</w:t>
      </w:r>
      <w:r w:rsidR="004861E2" w:rsidRPr="006B24F0">
        <w:rPr>
          <w:rFonts w:ascii="Calibri Light" w:hAnsi="Calibri Light" w:cs="Arial"/>
        </w:rPr>
        <w:t>he</w:t>
      </w:r>
      <w:r w:rsidRPr="006B24F0">
        <w:rPr>
          <w:rFonts w:ascii="Calibri Light" w:hAnsi="Calibri Light" w:cs="Arial"/>
        </w:rPr>
        <w:t>se are the</w:t>
      </w:r>
      <w:r w:rsidR="004861E2" w:rsidRPr="006B24F0">
        <w:rPr>
          <w:rFonts w:ascii="Calibri Light" w:hAnsi="Calibri Light" w:cs="Arial"/>
        </w:rPr>
        <w:t xml:space="preserve"> </w:t>
      </w:r>
      <w:r w:rsidRPr="006B24F0">
        <w:rPr>
          <w:rFonts w:ascii="Calibri Light" w:hAnsi="Calibri Light" w:cs="Arial"/>
        </w:rPr>
        <w:t xml:space="preserve">affected </w:t>
      </w:r>
      <w:r w:rsidR="004861E2" w:rsidRPr="006B24F0">
        <w:rPr>
          <w:rFonts w:ascii="Calibri Light" w:hAnsi="Calibri Light" w:cs="Arial"/>
        </w:rPr>
        <w:t xml:space="preserve">departments, </w:t>
      </w:r>
      <w:r w:rsidRPr="006B24F0">
        <w:rPr>
          <w:rFonts w:ascii="Calibri Light" w:hAnsi="Calibri Light" w:cs="Arial"/>
        </w:rPr>
        <w:t xml:space="preserve">divisions etc… </w:t>
      </w:r>
    </w:p>
    <w:p w14:paraId="44909A1C" w14:textId="77777777" w:rsidR="002C4E01" w:rsidRPr="006B24F0" w:rsidRDefault="00B33A9A" w:rsidP="00435441">
      <w:pPr>
        <w:pStyle w:val="Heading2TextBulleted"/>
        <w:numPr>
          <w:ilvl w:val="0"/>
          <w:numId w:val="0"/>
        </w:numPr>
        <w:ind w:left="540"/>
        <w:rPr>
          <w:rFonts w:ascii="Calibri Light" w:hAnsi="Calibri Light" w:cs="Arial"/>
        </w:rPr>
      </w:pPr>
      <w:r w:rsidRPr="00435441">
        <w:rPr>
          <w:rFonts w:ascii="Calibri Light" w:hAnsi="Calibri Light" w:cs="Arial"/>
          <w:b/>
        </w:rPr>
        <w:t>Impact</w:t>
      </w:r>
      <w:r w:rsidR="00435441">
        <w:rPr>
          <w:rFonts w:ascii="Calibri Light" w:hAnsi="Calibri Light" w:cs="Arial"/>
        </w:rPr>
        <w:t>:</w:t>
      </w:r>
      <w:r w:rsidR="004861E2" w:rsidRPr="006B24F0">
        <w:rPr>
          <w:rFonts w:ascii="Calibri Light" w:hAnsi="Calibri Light" w:cs="Arial"/>
        </w:rPr>
        <w:t xml:space="preserve"> </w:t>
      </w:r>
      <w:r w:rsidRPr="006B24F0">
        <w:rPr>
          <w:rFonts w:ascii="Calibri Light" w:hAnsi="Calibri Light" w:cs="Arial"/>
        </w:rPr>
        <w:t>The following were used to determine the</w:t>
      </w:r>
      <w:r w:rsidR="004861E2" w:rsidRPr="006B24F0">
        <w:rPr>
          <w:rFonts w:ascii="Calibri Light" w:hAnsi="Calibri Light" w:cs="Arial"/>
        </w:rPr>
        <w:t xml:space="preserve"> </w:t>
      </w:r>
      <w:r w:rsidRPr="006B24F0">
        <w:rPr>
          <w:rFonts w:ascii="Calibri Light" w:hAnsi="Calibri Light" w:cs="Arial"/>
        </w:rPr>
        <w:t>impact</w:t>
      </w:r>
      <w:r w:rsidR="00B63789">
        <w:rPr>
          <w:rFonts w:ascii="Calibri Light" w:hAnsi="Calibri Light" w:cs="Arial"/>
        </w:rPr>
        <w:t>:</w:t>
      </w:r>
    </w:p>
    <w:p w14:paraId="7A7508CC" w14:textId="77777777" w:rsidR="002C4E01" w:rsidRPr="006B24F0" w:rsidRDefault="002C4E01" w:rsidP="00E0118B">
      <w:pPr>
        <w:rPr>
          <w:rFonts w:ascii="Calibri Light" w:hAnsi="Calibri Light" w:cs="Arial"/>
        </w:rPr>
      </w:pPr>
    </w:p>
    <w:p w14:paraId="76DF7823" w14:textId="77777777" w:rsidR="002C4E01" w:rsidRPr="006B24F0" w:rsidRDefault="002C4E01" w:rsidP="001A04BA">
      <w:pPr>
        <w:jc w:val="center"/>
        <w:rPr>
          <w:rFonts w:ascii="Calibri Light" w:hAnsi="Calibri Light" w:cs="Arial"/>
        </w:rPr>
      </w:pPr>
      <w:r w:rsidRPr="006B24F0">
        <w:rPr>
          <w:rFonts w:ascii="Calibri Light" w:hAnsi="Calibri Light" w:cs="Arial"/>
          <w:noProof/>
        </w:rPr>
        <w:drawing>
          <wp:inline distT="0" distB="0" distL="0" distR="0" wp14:anchorId="600F6DDC" wp14:editId="4AF68788">
            <wp:extent cx="4389120" cy="2432304"/>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389120" cy="2432304"/>
                    </a:xfrm>
                    <a:prstGeom prst="rect">
                      <a:avLst/>
                    </a:prstGeom>
                    <a:noFill/>
                  </pic:spPr>
                </pic:pic>
              </a:graphicData>
            </a:graphic>
          </wp:inline>
        </w:drawing>
      </w:r>
    </w:p>
    <w:p w14:paraId="7610C4A2" w14:textId="77777777" w:rsidR="002C4E01" w:rsidRPr="006B24F0" w:rsidRDefault="002C4E01" w:rsidP="001A04BA">
      <w:pPr>
        <w:jc w:val="center"/>
        <w:rPr>
          <w:rFonts w:ascii="Calibri Light" w:hAnsi="Calibri Light" w:cs="Arial"/>
        </w:rPr>
      </w:pPr>
      <w:r w:rsidRPr="006B24F0">
        <w:rPr>
          <w:rFonts w:ascii="Calibri Light" w:hAnsi="Calibri Light" w:cs="Arial"/>
          <w:noProof/>
        </w:rPr>
        <w:drawing>
          <wp:inline distT="0" distB="0" distL="0" distR="0" wp14:anchorId="6EBA5AD9" wp14:editId="7E3C2CFE">
            <wp:extent cx="4389120" cy="2496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389120" cy="2496312"/>
                    </a:xfrm>
                    <a:prstGeom prst="rect">
                      <a:avLst/>
                    </a:prstGeom>
                    <a:noFill/>
                  </pic:spPr>
                </pic:pic>
              </a:graphicData>
            </a:graphic>
          </wp:inline>
        </w:drawing>
      </w:r>
    </w:p>
    <w:p w14:paraId="7C5466AC" w14:textId="77777777" w:rsidR="00B33A9A" w:rsidRPr="006B24F0" w:rsidRDefault="002C4E01" w:rsidP="001A04BA">
      <w:pPr>
        <w:jc w:val="center"/>
        <w:rPr>
          <w:rFonts w:ascii="Calibri Light" w:hAnsi="Calibri Light" w:cs="Arial"/>
        </w:rPr>
      </w:pPr>
      <w:r w:rsidRPr="006B24F0">
        <w:rPr>
          <w:rFonts w:ascii="Calibri Light" w:hAnsi="Calibri Light" w:cs="Arial"/>
          <w:noProof/>
          <w:color w:val="000000"/>
          <w:szCs w:val="20"/>
        </w:rPr>
        <w:lastRenderedPageBreak/>
        <w:drawing>
          <wp:inline distT="0" distB="0" distL="0" distR="0" wp14:anchorId="6596F758" wp14:editId="6B9BDA89">
            <wp:extent cx="4389120" cy="256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389120" cy="2560320"/>
                    </a:xfrm>
                    <a:prstGeom prst="rect">
                      <a:avLst/>
                    </a:prstGeom>
                    <a:noFill/>
                  </pic:spPr>
                </pic:pic>
              </a:graphicData>
            </a:graphic>
          </wp:inline>
        </w:drawing>
      </w:r>
    </w:p>
    <w:p w14:paraId="4CF3BD02" w14:textId="77777777" w:rsidR="00B33A9A" w:rsidRPr="006B24F0" w:rsidRDefault="00B33A9A" w:rsidP="00E0118B">
      <w:pPr>
        <w:rPr>
          <w:rFonts w:ascii="Calibri Light" w:hAnsi="Calibri Light" w:cs="Arial"/>
        </w:rPr>
      </w:pPr>
    </w:p>
    <w:p w14:paraId="3DA6DE8D" w14:textId="77777777" w:rsidR="00E0118B" w:rsidRPr="006B24F0" w:rsidRDefault="00B33A9A" w:rsidP="000458DA">
      <w:pPr>
        <w:pStyle w:val="ListParagraph"/>
        <w:rPr>
          <w:rFonts w:ascii="Calibri Light" w:hAnsi="Calibri Light" w:cs="Arial"/>
          <w:color w:val="000000"/>
          <w:szCs w:val="20"/>
        </w:rPr>
      </w:pPr>
      <w:r w:rsidRPr="00FF601A">
        <w:rPr>
          <w:rFonts w:ascii="Calibri Light" w:eastAsia="MS Mincho" w:hAnsi="Calibri Light" w:cs="Arial"/>
          <w:b/>
          <w:noProof/>
          <w:sz w:val="20"/>
          <w:szCs w:val="24"/>
          <w:lang w:eastAsia="ja-JP"/>
        </w:rPr>
        <w:t>Business Effort</w:t>
      </w:r>
      <w:r w:rsidRPr="006B24F0">
        <w:rPr>
          <w:rFonts w:ascii="Calibri Light" w:eastAsia="MS Mincho" w:hAnsi="Calibri Light" w:cs="Arial"/>
          <w:noProof/>
          <w:sz w:val="20"/>
          <w:szCs w:val="24"/>
          <w:lang w:eastAsia="ja-JP"/>
        </w:rPr>
        <w:t>: Initial assessment of the impact to the business High, Medium, Low</w:t>
      </w:r>
      <w:r w:rsidR="00E0118B" w:rsidRPr="006B24F0">
        <w:rPr>
          <w:rFonts w:ascii="Calibri Light" w:hAnsi="Calibri Light" w:cs="Arial"/>
        </w:rPr>
        <w:br w:type="page"/>
      </w:r>
    </w:p>
    <w:p w14:paraId="45B4A57C" w14:textId="77777777" w:rsidR="00532AC3" w:rsidRPr="006B24F0" w:rsidRDefault="00693EDB" w:rsidP="00AE07EE">
      <w:pPr>
        <w:pStyle w:val="Heading1"/>
        <w:numPr>
          <w:ilvl w:val="0"/>
          <w:numId w:val="9"/>
        </w:numPr>
        <w:rPr>
          <w:rFonts w:ascii="Calibri Light" w:hAnsi="Calibri Light"/>
        </w:rPr>
      </w:pPr>
      <w:bookmarkStart w:id="484" w:name="_Toc491613849"/>
      <w:r w:rsidRPr="006B24F0">
        <w:rPr>
          <w:rFonts w:ascii="Calibri Light" w:hAnsi="Calibri Light"/>
        </w:rPr>
        <w:lastRenderedPageBreak/>
        <w:t xml:space="preserve"> </w:t>
      </w:r>
      <w:bookmarkStart w:id="485" w:name="_Toc512193993"/>
      <w:r w:rsidR="00532AC3" w:rsidRPr="006B24F0">
        <w:rPr>
          <w:rFonts w:ascii="Calibri Light" w:hAnsi="Calibri Light"/>
        </w:rPr>
        <w:t>Requirements</w:t>
      </w:r>
      <w:bookmarkEnd w:id="484"/>
      <w:bookmarkEnd w:id="485"/>
    </w:p>
    <w:tbl>
      <w:tblPr>
        <w:tblStyle w:val="TableGrid"/>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4A0" w:firstRow="1" w:lastRow="0" w:firstColumn="1" w:lastColumn="0" w:noHBand="0" w:noVBand="1"/>
      </w:tblPr>
      <w:tblGrid>
        <w:gridCol w:w="2045"/>
        <w:gridCol w:w="1622"/>
        <w:gridCol w:w="5647"/>
      </w:tblGrid>
      <w:tr w:rsidR="00F430CE" w:rsidRPr="00CF7985" w14:paraId="66AADF87" w14:textId="77777777" w:rsidTr="00F430CE">
        <w:trPr>
          <w:trHeight w:val="300"/>
        </w:trPr>
        <w:tc>
          <w:tcPr>
            <w:tcW w:w="2045" w:type="dxa"/>
            <w:tcBorders>
              <w:top w:val="threeDEmboss" w:sz="6" w:space="0" w:color="auto"/>
              <w:bottom w:val="threeDEmboss" w:sz="6" w:space="0" w:color="auto"/>
            </w:tcBorders>
            <w:shd w:val="clear" w:color="auto" w:fill="F9FBAF"/>
            <w:noWrap/>
            <w:vAlign w:val="center"/>
          </w:tcPr>
          <w:p w14:paraId="3E3D4CDB" w14:textId="77777777" w:rsidR="00F430CE" w:rsidRPr="00CF7985" w:rsidRDefault="00F430CE" w:rsidP="00F430CE">
            <w:pPr>
              <w:jc w:val="center"/>
              <w:rPr>
                <w:rFonts w:ascii="Calibri Light" w:hAnsi="Calibri Light" w:cs="Arial"/>
                <w:b/>
                <w:sz w:val="20"/>
                <w:szCs w:val="20"/>
              </w:rPr>
            </w:pPr>
            <w:r w:rsidRPr="00CF7985">
              <w:rPr>
                <w:rFonts w:ascii="Calibri Light" w:hAnsi="Calibri Light" w:cs="Arial"/>
                <w:b/>
                <w:sz w:val="20"/>
                <w:szCs w:val="20"/>
              </w:rPr>
              <w:t>Requirement #</w:t>
            </w:r>
          </w:p>
        </w:tc>
        <w:tc>
          <w:tcPr>
            <w:tcW w:w="1622" w:type="dxa"/>
            <w:tcBorders>
              <w:top w:val="threeDEmboss" w:sz="6" w:space="0" w:color="auto"/>
              <w:bottom w:val="threeDEmboss" w:sz="6" w:space="0" w:color="auto"/>
            </w:tcBorders>
            <w:shd w:val="clear" w:color="auto" w:fill="F9FBAF"/>
            <w:vAlign w:val="center"/>
          </w:tcPr>
          <w:p w14:paraId="50BA39FC" w14:textId="77777777" w:rsidR="00F430CE" w:rsidRPr="00CF7985" w:rsidRDefault="00F430CE" w:rsidP="00F430CE">
            <w:pPr>
              <w:jc w:val="center"/>
              <w:rPr>
                <w:rFonts w:ascii="Calibri Light" w:hAnsi="Calibri Light" w:cs="Arial"/>
                <w:b/>
                <w:sz w:val="20"/>
                <w:szCs w:val="20"/>
              </w:rPr>
            </w:pPr>
            <w:r w:rsidRPr="00CF7985">
              <w:rPr>
                <w:rFonts w:ascii="Calibri Light" w:hAnsi="Calibri Light" w:cs="Arial"/>
                <w:b/>
                <w:sz w:val="20"/>
                <w:szCs w:val="20"/>
              </w:rPr>
              <w:t>APSE Requirement #</w:t>
            </w:r>
          </w:p>
        </w:tc>
        <w:tc>
          <w:tcPr>
            <w:tcW w:w="5647" w:type="dxa"/>
            <w:tcBorders>
              <w:top w:val="threeDEmboss" w:sz="6" w:space="0" w:color="auto"/>
              <w:bottom w:val="threeDEmboss" w:sz="6" w:space="0" w:color="auto"/>
            </w:tcBorders>
            <w:shd w:val="clear" w:color="auto" w:fill="F9FBAF"/>
            <w:vAlign w:val="center"/>
          </w:tcPr>
          <w:p w14:paraId="134F5CE1" w14:textId="77777777" w:rsidR="00F430CE" w:rsidRPr="00CF7985" w:rsidRDefault="00F430CE" w:rsidP="00F430CE">
            <w:pPr>
              <w:jc w:val="center"/>
              <w:rPr>
                <w:rFonts w:ascii="Calibri Light" w:hAnsi="Calibri Light" w:cs="Arial"/>
                <w:b/>
                <w:sz w:val="20"/>
                <w:szCs w:val="20"/>
              </w:rPr>
            </w:pPr>
            <w:r w:rsidRPr="00CF7985">
              <w:rPr>
                <w:rFonts w:ascii="Calibri Light" w:hAnsi="Calibri Light" w:cs="Arial"/>
                <w:b/>
                <w:sz w:val="20"/>
                <w:szCs w:val="20"/>
              </w:rPr>
              <w:t>Requirement Description</w:t>
            </w:r>
          </w:p>
        </w:tc>
      </w:tr>
      <w:tr w:rsidR="00F430CE" w:rsidRPr="006B24F0" w14:paraId="3882858F" w14:textId="77777777" w:rsidTr="00F430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2045" w:type="dxa"/>
            <w:tcBorders>
              <w:top w:val="threeDEmboss" w:sz="6" w:space="0" w:color="auto"/>
              <w:left w:val="threeDEmboss" w:sz="6" w:space="0" w:color="auto"/>
            </w:tcBorders>
            <w:noWrap/>
          </w:tcPr>
          <w:p w14:paraId="444E3C4C" w14:textId="77777777" w:rsidR="00F430CE" w:rsidRPr="006B24F0" w:rsidRDefault="00F430CE" w:rsidP="00F430CE">
            <w:pPr>
              <w:rPr>
                <w:rFonts w:ascii="Calibri Light" w:hAnsi="Calibri Light" w:cs="Arial"/>
                <w:color w:val="000000"/>
              </w:rPr>
            </w:pPr>
          </w:p>
        </w:tc>
        <w:tc>
          <w:tcPr>
            <w:tcW w:w="1622" w:type="dxa"/>
            <w:tcBorders>
              <w:top w:val="threeDEmboss" w:sz="6" w:space="0" w:color="auto"/>
            </w:tcBorders>
          </w:tcPr>
          <w:p w14:paraId="086C0BED" w14:textId="77777777" w:rsidR="00F430CE" w:rsidRPr="006B24F0" w:rsidRDefault="00F430CE" w:rsidP="00F430CE">
            <w:pPr>
              <w:rPr>
                <w:rFonts w:ascii="Calibri Light" w:hAnsi="Calibri Light" w:cs="Arial"/>
                <w:color w:val="000000"/>
              </w:rPr>
            </w:pPr>
          </w:p>
        </w:tc>
        <w:tc>
          <w:tcPr>
            <w:tcW w:w="5647" w:type="dxa"/>
            <w:tcBorders>
              <w:top w:val="threeDEmboss" w:sz="6" w:space="0" w:color="auto"/>
              <w:right w:val="threeDEmboss" w:sz="6" w:space="0" w:color="auto"/>
            </w:tcBorders>
            <w:noWrap/>
          </w:tcPr>
          <w:p w14:paraId="34122E2F" w14:textId="77777777" w:rsidR="00F430CE" w:rsidRPr="006B24F0" w:rsidRDefault="00F430CE" w:rsidP="00F430CE">
            <w:pPr>
              <w:rPr>
                <w:rFonts w:ascii="Calibri Light" w:hAnsi="Calibri Light" w:cs="Arial"/>
                <w:color w:val="000000"/>
              </w:rPr>
            </w:pPr>
          </w:p>
        </w:tc>
      </w:tr>
    </w:tbl>
    <w:p w14:paraId="024A998B" w14:textId="77777777" w:rsidR="00290DDD" w:rsidRPr="006B24F0" w:rsidRDefault="00290DDD" w:rsidP="00E0118B">
      <w:pPr>
        <w:rPr>
          <w:rFonts w:ascii="Calibri Light" w:hAnsi="Calibri Light" w:cs="Arial"/>
        </w:rPr>
      </w:pPr>
    </w:p>
    <w:bookmarkEnd w:id="7"/>
    <w:p w14:paraId="02F10DC4" w14:textId="77777777" w:rsidR="0029311C" w:rsidRDefault="0029311C" w:rsidP="00E0118B">
      <w:pPr>
        <w:rPr>
          <w:rFonts w:ascii="Calibri Light" w:hAnsi="Calibri Light" w:cs="Arial"/>
        </w:rPr>
      </w:pPr>
    </w:p>
    <w:p w14:paraId="74A9C862" w14:textId="3B8D7B19" w:rsidR="00F430CE" w:rsidRDefault="00F430CE" w:rsidP="00E0118B">
      <w:pPr>
        <w:rPr>
          <w:rFonts w:ascii="Calibri Light" w:hAnsi="Calibri Light" w:cs="Arial"/>
        </w:rPr>
      </w:pPr>
    </w:p>
    <w:p w14:paraId="30794093" w14:textId="77777777" w:rsidR="00F430CE" w:rsidRDefault="00F430CE" w:rsidP="00F430CE">
      <w:pPr>
        <w:pStyle w:val="Heading1"/>
        <w:numPr>
          <w:ilvl w:val="0"/>
          <w:numId w:val="0"/>
        </w:numPr>
        <w:ind w:left="432"/>
      </w:pPr>
      <w:bookmarkStart w:id="486" w:name="_Toc504031698"/>
      <w:bookmarkStart w:id="487" w:name="_Toc507401506"/>
      <w:bookmarkStart w:id="488" w:name="_Toc512193994"/>
      <w:r>
        <w:lastRenderedPageBreak/>
        <w:t>7. Appendix</w:t>
      </w:r>
      <w:bookmarkEnd w:id="486"/>
      <w:bookmarkEnd w:id="487"/>
      <w:bookmarkEnd w:id="488"/>
    </w:p>
    <w:p w14:paraId="36AF05AB" w14:textId="68B40300" w:rsidR="00F430CE" w:rsidRDefault="00F430CE" w:rsidP="00E0118B">
      <w:pPr>
        <w:rPr>
          <w:rFonts w:ascii="Calibri Light" w:hAnsi="Calibri Light" w:cs="Arial"/>
        </w:rPr>
      </w:pPr>
    </w:p>
    <w:p w14:paraId="0BFE3462" w14:textId="77777777" w:rsidR="00510770" w:rsidRDefault="00510770" w:rsidP="00E0118B">
      <w:pPr>
        <w:rPr>
          <w:rFonts w:ascii="Calibri Light" w:hAnsi="Calibri Light" w:cs="Arial"/>
        </w:rPr>
      </w:pPr>
    </w:p>
    <w:p w14:paraId="4FB5F817" w14:textId="21D985A9" w:rsidR="00510770" w:rsidRDefault="00B36296" w:rsidP="00E0118B">
      <w:pPr>
        <w:rPr>
          <w:rFonts w:ascii="Calibri Light" w:hAnsi="Calibri Light" w:cs="Arial"/>
        </w:rPr>
      </w:pPr>
      <w:r>
        <w:rPr>
          <w:rFonts w:ascii="Calibri Light" w:hAnsi="Calibri Light" w:cs="Arial"/>
          <w:noProof/>
        </w:rPr>
        <w:object w:dxaOrig="1501" w:dyaOrig="980" w14:anchorId="3111734E">
          <v:shape id="_x0000_i1027" type="#_x0000_t75" alt="" style="width:74pt;height:49pt;mso-width-percent:0;mso-height-percent:0;mso-width-percent:0;mso-height-percent:0" o:ole="">
            <v:imagedata r:id="rId52" o:title=""/>
          </v:shape>
          <o:OLEObject Type="Embed" ProgID="Visio.Drawing.11" ShapeID="_x0000_i1027" DrawAspect="Icon" ObjectID="_1622571013" r:id="rId53"/>
        </w:object>
      </w:r>
    </w:p>
    <w:p w14:paraId="48F4C303" w14:textId="77777777" w:rsidR="003F3CC2" w:rsidRDefault="003F3CC2" w:rsidP="00E0118B">
      <w:pPr>
        <w:rPr>
          <w:rFonts w:ascii="Calibri Light" w:hAnsi="Calibri Light" w:cs="Arial"/>
        </w:rPr>
      </w:pPr>
    </w:p>
    <w:p w14:paraId="25E1EF90" w14:textId="77777777" w:rsidR="003F3CC2" w:rsidRDefault="00B36296" w:rsidP="00E0118B">
      <w:pPr>
        <w:rPr>
          <w:rFonts w:ascii="Calibri Light" w:hAnsi="Calibri Light" w:cs="Arial"/>
        </w:rPr>
      </w:pPr>
      <w:r>
        <w:rPr>
          <w:rFonts w:ascii="Calibri Light" w:hAnsi="Calibri Light" w:cs="Arial"/>
          <w:noProof/>
        </w:rPr>
        <w:object w:dxaOrig="1501" w:dyaOrig="980" w14:anchorId="4A1249AF">
          <v:shape id="_x0000_i1028" type="#_x0000_t75" alt="" style="width:74pt;height:49pt;mso-width-percent:0;mso-height-percent:0;mso-width-percent:0;mso-height-percent:0" o:ole="">
            <v:imagedata r:id="rId54" o:title=""/>
          </v:shape>
          <o:OLEObject Type="Embed" ProgID="Visio.Drawing.11" ShapeID="_x0000_i1028" DrawAspect="Icon" ObjectID="_1622571014" r:id="rId55"/>
        </w:object>
      </w:r>
    </w:p>
    <w:p w14:paraId="737948C9" w14:textId="3FE0F715" w:rsidR="00694B7F" w:rsidRDefault="00694B7F" w:rsidP="00E0118B">
      <w:pPr>
        <w:rPr>
          <w:rFonts w:ascii="Calibri Light" w:hAnsi="Calibri Light" w:cs="Arial"/>
        </w:rPr>
      </w:pPr>
    </w:p>
    <w:p w14:paraId="052A4905" w14:textId="77777777" w:rsidR="0080309E" w:rsidRDefault="0080309E" w:rsidP="00E0118B">
      <w:pPr>
        <w:rPr>
          <w:rFonts w:ascii="Calibri Light" w:hAnsi="Calibri Light" w:cs="Arial"/>
        </w:rPr>
      </w:pPr>
    </w:p>
    <w:p w14:paraId="6D7E316B" w14:textId="3473BE11" w:rsidR="0080309E" w:rsidRDefault="0080309E" w:rsidP="00E0118B">
      <w:pPr>
        <w:rPr>
          <w:rFonts w:ascii="Calibri Light" w:hAnsi="Calibri Light" w:cs="Arial"/>
        </w:rPr>
      </w:pPr>
    </w:p>
    <w:p w14:paraId="72E9F54D" w14:textId="77777777" w:rsidR="0080309E" w:rsidRDefault="0080309E" w:rsidP="00E0118B">
      <w:pPr>
        <w:rPr>
          <w:rFonts w:ascii="Calibri Light" w:hAnsi="Calibri Light" w:cs="Arial"/>
        </w:rPr>
      </w:pPr>
    </w:p>
    <w:p w14:paraId="4DBE98F9" w14:textId="77777777" w:rsidR="00CD4F9E" w:rsidRDefault="00CD4F9E" w:rsidP="00E0118B">
      <w:pPr>
        <w:rPr>
          <w:rFonts w:ascii="Calibri Light" w:hAnsi="Calibri Light" w:cs="Arial"/>
        </w:rPr>
      </w:pPr>
    </w:p>
    <w:p w14:paraId="23FF73D5" w14:textId="7E4FA09E" w:rsidR="00CD4F9E" w:rsidRDefault="00CD4F9E" w:rsidP="00E0118B">
      <w:pPr>
        <w:rPr>
          <w:rFonts w:ascii="Calibri Light" w:hAnsi="Calibri Light" w:cs="Arial"/>
        </w:rPr>
      </w:pPr>
    </w:p>
    <w:p w14:paraId="43FBA0F6" w14:textId="77777777" w:rsidR="00CD4F9E" w:rsidRDefault="00CD4F9E" w:rsidP="00E0118B">
      <w:pPr>
        <w:rPr>
          <w:rFonts w:ascii="Calibri Light" w:hAnsi="Calibri Light" w:cs="Arial"/>
        </w:rPr>
      </w:pPr>
    </w:p>
    <w:p w14:paraId="275AD689" w14:textId="7E17FA1D" w:rsidR="00CD4F9E" w:rsidRDefault="00CD4F9E" w:rsidP="00E0118B">
      <w:pPr>
        <w:rPr>
          <w:rFonts w:ascii="Calibri Light" w:hAnsi="Calibri Light" w:cs="Arial"/>
        </w:rPr>
      </w:pPr>
    </w:p>
    <w:p w14:paraId="061AED7A" w14:textId="77777777" w:rsidR="00CD4F9E" w:rsidRDefault="00CD4F9E" w:rsidP="00E0118B">
      <w:pPr>
        <w:rPr>
          <w:rFonts w:ascii="Calibri Light" w:hAnsi="Calibri Light" w:cs="Arial"/>
        </w:rPr>
      </w:pPr>
    </w:p>
    <w:p w14:paraId="31EDC2EA" w14:textId="77777777" w:rsidR="00CD4F9E" w:rsidRDefault="00CD4F9E" w:rsidP="00E0118B">
      <w:pPr>
        <w:rPr>
          <w:rFonts w:ascii="Calibri Light" w:hAnsi="Calibri Light" w:cs="Arial"/>
        </w:rPr>
      </w:pPr>
    </w:p>
    <w:p w14:paraId="095B5B09" w14:textId="11390E53" w:rsidR="00CD4F9E" w:rsidRDefault="00CD4F9E" w:rsidP="00E0118B">
      <w:pPr>
        <w:rPr>
          <w:rFonts w:ascii="Calibri Light" w:hAnsi="Calibri Light" w:cs="Arial"/>
        </w:rPr>
      </w:pPr>
    </w:p>
    <w:p w14:paraId="34E9C094" w14:textId="77777777" w:rsidR="00CD4F9E" w:rsidRDefault="00CD4F9E" w:rsidP="00E0118B">
      <w:pPr>
        <w:rPr>
          <w:rFonts w:ascii="Calibri Light" w:hAnsi="Calibri Light" w:cs="Arial"/>
        </w:rPr>
      </w:pPr>
    </w:p>
    <w:p w14:paraId="068DB148" w14:textId="77777777" w:rsidR="00CD4F9E" w:rsidRDefault="00CD4F9E" w:rsidP="00E0118B">
      <w:pPr>
        <w:rPr>
          <w:rFonts w:ascii="Calibri Light" w:hAnsi="Calibri Light" w:cs="Arial"/>
        </w:rPr>
      </w:pPr>
    </w:p>
    <w:p w14:paraId="0EEA34CB" w14:textId="4523EB16" w:rsidR="00694B7F" w:rsidRDefault="00694B7F" w:rsidP="00E0118B">
      <w:pPr>
        <w:rPr>
          <w:rFonts w:ascii="Calibri Light" w:hAnsi="Calibri Light" w:cs="Arial"/>
        </w:rPr>
      </w:pPr>
    </w:p>
    <w:p w14:paraId="49F80745" w14:textId="77777777" w:rsidR="00694B7F" w:rsidRDefault="00694B7F" w:rsidP="00E0118B">
      <w:pPr>
        <w:rPr>
          <w:rFonts w:ascii="Calibri Light" w:hAnsi="Calibri Light" w:cs="Arial"/>
        </w:rPr>
      </w:pPr>
    </w:p>
    <w:p w14:paraId="4B3BAC65" w14:textId="0DFE9458" w:rsidR="00694B7F" w:rsidRDefault="00694B7F" w:rsidP="00E0118B">
      <w:pPr>
        <w:rPr>
          <w:rFonts w:ascii="Calibri Light" w:hAnsi="Calibri Light" w:cs="Arial"/>
        </w:rPr>
      </w:pPr>
    </w:p>
    <w:p w14:paraId="4B517FB9" w14:textId="77777777" w:rsidR="00694B7F" w:rsidRDefault="00694B7F" w:rsidP="00E0118B">
      <w:pPr>
        <w:rPr>
          <w:rFonts w:ascii="Calibri Light" w:hAnsi="Calibri Light" w:cs="Arial"/>
        </w:rPr>
      </w:pPr>
    </w:p>
    <w:p w14:paraId="109DBEAB" w14:textId="7A8DB647" w:rsidR="00694B7F" w:rsidRDefault="00694B7F" w:rsidP="00E0118B">
      <w:pPr>
        <w:rPr>
          <w:rFonts w:ascii="Calibri Light" w:hAnsi="Calibri Light" w:cs="Arial"/>
        </w:rPr>
      </w:pPr>
    </w:p>
    <w:p w14:paraId="0EA84D29" w14:textId="77777777" w:rsidR="00694B7F" w:rsidRDefault="00694B7F" w:rsidP="00E0118B">
      <w:pPr>
        <w:rPr>
          <w:rFonts w:ascii="Calibri Light" w:hAnsi="Calibri Light" w:cs="Arial"/>
        </w:rPr>
      </w:pPr>
    </w:p>
    <w:p w14:paraId="69A4E9B8" w14:textId="77777777" w:rsidR="00553724" w:rsidRDefault="00553724" w:rsidP="00E0118B">
      <w:pPr>
        <w:rPr>
          <w:rFonts w:ascii="Calibri Light" w:hAnsi="Calibri Light" w:cs="Arial"/>
        </w:rPr>
      </w:pPr>
    </w:p>
    <w:p w14:paraId="76A73126" w14:textId="2996B87B" w:rsidR="00553724" w:rsidRPr="006B24F0" w:rsidRDefault="00553724" w:rsidP="00E0118B">
      <w:pPr>
        <w:rPr>
          <w:rFonts w:ascii="Calibri Light" w:hAnsi="Calibri Light" w:cs="Arial"/>
        </w:rPr>
      </w:pPr>
    </w:p>
    <w:sectPr w:rsidR="00553724" w:rsidRPr="006B24F0" w:rsidSect="006F41F2">
      <w:headerReference w:type="default" r:id="rId56"/>
      <w:footerReference w:type="default" r:id="rId57"/>
      <w:headerReference w:type="first" r:id="rId58"/>
      <w:type w:val="continuous"/>
      <w:pgSz w:w="12240" w:h="15840"/>
      <w:pgMar w:top="1440" w:right="1440" w:bottom="1440" w:left="1440" w:header="720" w:footer="720" w:gutter="0"/>
      <w:cols w:space="720"/>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3715782" w16cid:durableId="1E89C8D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148E7A" w14:textId="77777777" w:rsidR="003B59D3" w:rsidRDefault="003B59D3">
      <w:r>
        <w:separator/>
      </w:r>
    </w:p>
  </w:endnote>
  <w:endnote w:type="continuationSeparator" w:id="0">
    <w:p w14:paraId="1867A30F" w14:textId="77777777" w:rsidR="003B59D3" w:rsidRDefault="003B59D3">
      <w:r>
        <w:continuationSeparator/>
      </w:r>
    </w:p>
  </w:endnote>
  <w:endnote w:type="continuationNotice" w:id="1">
    <w:p w14:paraId="73B5BE72" w14:textId="77777777" w:rsidR="003B59D3" w:rsidRDefault="003B59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Segoe UI Symbol">
    <w:panose1 w:val="020B0502040204020203"/>
    <w:charset w:val="00"/>
    <w:family w:val="swiss"/>
    <w:pitch w:val="variable"/>
    <w:sig w:usb0="8000006F" w:usb1="1200FBEF" w:usb2="0064C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94BF90" w14:textId="4408F6C8" w:rsidR="002A2A06" w:rsidRPr="00E76680" w:rsidRDefault="002A2A06" w:rsidP="0033718C">
    <w:pPr>
      <w:pStyle w:val="Footer"/>
      <w:tabs>
        <w:tab w:val="clear" w:pos="8640"/>
        <w:tab w:val="right" w:pos="9214"/>
      </w:tabs>
      <w:jc w:val="right"/>
      <w:rPr>
        <w:rStyle w:val="PageNumber"/>
        <w:rFonts w:ascii="Calibri Light" w:hAnsi="Calibri Light"/>
      </w:rPr>
    </w:pPr>
    <w:r>
      <w:rPr>
        <w:noProof/>
      </w:rPr>
      <mc:AlternateContent>
        <mc:Choice Requires="wps">
          <w:drawing>
            <wp:anchor distT="0" distB="0" distL="114300" distR="114300" simplePos="0" relativeHeight="251658240" behindDoc="0" locked="0" layoutInCell="1" allowOverlap="1" wp14:anchorId="4718D290" wp14:editId="1E52B90E">
              <wp:simplePos x="0" y="0"/>
              <wp:positionH relativeFrom="column">
                <wp:posOffset>-6985</wp:posOffset>
              </wp:positionH>
              <wp:positionV relativeFrom="paragraph">
                <wp:posOffset>-116205</wp:posOffset>
              </wp:positionV>
              <wp:extent cx="5841365" cy="13335"/>
              <wp:effectExtent l="12065" t="7620" r="13970" b="762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41365" cy="13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2ADCB263" id="_x0000_t32" coordsize="21600,21600" o:spt="32" o:oned="t" path="m,l21600,21600e" filled="f">
              <v:path arrowok="t" fillok="f" o:connecttype="none"/>
              <o:lock v:ext="edit" shapetype="t"/>
            </v:shapetype>
            <v:shape id="AutoShape 2" o:spid="_x0000_s1026" type="#_x0000_t32" style="position:absolute;margin-left:-.55pt;margin-top:-9.15pt;width:459.95pt;height:1.0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"/>
          </w:pict>
        </mc:Fallback>
      </mc:AlternateContent>
    </w:r>
    <w:r w:rsidRPr="00E86253">
      <w:tab/>
    </w:r>
    <w:r w:rsidRPr="00E86253">
      <w:tab/>
    </w:r>
    <w:r w:rsidRPr="00E76680">
      <w:rPr>
        <w:rFonts w:ascii="Calibri Light" w:hAnsi="Calibri Light"/>
      </w:rPr>
      <w:t xml:space="preserve">                        Page </w:t>
    </w:r>
    <w:r w:rsidRPr="00E76680">
      <w:rPr>
        <w:rStyle w:val="PageNumber"/>
        <w:rFonts w:ascii="Calibri Light" w:hAnsi="Calibri Light"/>
      </w:rPr>
      <w:fldChar w:fldCharType="begin"/>
    </w:r>
    <w:r w:rsidRPr="00E76680">
      <w:rPr>
        <w:rStyle w:val="PageNumber"/>
        <w:rFonts w:ascii="Calibri Light" w:hAnsi="Calibri Light"/>
      </w:rPr>
      <w:instrText xml:space="preserve"> PAGE </w:instrText>
    </w:r>
    <w:r w:rsidRPr="00E76680">
      <w:rPr>
        <w:rStyle w:val="PageNumber"/>
        <w:rFonts w:ascii="Calibri Light" w:hAnsi="Calibri Light"/>
      </w:rPr>
      <w:fldChar w:fldCharType="separate"/>
    </w:r>
    <w:r w:rsidR="0067036E">
      <w:rPr>
        <w:rStyle w:val="PageNumber"/>
        <w:rFonts w:ascii="Calibri Light" w:hAnsi="Calibri Light"/>
        <w:noProof/>
      </w:rPr>
      <w:t>2</w:t>
    </w:r>
    <w:r w:rsidRPr="00E76680">
      <w:rPr>
        <w:rStyle w:val="PageNumber"/>
        <w:rFonts w:ascii="Calibri Light" w:hAnsi="Calibri Light"/>
      </w:rPr>
      <w:fldChar w:fldCharType="end"/>
    </w:r>
    <w:r w:rsidRPr="00E76680">
      <w:rPr>
        <w:rStyle w:val="PageNumber"/>
        <w:rFonts w:ascii="Calibri Light" w:hAnsi="Calibri Light"/>
      </w:rPr>
      <w:t xml:space="preserve"> of </w:t>
    </w:r>
    <w:r w:rsidRPr="00E76680">
      <w:rPr>
        <w:rStyle w:val="PageNumber"/>
        <w:rFonts w:ascii="Calibri Light" w:hAnsi="Calibri Light"/>
      </w:rPr>
      <w:fldChar w:fldCharType="begin"/>
    </w:r>
    <w:r w:rsidRPr="00E76680">
      <w:rPr>
        <w:rStyle w:val="PageNumber"/>
        <w:rFonts w:ascii="Calibri Light" w:hAnsi="Calibri Light"/>
      </w:rPr>
      <w:instrText xml:space="preserve"> NUMPAGES </w:instrText>
    </w:r>
    <w:r w:rsidRPr="00E76680">
      <w:rPr>
        <w:rStyle w:val="PageNumber"/>
        <w:rFonts w:ascii="Calibri Light" w:hAnsi="Calibri Light"/>
      </w:rPr>
      <w:fldChar w:fldCharType="separate"/>
    </w:r>
    <w:r w:rsidR="0067036E">
      <w:rPr>
        <w:rStyle w:val="PageNumber"/>
        <w:rFonts w:ascii="Calibri Light" w:hAnsi="Calibri Light"/>
        <w:noProof/>
      </w:rPr>
      <w:t>49</w:t>
    </w:r>
    <w:r w:rsidRPr="00E76680">
      <w:rPr>
        <w:rStyle w:val="PageNumber"/>
        <w:rFonts w:ascii="Calibri Light" w:hAnsi="Calibri Light"/>
      </w:rPr>
      <w:fldChar w:fldCharType="end"/>
    </w:r>
    <w:r w:rsidRPr="00E76680">
      <w:rPr>
        <w:rStyle w:val="PageNumber"/>
        <w:rFonts w:ascii="Calibri Light" w:hAnsi="Calibri Light"/>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E5ED7B" w14:textId="77777777" w:rsidR="003B59D3" w:rsidRDefault="003B59D3">
      <w:r>
        <w:separator/>
      </w:r>
    </w:p>
  </w:footnote>
  <w:footnote w:type="continuationSeparator" w:id="0">
    <w:p w14:paraId="7D8610AB" w14:textId="77777777" w:rsidR="003B59D3" w:rsidRDefault="003B59D3">
      <w:r>
        <w:continuationSeparator/>
      </w:r>
    </w:p>
  </w:footnote>
  <w:footnote w:type="continuationNotice" w:id="1">
    <w:p w14:paraId="2C418E7C" w14:textId="77777777" w:rsidR="003B59D3" w:rsidRDefault="003B59D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6480"/>
      <w:gridCol w:w="1710"/>
    </w:tblGrid>
    <w:tr w:rsidR="002A2A06" w14:paraId="0BCF475A" w14:textId="77777777" w:rsidTr="00B92D02">
      <w:tc>
        <w:tcPr>
          <w:tcW w:w="1710" w:type="dxa"/>
        </w:tcPr>
        <w:p w14:paraId="4AC0B612" w14:textId="77777777" w:rsidR="002A2A06" w:rsidRDefault="002A2A06" w:rsidP="0049033B">
          <w:pPr>
            <w:pStyle w:val="Footer"/>
            <w:ind w:right="-108"/>
          </w:pPr>
          <w:r w:rsidRPr="00560135">
            <w:rPr>
              <w:noProof/>
            </w:rPr>
            <w:drawing>
              <wp:inline distT="0" distB="0" distL="0" distR="0" wp14:anchorId="27CFEDB9" wp14:editId="6EDFAA18">
                <wp:extent cx="878171" cy="241300"/>
                <wp:effectExtent l="0" t="0" r="0" b="635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909667" cy="249954"/>
                        </a:xfrm>
                        <a:prstGeom prst="rect">
                          <a:avLst/>
                        </a:prstGeom>
                      </pic:spPr>
                    </pic:pic>
                  </a:graphicData>
                </a:graphic>
              </wp:inline>
            </w:drawing>
          </w:r>
        </w:p>
      </w:tc>
      <w:tc>
        <w:tcPr>
          <w:tcW w:w="6480" w:type="dxa"/>
        </w:tcPr>
        <w:p w14:paraId="5E15A462" w14:textId="77777777" w:rsidR="002A2A06" w:rsidRPr="00777E49" w:rsidRDefault="002A2A06" w:rsidP="006F41F2">
          <w:pPr>
            <w:pStyle w:val="Footer"/>
            <w:ind w:right="-108"/>
            <w:jc w:val="center"/>
            <w:rPr>
              <w:rFonts w:ascii="Calibri Light" w:hAnsi="Calibri Light"/>
            </w:rPr>
          </w:pPr>
          <w:r>
            <w:rPr>
              <w:rFonts w:ascii="Calibri Light" w:hAnsi="Calibri Light"/>
            </w:rPr>
            <w:t>Complaints Claims and Survey</w:t>
          </w:r>
        </w:p>
      </w:tc>
      <w:tc>
        <w:tcPr>
          <w:tcW w:w="1710" w:type="dxa"/>
        </w:tcPr>
        <w:p w14:paraId="7F502741" w14:textId="77777777" w:rsidR="002A2A06" w:rsidRPr="00B92D02" w:rsidRDefault="002A2A06" w:rsidP="006F41F2">
          <w:pPr>
            <w:pStyle w:val="Footer"/>
            <w:ind w:right="-108"/>
            <w:jc w:val="right"/>
            <w:rPr>
              <w:sz w:val="8"/>
            </w:rPr>
          </w:pPr>
        </w:p>
        <w:p w14:paraId="40FED8C8" w14:textId="77777777" w:rsidR="002A2A06" w:rsidRDefault="002A2A06" w:rsidP="006F41F2">
          <w:pPr>
            <w:pStyle w:val="Footer"/>
            <w:ind w:right="-108"/>
            <w:jc w:val="right"/>
          </w:pPr>
          <w:r w:rsidRPr="00456384">
            <w:rPr>
              <w:noProof/>
            </w:rPr>
            <w:drawing>
              <wp:inline distT="0" distB="0" distL="0" distR="0" wp14:anchorId="158D5D66" wp14:editId="6B44BD23">
                <wp:extent cx="850392" cy="137160"/>
                <wp:effectExtent l="0" t="0" r="6985" b="0"/>
                <wp:docPr id="50185" name="Picture 7" descr="HCL Logo">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850392" cy="137160"/>
                        </a:xfrm>
                        <a:prstGeom prst="rect">
                          <a:avLst/>
                        </a:prstGeom>
                        <a:noFill/>
                        <a:ln>
                          <a:noFill/>
                        </a:ln>
                        <a:extLst/>
                      </pic:spPr>
                    </pic:pic>
                  </a:graphicData>
                </a:graphic>
              </wp:inline>
            </w:drawing>
          </w:r>
        </w:p>
      </w:tc>
    </w:tr>
  </w:tbl>
  <w:p w14:paraId="29F1013E" w14:textId="77777777" w:rsidR="002A2A06" w:rsidRPr="00F20358" w:rsidRDefault="002A2A06" w:rsidP="00B92D02">
    <w:pPr>
      <w:pStyle w:val="Header"/>
      <w:tabs>
        <w:tab w:val="right" w:pos="954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843683" w14:textId="77777777" w:rsidR="002A2A06" w:rsidRDefault="002A2A06" w:rsidP="00F20358">
    <w:pPr>
      <w:pStyle w:val="Footer"/>
      <w:ind w:right="-108"/>
    </w:pPr>
    <w:r w:rsidRPr="00006038">
      <w:t xml:space="preserve"> </w:t>
    </w:r>
  </w:p>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3640"/>
      <w:gridCol w:w="2894"/>
    </w:tblGrid>
    <w:tr w:rsidR="002A2A06" w14:paraId="52DCDDDC" w14:textId="77777777" w:rsidTr="00B92D02">
      <w:tc>
        <w:tcPr>
          <w:tcW w:w="2070" w:type="dxa"/>
        </w:tcPr>
        <w:p w14:paraId="762BF828" w14:textId="77777777" w:rsidR="002A2A06" w:rsidRDefault="002A2A06" w:rsidP="00B92D02">
          <w:pPr>
            <w:pStyle w:val="Footer"/>
            <w:ind w:right="-108"/>
          </w:pPr>
          <w:r w:rsidRPr="00560135">
            <w:rPr>
              <w:noProof/>
            </w:rPr>
            <w:drawing>
              <wp:inline distT="0" distB="0" distL="0" distR="0" wp14:anchorId="66920049" wp14:editId="0A21E530">
                <wp:extent cx="1993392" cy="548640"/>
                <wp:effectExtent l="0" t="0" r="6985" b="3810"/>
                <wp:docPr id="501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1993392" cy="548640"/>
                        </a:xfrm>
                        <a:prstGeom prst="rect">
                          <a:avLst/>
                        </a:prstGeom>
                      </pic:spPr>
                    </pic:pic>
                  </a:graphicData>
                </a:graphic>
              </wp:inline>
            </w:drawing>
          </w:r>
        </w:p>
      </w:tc>
      <w:tc>
        <w:tcPr>
          <w:tcW w:w="5760" w:type="dxa"/>
        </w:tcPr>
        <w:p w14:paraId="0FDC1C0F" w14:textId="77777777" w:rsidR="002A2A06" w:rsidRDefault="002A2A06" w:rsidP="00B92D02">
          <w:pPr>
            <w:pStyle w:val="Footer"/>
            <w:ind w:right="-108"/>
            <w:jc w:val="center"/>
          </w:pPr>
        </w:p>
      </w:tc>
      <w:tc>
        <w:tcPr>
          <w:tcW w:w="2070" w:type="dxa"/>
        </w:tcPr>
        <w:p w14:paraId="0A2D12F1" w14:textId="77777777" w:rsidR="002A2A06" w:rsidRPr="00B92D02" w:rsidRDefault="002A2A06" w:rsidP="00B92D02">
          <w:pPr>
            <w:pStyle w:val="Footer"/>
            <w:ind w:right="-108"/>
            <w:jc w:val="right"/>
            <w:rPr>
              <w:sz w:val="8"/>
            </w:rPr>
          </w:pPr>
        </w:p>
        <w:p w14:paraId="7E3C5075" w14:textId="77777777" w:rsidR="002A2A06" w:rsidRDefault="002A2A06" w:rsidP="00B92D02">
          <w:pPr>
            <w:pStyle w:val="Footer"/>
            <w:ind w:right="-108"/>
            <w:jc w:val="right"/>
            <w:rPr>
              <w:sz w:val="32"/>
            </w:rPr>
          </w:pPr>
          <w:r w:rsidRPr="00456384">
            <w:rPr>
              <w:noProof/>
            </w:rPr>
            <w:drawing>
              <wp:inline distT="0" distB="0" distL="0" distR="0" wp14:anchorId="51620ECB" wp14:editId="39DE6FF7">
                <wp:extent cx="1700784" cy="274320"/>
                <wp:effectExtent l="0" t="0" r="0" b="0"/>
                <wp:docPr id="50187" name="Picture 7" descr="HCL Logo">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1700784" cy="274320"/>
                        </a:xfrm>
                        <a:prstGeom prst="rect">
                          <a:avLst/>
                        </a:prstGeom>
                        <a:noFill/>
                        <a:ln>
                          <a:noFill/>
                        </a:ln>
                        <a:extLst/>
                      </pic:spPr>
                    </pic:pic>
                  </a:graphicData>
                </a:graphic>
              </wp:inline>
            </w:drawing>
          </w:r>
        </w:p>
        <w:p w14:paraId="6AE79F73" w14:textId="77777777" w:rsidR="002A2A06" w:rsidRDefault="002A2A06" w:rsidP="00B92D02">
          <w:pPr>
            <w:pStyle w:val="Footer"/>
            <w:ind w:right="-108"/>
            <w:jc w:val="right"/>
          </w:pPr>
        </w:p>
      </w:tc>
    </w:tr>
  </w:tbl>
  <w:p w14:paraId="7E382E17" w14:textId="77777777" w:rsidR="002A2A06" w:rsidRDefault="002A2A06" w:rsidP="00B92D02">
    <w:pPr>
      <w:pStyle w:val="Header"/>
      <w:tabs>
        <w:tab w:val="right" w:pos="954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E58A3"/>
    <w:multiLevelType w:val="multilevel"/>
    <w:tmpl w:val="38CA10B6"/>
    <w:lvl w:ilvl="0">
      <w:start w:val="1"/>
      <w:numFmt w:val="bullet"/>
      <w:pStyle w:val="Heading3TextBulleted"/>
      <w:lvlText w:val=""/>
      <w:lvlJc w:val="left"/>
      <w:pPr>
        <w:tabs>
          <w:tab w:val="num" w:pos="2347"/>
        </w:tabs>
        <w:ind w:left="2347" w:hanging="360"/>
      </w:pPr>
      <w:rPr>
        <w:rFonts w:ascii="Symbol" w:hAnsi="Symbol" w:hint="default"/>
      </w:rPr>
    </w:lvl>
    <w:lvl w:ilvl="1">
      <w:start w:val="1"/>
      <w:numFmt w:val="lowerLetter"/>
      <w:lvlText w:val="%2."/>
      <w:lvlJc w:val="left"/>
      <w:pPr>
        <w:tabs>
          <w:tab w:val="num" w:pos="3067"/>
        </w:tabs>
        <w:ind w:left="3067" w:hanging="360"/>
      </w:pPr>
    </w:lvl>
    <w:lvl w:ilvl="2">
      <w:start w:val="1"/>
      <w:numFmt w:val="lowerRoman"/>
      <w:lvlText w:val="%3."/>
      <w:lvlJc w:val="right"/>
      <w:pPr>
        <w:tabs>
          <w:tab w:val="num" w:pos="3787"/>
        </w:tabs>
        <w:ind w:left="3787" w:hanging="180"/>
      </w:pPr>
    </w:lvl>
    <w:lvl w:ilvl="3">
      <w:start w:val="1"/>
      <w:numFmt w:val="decimal"/>
      <w:lvlText w:val="%4."/>
      <w:lvlJc w:val="left"/>
      <w:pPr>
        <w:tabs>
          <w:tab w:val="num" w:pos="4507"/>
        </w:tabs>
        <w:ind w:left="4507"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1" w15:restartNumberingAfterBreak="0">
    <w:nsid w:val="0779641B"/>
    <w:multiLevelType w:val="hybridMultilevel"/>
    <w:tmpl w:val="51524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13622"/>
    <w:multiLevelType w:val="hybridMultilevel"/>
    <w:tmpl w:val="73305EE4"/>
    <w:lvl w:ilvl="0" w:tplc="AC2EEA6A">
      <w:start w:val="1"/>
      <w:numFmt w:val="bullet"/>
      <w:pStyle w:val="ListBullet2"/>
      <w:lvlText w:val=""/>
      <w:lvlJc w:val="left"/>
      <w:pPr>
        <w:ind w:left="360" w:hanging="360"/>
      </w:pPr>
      <w:rPr>
        <w:rFonts w:ascii="Symbol" w:hAnsi="Symbol" w:hint="default"/>
      </w:rPr>
    </w:lvl>
    <w:lvl w:ilvl="1" w:tplc="6922A098">
      <w:start w:val="1"/>
      <w:numFmt w:val="bullet"/>
      <w:lvlText w:val="o"/>
      <w:lvlJc w:val="left"/>
      <w:pPr>
        <w:ind w:left="1080" w:hanging="360"/>
      </w:pPr>
      <w:rPr>
        <w:rFonts w:ascii="Courier New" w:hAnsi="Courier New" w:cs="Courier New" w:hint="default"/>
      </w:rPr>
    </w:lvl>
    <w:lvl w:ilvl="2" w:tplc="08070005">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 w15:restartNumberingAfterBreak="0">
    <w:nsid w:val="13F83891"/>
    <w:multiLevelType w:val="hybridMultilevel"/>
    <w:tmpl w:val="6C8EE51A"/>
    <w:lvl w:ilvl="0" w:tplc="9896317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1F00ED"/>
    <w:multiLevelType w:val="hybridMultilevel"/>
    <w:tmpl w:val="027C9E68"/>
    <w:lvl w:ilvl="0" w:tplc="6D60566C">
      <w:numFmt w:val="bullet"/>
      <w:lvlText w:val="-"/>
      <w:lvlJc w:val="left"/>
      <w:pPr>
        <w:ind w:left="1080" w:hanging="360"/>
      </w:pPr>
      <w:rPr>
        <w:rFonts w:ascii="Calibri Light" w:eastAsia="MS Mincho" w:hAnsi="Calibri Ligh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FE4E0B"/>
    <w:multiLevelType w:val="hybridMultilevel"/>
    <w:tmpl w:val="983847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B245834"/>
    <w:multiLevelType w:val="hybridMultilevel"/>
    <w:tmpl w:val="1D968A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7507445"/>
    <w:multiLevelType w:val="hybridMultilevel"/>
    <w:tmpl w:val="81A07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887603A"/>
    <w:multiLevelType w:val="multilevel"/>
    <w:tmpl w:val="C6E61690"/>
    <w:lvl w:ilvl="0">
      <w:start w:val="1"/>
      <w:numFmt w:val="decimal"/>
      <w:lvlText w:val="%1"/>
      <w:lvlJc w:val="left"/>
      <w:pPr>
        <w:ind w:left="432" w:hanging="432"/>
      </w:pPr>
    </w:lvl>
    <w:lvl w:ilvl="1">
      <w:start w:val="1"/>
      <w:numFmt w:val="decimal"/>
      <w:lvlText w:val="%1.%2"/>
      <w:lvlJc w:val="left"/>
      <w:pPr>
        <w:ind w:left="576" w:hanging="576"/>
      </w:pPr>
      <w:rPr>
        <w:color w:val="000000" w:themeColor="text1"/>
      </w:rPr>
    </w:lvl>
    <w:lvl w:ilvl="2">
      <w:start w:val="1"/>
      <w:numFmt w:val="decimal"/>
      <w:pStyle w:val="Heading3"/>
      <w:lvlText w:val="%1.%2.%3"/>
      <w:lvlJc w:val="left"/>
      <w:pPr>
        <w:ind w:left="3510" w:hanging="720"/>
      </w:pPr>
      <w:rPr>
        <w:color w:val="auto"/>
      </w:r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391E70CA"/>
    <w:multiLevelType w:val="hybridMultilevel"/>
    <w:tmpl w:val="643CEF56"/>
    <w:lvl w:ilvl="0" w:tplc="76728F66">
      <w:start w:val="1"/>
      <w:numFmt w:val="bullet"/>
      <w:pStyle w:val="Heading2TextBulleted"/>
      <w:lvlText w:val=""/>
      <w:lvlJc w:val="left"/>
      <w:pPr>
        <w:tabs>
          <w:tab w:val="num" w:pos="2520"/>
        </w:tabs>
        <w:ind w:left="2520" w:hanging="360"/>
      </w:pPr>
      <w:rPr>
        <w:rFonts w:ascii="Symbol" w:hAnsi="Symbol" w:hint="default"/>
      </w:rPr>
    </w:lvl>
    <w:lvl w:ilvl="1" w:tplc="25E29A30">
      <w:start w:val="1"/>
      <w:numFmt w:val="lowerLetter"/>
      <w:lvlText w:val="%2."/>
      <w:lvlJc w:val="left"/>
      <w:pPr>
        <w:tabs>
          <w:tab w:val="num" w:pos="3600"/>
        </w:tabs>
        <w:ind w:left="3600" w:hanging="360"/>
      </w:pPr>
    </w:lvl>
    <w:lvl w:ilvl="2" w:tplc="92AA0ABE" w:tentative="1">
      <w:start w:val="1"/>
      <w:numFmt w:val="lowerRoman"/>
      <w:lvlText w:val="%3."/>
      <w:lvlJc w:val="right"/>
      <w:pPr>
        <w:tabs>
          <w:tab w:val="num" w:pos="4320"/>
        </w:tabs>
        <w:ind w:left="4320" w:hanging="180"/>
      </w:pPr>
    </w:lvl>
    <w:lvl w:ilvl="3" w:tplc="861AFE98" w:tentative="1">
      <w:start w:val="1"/>
      <w:numFmt w:val="decimal"/>
      <w:lvlText w:val="%4."/>
      <w:lvlJc w:val="left"/>
      <w:pPr>
        <w:tabs>
          <w:tab w:val="num" w:pos="5040"/>
        </w:tabs>
        <w:ind w:left="5040" w:hanging="360"/>
      </w:pPr>
    </w:lvl>
    <w:lvl w:ilvl="4" w:tplc="BBC64F38" w:tentative="1">
      <w:start w:val="1"/>
      <w:numFmt w:val="lowerLetter"/>
      <w:lvlText w:val="%5."/>
      <w:lvlJc w:val="left"/>
      <w:pPr>
        <w:tabs>
          <w:tab w:val="num" w:pos="5760"/>
        </w:tabs>
        <w:ind w:left="5760" w:hanging="360"/>
      </w:pPr>
    </w:lvl>
    <w:lvl w:ilvl="5" w:tplc="AD98305A" w:tentative="1">
      <w:start w:val="1"/>
      <w:numFmt w:val="lowerRoman"/>
      <w:lvlText w:val="%6."/>
      <w:lvlJc w:val="right"/>
      <w:pPr>
        <w:tabs>
          <w:tab w:val="num" w:pos="6480"/>
        </w:tabs>
        <w:ind w:left="6480" w:hanging="180"/>
      </w:pPr>
    </w:lvl>
    <w:lvl w:ilvl="6" w:tplc="4094BCA2" w:tentative="1">
      <w:start w:val="1"/>
      <w:numFmt w:val="decimal"/>
      <w:lvlText w:val="%7."/>
      <w:lvlJc w:val="left"/>
      <w:pPr>
        <w:tabs>
          <w:tab w:val="num" w:pos="7200"/>
        </w:tabs>
        <w:ind w:left="7200" w:hanging="360"/>
      </w:pPr>
    </w:lvl>
    <w:lvl w:ilvl="7" w:tplc="10CEEBF0" w:tentative="1">
      <w:start w:val="1"/>
      <w:numFmt w:val="lowerLetter"/>
      <w:lvlText w:val="%8."/>
      <w:lvlJc w:val="left"/>
      <w:pPr>
        <w:tabs>
          <w:tab w:val="num" w:pos="7920"/>
        </w:tabs>
        <w:ind w:left="7920" w:hanging="360"/>
      </w:pPr>
    </w:lvl>
    <w:lvl w:ilvl="8" w:tplc="072454C6" w:tentative="1">
      <w:start w:val="1"/>
      <w:numFmt w:val="lowerRoman"/>
      <w:lvlText w:val="%9."/>
      <w:lvlJc w:val="right"/>
      <w:pPr>
        <w:tabs>
          <w:tab w:val="num" w:pos="8640"/>
        </w:tabs>
        <w:ind w:left="8640" w:hanging="180"/>
      </w:pPr>
    </w:lvl>
  </w:abstractNum>
  <w:abstractNum w:abstractNumId="10" w15:restartNumberingAfterBreak="0">
    <w:nsid w:val="46D7566A"/>
    <w:multiLevelType w:val="hybridMultilevel"/>
    <w:tmpl w:val="231E88D0"/>
    <w:lvl w:ilvl="0" w:tplc="95545EF4">
      <w:numFmt w:val="bullet"/>
      <w:lvlText w:val="-"/>
      <w:lvlJc w:val="left"/>
      <w:pPr>
        <w:ind w:left="1080" w:hanging="360"/>
      </w:pPr>
      <w:rPr>
        <w:rFonts w:ascii="Calibri Light" w:eastAsia="MS Mincho" w:hAnsi="Calibri Ligh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8E83B8F"/>
    <w:multiLevelType w:val="hybridMultilevel"/>
    <w:tmpl w:val="6A56F7CC"/>
    <w:lvl w:ilvl="0" w:tplc="8AC6748E">
      <w:start w:val="1"/>
      <w:numFmt w:val="decimal"/>
      <w:lvlText w:val="%1."/>
      <w:lvlJc w:val="left"/>
      <w:pPr>
        <w:tabs>
          <w:tab w:val="num" w:pos="2160"/>
        </w:tabs>
        <w:ind w:left="2160" w:hanging="360"/>
      </w:pPr>
    </w:lvl>
    <w:lvl w:ilvl="1" w:tplc="04090019" w:tentative="1">
      <w:start w:val="1"/>
      <w:numFmt w:val="lowerLetter"/>
      <w:lvlText w:val="%2."/>
      <w:lvlJc w:val="left"/>
      <w:pPr>
        <w:tabs>
          <w:tab w:val="num" w:pos="5137"/>
        </w:tabs>
        <w:ind w:left="5137" w:hanging="360"/>
      </w:pPr>
    </w:lvl>
    <w:lvl w:ilvl="2" w:tplc="0409001B" w:tentative="1">
      <w:start w:val="1"/>
      <w:numFmt w:val="lowerRoman"/>
      <w:lvlText w:val="%3."/>
      <w:lvlJc w:val="right"/>
      <w:pPr>
        <w:tabs>
          <w:tab w:val="num" w:pos="5857"/>
        </w:tabs>
        <w:ind w:left="5857" w:hanging="180"/>
      </w:pPr>
    </w:lvl>
    <w:lvl w:ilvl="3" w:tplc="0409000F" w:tentative="1">
      <w:start w:val="1"/>
      <w:numFmt w:val="decimal"/>
      <w:lvlText w:val="%4."/>
      <w:lvlJc w:val="left"/>
      <w:pPr>
        <w:tabs>
          <w:tab w:val="num" w:pos="6577"/>
        </w:tabs>
        <w:ind w:left="6577" w:hanging="360"/>
      </w:pPr>
    </w:lvl>
    <w:lvl w:ilvl="4" w:tplc="04090019" w:tentative="1">
      <w:start w:val="1"/>
      <w:numFmt w:val="lowerLetter"/>
      <w:lvlText w:val="%5."/>
      <w:lvlJc w:val="left"/>
      <w:pPr>
        <w:tabs>
          <w:tab w:val="num" w:pos="7297"/>
        </w:tabs>
        <w:ind w:left="7297" w:hanging="360"/>
      </w:pPr>
    </w:lvl>
    <w:lvl w:ilvl="5" w:tplc="0409001B" w:tentative="1">
      <w:start w:val="1"/>
      <w:numFmt w:val="lowerRoman"/>
      <w:lvlText w:val="%6."/>
      <w:lvlJc w:val="right"/>
      <w:pPr>
        <w:tabs>
          <w:tab w:val="num" w:pos="8017"/>
        </w:tabs>
        <w:ind w:left="8017" w:hanging="180"/>
      </w:pPr>
    </w:lvl>
    <w:lvl w:ilvl="6" w:tplc="0409000F" w:tentative="1">
      <w:start w:val="1"/>
      <w:numFmt w:val="decimal"/>
      <w:lvlText w:val="%7."/>
      <w:lvlJc w:val="left"/>
      <w:pPr>
        <w:tabs>
          <w:tab w:val="num" w:pos="8737"/>
        </w:tabs>
        <w:ind w:left="8737" w:hanging="360"/>
      </w:pPr>
    </w:lvl>
    <w:lvl w:ilvl="7" w:tplc="04090019" w:tentative="1">
      <w:start w:val="1"/>
      <w:numFmt w:val="lowerLetter"/>
      <w:lvlText w:val="%8."/>
      <w:lvlJc w:val="left"/>
      <w:pPr>
        <w:tabs>
          <w:tab w:val="num" w:pos="9457"/>
        </w:tabs>
        <w:ind w:left="9457" w:hanging="360"/>
      </w:pPr>
    </w:lvl>
    <w:lvl w:ilvl="8" w:tplc="0409001B" w:tentative="1">
      <w:start w:val="1"/>
      <w:numFmt w:val="lowerRoman"/>
      <w:lvlText w:val="%9."/>
      <w:lvlJc w:val="right"/>
      <w:pPr>
        <w:tabs>
          <w:tab w:val="num" w:pos="10177"/>
        </w:tabs>
        <w:ind w:left="10177" w:hanging="180"/>
      </w:pPr>
    </w:lvl>
  </w:abstractNum>
  <w:abstractNum w:abstractNumId="12" w15:restartNumberingAfterBreak="0">
    <w:nsid w:val="5EA35EA9"/>
    <w:multiLevelType w:val="multilevel"/>
    <w:tmpl w:val="DCC04D4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116" w:hanging="576"/>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69816D7"/>
    <w:multiLevelType w:val="hybridMultilevel"/>
    <w:tmpl w:val="200495AA"/>
    <w:lvl w:ilvl="0" w:tplc="4420DFB8">
      <w:numFmt w:val="bullet"/>
      <w:lvlText w:val="-"/>
      <w:lvlJc w:val="left"/>
      <w:pPr>
        <w:ind w:left="1080" w:hanging="360"/>
      </w:pPr>
      <w:rPr>
        <w:rFonts w:ascii="Calibri Light" w:eastAsia="MS Mincho" w:hAnsi="Calibri Light"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A2F6B7C"/>
    <w:multiLevelType w:val="hybridMultilevel"/>
    <w:tmpl w:val="B676420A"/>
    <w:lvl w:ilvl="0" w:tplc="E72AFBB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6E186F0C"/>
    <w:multiLevelType w:val="hybridMultilevel"/>
    <w:tmpl w:val="EAEC037E"/>
    <w:lvl w:ilvl="0" w:tplc="ABCAE3E8">
      <w:start w:val="1"/>
      <w:numFmt w:val="decimal"/>
      <w:pStyle w:val="Heading2TextSubsetNumbered"/>
      <w:lvlText w:val="%1."/>
      <w:lvlJc w:val="left"/>
      <w:pPr>
        <w:tabs>
          <w:tab w:val="num" w:pos="1800"/>
        </w:tabs>
        <w:ind w:left="1800" w:hanging="360"/>
      </w:pPr>
      <w:rPr>
        <w:rFonts w:hint="default"/>
      </w:rPr>
    </w:lvl>
    <w:lvl w:ilvl="1" w:tplc="04090019" w:tentative="1">
      <w:start w:val="1"/>
      <w:numFmt w:val="lowerLetter"/>
      <w:lvlText w:val="%2."/>
      <w:lvlJc w:val="left"/>
      <w:pPr>
        <w:tabs>
          <w:tab w:val="num" w:pos="4777"/>
        </w:tabs>
        <w:ind w:left="4777" w:hanging="360"/>
      </w:pPr>
    </w:lvl>
    <w:lvl w:ilvl="2" w:tplc="0409001B" w:tentative="1">
      <w:start w:val="1"/>
      <w:numFmt w:val="lowerRoman"/>
      <w:lvlText w:val="%3."/>
      <w:lvlJc w:val="right"/>
      <w:pPr>
        <w:tabs>
          <w:tab w:val="num" w:pos="5497"/>
        </w:tabs>
        <w:ind w:left="5497" w:hanging="180"/>
      </w:pPr>
    </w:lvl>
    <w:lvl w:ilvl="3" w:tplc="0409000F" w:tentative="1">
      <w:start w:val="1"/>
      <w:numFmt w:val="decimal"/>
      <w:lvlText w:val="%4."/>
      <w:lvlJc w:val="left"/>
      <w:pPr>
        <w:tabs>
          <w:tab w:val="num" w:pos="6217"/>
        </w:tabs>
        <w:ind w:left="6217" w:hanging="360"/>
      </w:pPr>
    </w:lvl>
    <w:lvl w:ilvl="4" w:tplc="04090019" w:tentative="1">
      <w:start w:val="1"/>
      <w:numFmt w:val="lowerLetter"/>
      <w:lvlText w:val="%5."/>
      <w:lvlJc w:val="left"/>
      <w:pPr>
        <w:tabs>
          <w:tab w:val="num" w:pos="6937"/>
        </w:tabs>
        <w:ind w:left="6937" w:hanging="360"/>
      </w:pPr>
    </w:lvl>
    <w:lvl w:ilvl="5" w:tplc="0409001B" w:tentative="1">
      <w:start w:val="1"/>
      <w:numFmt w:val="lowerRoman"/>
      <w:lvlText w:val="%6."/>
      <w:lvlJc w:val="right"/>
      <w:pPr>
        <w:tabs>
          <w:tab w:val="num" w:pos="7657"/>
        </w:tabs>
        <w:ind w:left="7657" w:hanging="180"/>
      </w:pPr>
    </w:lvl>
    <w:lvl w:ilvl="6" w:tplc="0409000F" w:tentative="1">
      <w:start w:val="1"/>
      <w:numFmt w:val="decimal"/>
      <w:lvlText w:val="%7."/>
      <w:lvlJc w:val="left"/>
      <w:pPr>
        <w:tabs>
          <w:tab w:val="num" w:pos="8377"/>
        </w:tabs>
        <w:ind w:left="8377" w:hanging="360"/>
      </w:pPr>
    </w:lvl>
    <w:lvl w:ilvl="7" w:tplc="04090019" w:tentative="1">
      <w:start w:val="1"/>
      <w:numFmt w:val="lowerLetter"/>
      <w:lvlText w:val="%8."/>
      <w:lvlJc w:val="left"/>
      <w:pPr>
        <w:tabs>
          <w:tab w:val="num" w:pos="9097"/>
        </w:tabs>
        <w:ind w:left="9097" w:hanging="360"/>
      </w:pPr>
    </w:lvl>
    <w:lvl w:ilvl="8" w:tplc="0409001B" w:tentative="1">
      <w:start w:val="1"/>
      <w:numFmt w:val="lowerRoman"/>
      <w:lvlText w:val="%9."/>
      <w:lvlJc w:val="right"/>
      <w:pPr>
        <w:tabs>
          <w:tab w:val="num" w:pos="9817"/>
        </w:tabs>
        <w:ind w:left="9817" w:hanging="180"/>
      </w:pPr>
    </w:lvl>
  </w:abstractNum>
  <w:abstractNum w:abstractNumId="16" w15:restartNumberingAfterBreak="0">
    <w:nsid w:val="75AB600B"/>
    <w:multiLevelType w:val="multilevel"/>
    <w:tmpl w:val="B13A6FF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7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2"/>
  </w:num>
  <w:num w:numId="2">
    <w:abstractNumId w:val="8"/>
  </w:num>
  <w:num w:numId="3">
    <w:abstractNumId w:val="9"/>
  </w:num>
  <w:num w:numId="4">
    <w:abstractNumId w:val="0"/>
  </w:num>
  <w:num w:numId="5">
    <w:abstractNumId w:val="12"/>
  </w:num>
  <w:num w:numId="6">
    <w:abstractNumId w:val="11"/>
  </w:num>
  <w:num w:numId="7">
    <w:abstractNumId w:val="15"/>
  </w:num>
  <w:num w:numId="8">
    <w:abstractNumId w:val="16"/>
  </w:num>
  <w:num w:numId="9">
    <w:abstractNumId w:val="3"/>
  </w:num>
  <w:num w:numId="10">
    <w:abstractNumId w:val="1"/>
  </w:num>
  <w:num w:numId="11">
    <w:abstractNumId w:val="6"/>
  </w:num>
  <w:num w:numId="12">
    <w:abstractNumId w:val="13"/>
  </w:num>
  <w:num w:numId="13">
    <w:abstractNumId w:val="4"/>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num>
  <w:num w:numId="16">
    <w:abstractNumId w:val="14"/>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num>
  <w:numIdMacAtCleanup w:val="16"/>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uan Yap">
    <w15:presenceInfo w15:providerId="AD" w15:userId="S-1-5-21-2559334742-469970549-2024990295-2787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91A"/>
    <w:rsid w:val="000003D7"/>
    <w:rsid w:val="000003DB"/>
    <w:rsid w:val="000017B0"/>
    <w:rsid w:val="00003582"/>
    <w:rsid w:val="00004781"/>
    <w:rsid w:val="000057CD"/>
    <w:rsid w:val="00006038"/>
    <w:rsid w:val="000062BF"/>
    <w:rsid w:val="00006B7F"/>
    <w:rsid w:val="00010907"/>
    <w:rsid w:val="000109F6"/>
    <w:rsid w:val="000128BC"/>
    <w:rsid w:val="00013FCE"/>
    <w:rsid w:val="00014DAD"/>
    <w:rsid w:val="00015AFE"/>
    <w:rsid w:val="00017173"/>
    <w:rsid w:val="00017711"/>
    <w:rsid w:val="0002078F"/>
    <w:rsid w:val="00020A6C"/>
    <w:rsid w:val="000216D9"/>
    <w:rsid w:val="00021E7E"/>
    <w:rsid w:val="0002276C"/>
    <w:rsid w:val="00023403"/>
    <w:rsid w:val="00023544"/>
    <w:rsid w:val="000238C9"/>
    <w:rsid w:val="000238F1"/>
    <w:rsid w:val="00023EA4"/>
    <w:rsid w:val="0002507B"/>
    <w:rsid w:val="00025613"/>
    <w:rsid w:val="00027616"/>
    <w:rsid w:val="00027A82"/>
    <w:rsid w:val="00027D8C"/>
    <w:rsid w:val="00027E2A"/>
    <w:rsid w:val="00030271"/>
    <w:rsid w:val="000303F0"/>
    <w:rsid w:val="0003060B"/>
    <w:rsid w:val="00030B29"/>
    <w:rsid w:val="000311E9"/>
    <w:rsid w:val="00031323"/>
    <w:rsid w:val="000322D1"/>
    <w:rsid w:val="000323C3"/>
    <w:rsid w:val="00032664"/>
    <w:rsid w:val="000328D9"/>
    <w:rsid w:val="00033D47"/>
    <w:rsid w:val="000346BD"/>
    <w:rsid w:val="00034A0E"/>
    <w:rsid w:val="00035276"/>
    <w:rsid w:val="00035CDE"/>
    <w:rsid w:val="00036905"/>
    <w:rsid w:val="00037AEF"/>
    <w:rsid w:val="00040B93"/>
    <w:rsid w:val="00041CCD"/>
    <w:rsid w:val="00041D42"/>
    <w:rsid w:val="00043428"/>
    <w:rsid w:val="0004351B"/>
    <w:rsid w:val="00044151"/>
    <w:rsid w:val="000441A4"/>
    <w:rsid w:val="00044D13"/>
    <w:rsid w:val="00044FE4"/>
    <w:rsid w:val="000458DA"/>
    <w:rsid w:val="00045F9B"/>
    <w:rsid w:val="000468C2"/>
    <w:rsid w:val="0005054A"/>
    <w:rsid w:val="00052378"/>
    <w:rsid w:val="000530B2"/>
    <w:rsid w:val="000531C6"/>
    <w:rsid w:val="000531C7"/>
    <w:rsid w:val="000533AC"/>
    <w:rsid w:val="00054364"/>
    <w:rsid w:val="00054810"/>
    <w:rsid w:val="0005494C"/>
    <w:rsid w:val="000552E4"/>
    <w:rsid w:val="00055DF3"/>
    <w:rsid w:val="000561E9"/>
    <w:rsid w:val="0005764E"/>
    <w:rsid w:val="00060FD8"/>
    <w:rsid w:val="00061117"/>
    <w:rsid w:val="00062465"/>
    <w:rsid w:val="00062837"/>
    <w:rsid w:val="00063B1F"/>
    <w:rsid w:val="00063C7C"/>
    <w:rsid w:val="00063F6E"/>
    <w:rsid w:val="00063FDB"/>
    <w:rsid w:val="000642E8"/>
    <w:rsid w:val="00064D2C"/>
    <w:rsid w:val="00065B2E"/>
    <w:rsid w:val="000661A3"/>
    <w:rsid w:val="00066862"/>
    <w:rsid w:val="0006698D"/>
    <w:rsid w:val="00067C26"/>
    <w:rsid w:val="00070F30"/>
    <w:rsid w:val="000715B1"/>
    <w:rsid w:val="00071A96"/>
    <w:rsid w:val="00071CB3"/>
    <w:rsid w:val="000729AB"/>
    <w:rsid w:val="00072CD7"/>
    <w:rsid w:val="00073A0F"/>
    <w:rsid w:val="00073B93"/>
    <w:rsid w:val="00073EA1"/>
    <w:rsid w:val="0007457C"/>
    <w:rsid w:val="000749AC"/>
    <w:rsid w:val="000755EC"/>
    <w:rsid w:val="000763D2"/>
    <w:rsid w:val="00076D71"/>
    <w:rsid w:val="000773DA"/>
    <w:rsid w:val="00081FCD"/>
    <w:rsid w:val="000824EE"/>
    <w:rsid w:val="00082B7D"/>
    <w:rsid w:val="00083908"/>
    <w:rsid w:val="00083D6D"/>
    <w:rsid w:val="00083F4A"/>
    <w:rsid w:val="00084973"/>
    <w:rsid w:val="00084977"/>
    <w:rsid w:val="000854E3"/>
    <w:rsid w:val="00085C72"/>
    <w:rsid w:val="00085FBF"/>
    <w:rsid w:val="000869EA"/>
    <w:rsid w:val="00086A87"/>
    <w:rsid w:val="0008787A"/>
    <w:rsid w:val="000878C2"/>
    <w:rsid w:val="00087E11"/>
    <w:rsid w:val="000900F0"/>
    <w:rsid w:val="00090EEE"/>
    <w:rsid w:val="00091BDB"/>
    <w:rsid w:val="00091DBB"/>
    <w:rsid w:val="00091E36"/>
    <w:rsid w:val="00092390"/>
    <w:rsid w:val="00092572"/>
    <w:rsid w:val="00092C70"/>
    <w:rsid w:val="00093C2E"/>
    <w:rsid w:val="0009423A"/>
    <w:rsid w:val="00094469"/>
    <w:rsid w:val="00094490"/>
    <w:rsid w:val="00096131"/>
    <w:rsid w:val="00096983"/>
    <w:rsid w:val="00096CFE"/>
    <w:rsid w:val="000972A7"/>
    <w:rsid w:val="00097C8B"/>
    <w:rsid w:val="000A0841"/>
    <w:rsid w:val="000A0F46"/>
    <w:rsid w:val="000A24A9"/>
    <w:rsid w:val="000A2B3F"/>
    <w:rsid w:val="000A4286"/>
    <w:rsid w:val="000A4554"/>
    <w:rsid w:val="000A460B"/>
    <w:rsid w:val="000A4969"/>
    <w:rsid w:val="000A5A07"/>
    <w:rsid w:val="000A637B"/>
    <w:rsid w:val="000A66D7"/>
    <w:rsid w:val="000B10CA"/>
    <w:rsid w:val="000B1EA6"/>
    <w:rsid w:val="000B1F21"/>
    <w:rsid w:val="000B4A1B"/>
    <w:rsid w:val="000B549B"/>
    <w:rsid w:val="000B6988"/>
    <w:rsid w:val="000B7F4C"/>
    <w:rsid w:val="000C00A7"/>
    <w:rsid w:val="000C1378"/>
    <w:rsid w:val="000C246C"/>
    <w:rsid w:val="000C28ED"/>
    <w:rsid w:val="000C3994"/>
    <w:rsid w:val="000C4720"/>
    <w:rsid w:val="000C4918"/>
    <w:rsid w:val="000C50DA"/>
    <w:rsid w:val="000C5EE5"/>
    <w:rsid w:val="000D15DF"/>
    <w:rsid w:val="000D197E"/>
    <w:rsid w:val="000D1FA7"/>
    <w:rsid w:val="000D2034"/>
    <w:rsid w:val="000D2703"/>
    <w:rsid w:val="000D3998"/>
    <w:rsid w:val="000D39C7"/>
    <w:rsid w:val="000D3CEE"/>
    <w:rsid w:val="000D3DC8"/>
    <w:rsid w:val="000D3F66"/>
    <w:rsid w:val="000D6D2C"/>
    <w:rsid w:val="000D715A"/>
    <w:rsid w:val="000D759A"/>
    <w:rsid w:val="000D78AA"/>
    <w:rsid w:val="000D78DF"/>
    <w:rsid w:val="000D7C2B"/>
    <w:rsid w:val="000E07F5"/>
    <w:rsid w:val="000E166C"/>
    <w:rsid w:val="000E1E6B"/>
    <w:rsid w:val="000E2749"/>
    <w:rsid w:val="000E3828"/>
    <w:rsid w:val="000E3FF1"/>
    <w:rsid w:val="000E4DE9"/>
    <w:rsid w:val="000E5E8A"/>
    <w:rsid w:val="000E6897"/>
    <w:rsid w:val="000F02B8"/>
    <w:rsid w:val="000F04FC"/>
    <w:rsid w:val="000F1011"/>
    <w:rsid w:val="000F2995"/>
    <w:rsid w:val="000F2A22"/>
    <w:rsid w:val="000F4356"/>
    <w:rsid w:val="000F45E7"/>
    <w:rsid w:val="000F48E4"/>
    <w:rsid w:val="000F5A94"/>
    <w:rsid w:val="000F64E4"/>
    <w:rsid w:val="000F68EF"/>
    <w:rsid w:val="000F740F"/>
    <w:rsid w:val="000F7473"/>
    <w:rsid w:val="000F7736"/>
    <w:rsid w:val="0010123A"/>
    <w:rsid w:val="00102207"/>
    <w:rsid w:val="00103087"/>
    <w:rsid w:val="001031DB"/>
    <w:rsid w:val="001031DD"/>
    <w:rsid w:val="00103338"/>
    <w:rsid w:val="00103F01"/>
    <w:rsid w:val="00104626"/>
    <w:rsid w:val="00104B9A"/>
    <w:rsid w:val="00105818"/>
    <w:rsid w:val="00105E1F"/>
    <w:rsid w:val="00105F9E"/>
    <w:rsid w:val="00106070"/>
    <w:rsid w:val="001064F0"/>
    <w:rsid w:val="00106711"/>
    <w:rsid w:val="00106C59"/>
    <w:rsid w:val="00107A9A"/>
    <w:rsid w:val="00107C4F"/>
    <w:rsid w:val="001101C6"/>
    <w:rsid w:val="00110956"/>
    <w:rsid w:val="001109B6"/>
    <w:rsid w:val="00110BC1"/>
    <w:rsid w:val="0011136F"/>
    <w:rsid w:val="001121C2"/>
    <w:rsid w:val="0011336C"/>
    <w:rsid w:val="00113845"/>
    <w:rsid w:val="00113D93"/>
    <w:rsid w:val="00113FA8"/>
    <w:rsid w:val="00114C19"/>
    <w:rsid w:val="00116CCD"/>
    <w:rsid w:val="001174C7"/>
    <w:rsid w:val="0011797D"/>
    <w:rsid w:val="00117AE7"/>
    <w:rsid w:val="0012032A"/>
    <w:rsid w:val="00120EC7"/>
    <w:rsid w:val="00122652"/>
    <w:rsid w:val="00122F63"/>
    <w:rsid w:val="00123F4C"/>
    <w:rsid w:val="0012575C"/>
    <w:rsid w:val="00125A09"/>
    <w:rsid w:val="0012622A"/>
    <w:rsid w:val="0012697D"/>
    <w:rsid w:val="00127CE4"/>
    <w:rsid w:val="00127F95"/>
    <w:rsid w:val="00130AB5"/>
    <w:rsid w:val="0013204A"/>
    <w:rsid w:val="00132731"/>
    <w:rsid w:val="00134902"/>
    <w:rsid w:val="00134B22"/>
    <w:rsid w:val="001350D0"/>
    <w:rsid w:val="001350D8"/>
    <w:rsid w:val="0013525C"/>
    <w:rsid w:val="00135725"/>
    <w:rsid w:val="00135959"/>
    <w:rsid w:val="001368B5"/>
    <w:rsid w:val="001368FE"/>
    <w:rsid w:val="00136991"/>
    <w:rsid w:val="001369CD"/>
    <w:rsid w:val="001370F9"/>
    <w:rsid w:val="001375DC"/>
    <w:rsid w:val="001376E2"/>
    <w:rsid w:val="0014037C"/>
    <w:rsid w:val="00140A9F"/>
    <w:rsid w:val="001411CF"/>
    <w:rsid w:val="00141B9E"/>
    <w:rsid w:val="00141C97"/>
    <w:rsid w:val="001420EF"/>
    <w:rsid w:val="001429FD"/>
    <w:rsid w:val="00142E9C"/>
    <w:rsid w:val="00142ED4"/>
    <w:rsid w:val="001447A8"/>
    <w:rsid w:val="00144E5F"/>
    <w:rsid w:val="00145844"/>
    <w:rsid w:val="0014587C"/>
    <w:rsid w:val="00146827"/>
    <w:rsid w:val="00146984"/>
    <w:rsid w:val="00146B21"/>
    <w:rsid w:val="00147844"/>
    <w:rsid w:val="0015096B"/>
    <w:rsid w:val="00150E14"/>
    <w:rsid w:val="00150F96"/>
    <w:rsid w:val="001525DD"/>
    <w:rsid w:val="001526E0"/>
    <w:rsid w:val="00153D78"/>
    <w:rsid w:val="001552CF"/>
    <w:rsid w:val="0016054D"/>
    <w:rsid w:val="001607B9"/>
    <w:rsid w:val="00160B1E"/>
    <w:rsid w:val="00160CB0"/>
    <w:rsid w:val="00160E39"/>
    <w:rsid w:val="00160E9B"/>
    <w:rsid w:val="0016122B"/>
    <w:rsid w:val="00161658"/>
    <w:rsid w:val="001617C5"/>
    <w:rsid w:val="001618A5"/>
    <w:rsid w:val="00162C40"/>
    <w:rsid w:val="00163DEB"/>
    <w:rsid w:val="00164393"/>
    <w:rsid w:val="0016449E"/>
    <w:rsid w:val="00165220"/>
    <w:rsid w:val="00165D26"/>
    <w:rsid w:val="00166325"/>
    <w:rsid w:val="001675F5"/>
    <w:rsid w:val="00167F8C"/>
    <w:rsid w:val="001713C9"/>
    <w:rsid w:val="00171820"/>
    <w:rsid w:val="0017224C"/>
    <w:rsid w:val="00173046"/>
    <w:rsid w:val="00173B47"/>
    <w:rsid w:val="001758F5"/>
    <w:rsid w:val="00175C7D"/>
    <w:rsid w:val="00175D12"/>
    <w:rsid w:val="0017775A"/>
    <w:rsid w:val="0017782D"/>
    <w:rsid w:val="00177E3D"/>
    <w:rsid w:val="00177F0E"/>
    <w:rsid w:val="001808FA"/>
    <w:rsid w:val="00181278"/>
    <w:rsid w:val="00181448"/>
    <w:rsid w:val="0018267B"/>
    <w:rsid w:val="001830B7"/>
    <w:rsid w:val="00183A6A"/>
    <w:rsid w:val="00184319"/>
    <w:rsid w:val="001850F2"/>
    <w:rsid w:val="001860E0"/>
    <w:rsid w:val="0018699A"/>
    <w:rsid w:val="00186B58"/>
    <w:rsid w:val="00186D26"/>
    <w:rsid w:val="001875FA"/>
    <w:rsid w:val="00187CB8"/>
    <w:rsid w:val="00187DDD"/>
    <w:rsid w:val="00190511"/>
    <w:rsid w:val="001911A1"/>
    <w:rsid w:val="001920F2"/>
    <w:rsid w:val="001921A4"/>
    <w:rsid w:val="001945F3"/>
    <w:rsid w:val="0019504C"/>
    <w:rsid w:val="00195221"/>
    <w:rsid w:val="00196220"/>
    <w:rsid w:val="0019698B"/>
    <w:rsid w:val="00196FA3"/>
    <w:rsid w:val="00197990"/>
    <w:rsid w:val="00197A0B"/>
    <w:rsid w:val="001A04BA"/>
    <w:rsid w:val="001A072F"/>
    <w:rsid w:val="001A22A5"/>
    <w:rsid w:val="001A28D9"/>
    <w:rsid w:val="001A2ACB"/>
    <w:rsid w:val="001A3717"/>
    <w:rsid w:val="001A39E0"/>
    <w:rsid w:val="001A5455"/>
    <w:rsid w:val="001A673A"/>
    <w:rsid w:val="001B0DDE"/>
    <w:rsid w:val="001B0FC8"/>
    <w:rsid w:val="001B10EB"/>
    <w:rsid w:val="001B16B6"/>
    <w:rsid w:val="001B1BDE"/>
    <w:rsid w:val="001B23CD"/>
    <w:rsid w:val="001B2455"/>
    <w:rsid w:val="001B2BF4"/>
    <w:rsid w:val="001B35C8"/>
    <w:rsid w:val="001B387B"/>
    <w:rsid w:val="001B3A80"/>
    <w:rsid w:val="001B5522"/>
    <w:rsid w:val="001B621A"/>
    <w:rsid w:val="001B767C"/>
    <w:rsid w:val="001B7823"/>
    <w:rsid w:val="001B7A22"/>
    <w:rsid w:val="001C011C"/>
    <w:rsid w:val="001C1C22"/>
    <w:rsid w:val="001C2C4B"/>
    <w:rsid w:val="001C2CA5"/>
    <w:rsid w:val="001C34E5"/>
    <w:rsid w:val="001C59EF"/>
    <w:rsid w:val="001C5A50"/>
    <w:rsid w:val="001C5F1E"/>
    <w:rsid w:val="001C6567"/>
    <w:rsid w:val="001C6664"/>
    <w:rsid w:val="001C66DE"/>
    <w:rsid w:val="001C6846"/>
    <w:rsid w:val="001D164F"/>
    <w:rsid w:val="001D173C"/>
    <w:rsid w:val="001D28F0"/>
    <w:rsid w:val="001D2B13"/>
    <w:rsid w:val="001D31E7"/>
    <w:rsid w:val="001D3211"/>
    <w:rsid w:val="001D3DF6"/>
    <w:rsid w:val="001D4212"/>
    <w:rsid w:val="001D442B"/>
    <w:rsid w:val="001D4812"/>
    <w:rsid w:val="001D4A4F"/>
    <w:rsid w:val="001D4C7B"/>
    <w:rsid w:val="001D5C03"/>
    <w:rsid w:val="001D6039"/>
    <w:rsid w:val="001D690F"/>
    <w:rsid w:val="001D6C63"/>
    <w:rsid w:val="001E11B9"/>
    <w:rsid w:val="001E1582"/>
    <w:rsid w:val="001E2323"/>
    <w:rsid w:val="001E46D7"/>
    <w:rsid w:val="001E4E33"/>
    <w:rsid w:val="001E4E73"/>
    <w:rsid w:val="001F0308"/>
    <w:rsid w:val="001F03C3"/>
    <w:rsid w:val="001F107F"/>
    <w:rsid w:val="001F185C"/>
    <w:rsid w:val="001F3AF5"/>
    <w:rsid w:val="001F3BCA"/>
    <w:rsid w:val="001F403B"/>
    <w:rsid w:val="001F4C1C"/>
    <w:rsid w:val="001F5A89"/>
    <w:rsid w:val="001F664D"/>
    <w:rsid w:val="001F670F"/>
    <w:rsid w:val="001F6DB4"/>
    <w:rsid w:val="001F7274"/>
    <w:rsid w:val="001F7988"/>
    <w:rsid w:val="0020051F"/>
    <w:rsid w:val="0020058C"/>
    <w:rsid w:val="00201D13"/>
    <w:rsid w:val="002021BF"/>
    <w:rsid w:val="00202FEA"/>
    <w:rsid w:val="00203F48"/>
    <w:rsid w:val="00203F61"/>
    <w:rsid w:val="002066A2"/>
    <w:rsid w:val="00206E94"/>
    <w:rsid w:val="002075DD"/>
    <w:rsid w:val="002103EE"/>
    <w:rsid w:val="002110B2"/>
    <w:rsid w:val="00211413"/>
    <w:rsid w:val="002119EC"/>
    <w:rsid w:val="00211CD4"/>
    <w:rsid w:val="00211F11"/>
    <w:rsid w:val="002121E9"/>
    <w:rsid w:val="00212675"/>
    <w:rsid w:val="00212B0E"/>
    <w:rsid w:val="00213316"/>
    <w:rsid w:val="0021376B"/>
    <w:rsid w:val="002153C7"/>
    <w:rsid w:val="002154EA"/>
    <w:rsid w:val="002156A3"/>
    <w:rsid w:val="002156F9"/>
    <w:rsid w:val="002157AF"/>
    <w:rsid w:val="00217989"/>
    <w:rsid w:val="00217A67"/>
    <w:rsid w:val="00220DD6"/>
    <w:rsid w:val="0022206D"/>
    <w:rsid w:val="00222151"/>
    <w:rsid w:val="00222243"/>
    <w:rsid w:val="00223362"/>
    <w:rsid w:val="00223E6B"/>
    <w:rsid w:val="00223FFB"/>
    <w:rsid w:val="002264F7"/>
    <w:rsid w:val="002267BD"/>
    <w:rsid w:val="0023101C"/>
    <w:rsid w:val="00231A8C"/>
    <w:rsid w:val="00231E6E"/>
    <w:rsid w:val="002328F8"/>
    <w:rsid w:val="00233089"/>
    <w:rsid w:val="002339D2"/>
    <w:rsid w:val="00233ABC"/>
    <w:rsid w:val="00233D96"/>
    <w:rsid w:val="00236314"/>
    <w:rsid w:val="00236981"/>
    <w:rsid w:val="00236F83"/>
    <w:rsid w:val="00237377"/>
    <w:rsid w:val="00237EAC"/>
    <w:rsid w:val="0024000C"/>
    <w:rsid w:val="00241C97"/>
    <w:rsid w:val="002433AA"/>
    <w:rsid w:val="00243F81"/>
    <w:rsid w:val="002441C7"/>
    <w:rsid w:val="00244294"/>
    <w:rsid w:val="00244516"/>
    <w:rsid w:val="00245CD4"/>
    <w:rsid w:val="00246AAF"/>
    <w:rsid w:val="00247129"/>
    <w:rsid w:val="00247BAD"/>
    <w:rsid w:val="0025138E"/>
    <w:rsid w:val="002518E6"/>
    <w:rsid w:val="00251918"/>
    <w:rsid w:val="00251ED1"/>
    <w:rsid w:val="0025242B"/>
    <w:rsid w:val="00252EC6"/>
    <w:rsid w:val="00253A05"/>
    <w:rsid w:val="00253D75"/>
    <w:rsid w:val="00253FF9"/>
    <w:rsid w:val="00254AFB"/>
    <w:rsid w:val="00254E2F"/>
    <w:rsid w:val="002552E3"/>
    <w:rsid w:val="0025546C"/>
    <w:rsid w:val="0025641B"/>
    <w:rsid w:val="0025654A"/>
    <w:rsid w:val="00256577"/>
    <w:rsid w:val="00256E4B"/>
    <w:rsid w:val="00260549"/>
    <w:rsid w:val="0026127A"/>
    <w:rsid w:val="002617F2"/>
    <w:rsid w:val="00261B87"/>
    <w:rsid w:val="00261E16"/>
    <w:rsid w:val="00262727"/>
    <w:rsid w:val="00262FDC"/>
    <w:rsid w:val="002635E2"/>
    <w:rsid w:val="00263CB6"/>
    <w:rsid w:val="002640BD"/>
    <w:rsid w:val="002643C3"/>
    <w:rsid w:val="0026505E"/>
    <w:rsid w:val="002655BE"/>
    <w:rsid w:val="00265EC7"/>
    <w:rsid w:val="00265EE9"/>
    <w:rsid w:val="00265F2D"/>
    <w:rsid w:val="002667B9"/>
    <w:rsid w:val="002676B7"/>
    <w:rsid w:val="0027022B"/>
    <w:rsid w:val="00270B0D"/>
    <w:rsid w:val="0027225B"/>
    <w:rsid w:val="0027244D"/>
    <w:rsid w:val="00272D45"/>
    <w:rsid w:val="0027419C"/>
    <w:rsid w:val="00274205"/>
    <w:rsid w:val="00274EC6"/>
    <w:rsid w:val="00275319"/>
    <w:rsid w:val="00275679"/>
    <w:rsid w:val="00277302"/>
    <w:rsid w:val="002809CF"/>
    <w:rsid w:val="00280AC1"/>
    <w:rsid w:val="00280C7F"/>
    <w:rsid w:val="00280EE9"/>
    <w:rsid w:val="002823E5"/>
    <w:rsid w:val="00282DC9"/>
    <w:rsid w:val="0028307B"/>
    <w:rsid w:val="00283780"/>
    <w:rsid w:val="002843C5"/>
    <w:rsid w:val="0028476D"/>
    <w:rsid w:val="00284FFC"/>
    <w:rsid w:val="002859BD"/>
    <w:rsid w:val="00285C6B"/>
    <w:rsid w:val="00286A0A"/>
    <w:rsid w:val="00286E4A"/>
    <w:rsid w:val="002870C1"/>
    <w:rsid w:val="002900F6"/>
    <w:rsid w:val="0029015A"/>
    <w:rsid w:val="00290DDD"/>
    <w:rsid w:val="00291297"/>
    <w:rsid w:val="00291BBD"/>
    <w:rsid w:val="00291F29"/>
    <w:rsid w:val="00292202"/>
    <w:rsid w:val="00292393"/>
    <w:rsid w:val="002923DC"/>
    <w:rsid w:val="00292BCA"/>
    <w:rsid w:val="0029311C"/>
    <w:rsid w:val="00293D7C"/>
    <w:rsid w:val="0029457C"/>
    <w:rsid w:val="00294E93"/>
    <w:rsid w:val="0029504F"/>
    <w:rsid w:val="00295B93"/>
    <w:rsid w:val="00295F12"/>
    <w:rsid w:val="002960BE"/>
    <w:rsid w:val="002A0114"/>
    <w:rsid w:val="002A12DD"/>
    <w:rsid w:val="002A197B"/>
    <w:rsid w:val="002A19CF"/>
    <w:rsid w:val="002A1C6A"/>
    <w:rsid w:val="002A2A06"/>
    <w:rsid w:val="002A2F25"/>
    <w:rsid w:val="002A34D7"/>
    <w:rsid w:val="002A3B32"/>
    <w:rsid w:val="002A46C6"/>
    <w:rsid w:val="002A5927"/>
    <w:rsid w:val="002A5A22"/>
    <w:rsid w:val="002A7E1F"/>
    <w:rsid w:val="002B0C5E"/>
    <w:rsid w:val="002B0CCF"/>
    <w:rsid w:val="002B2382"/>
    <w:rsid w:val="002B2C72"/>
    <w:rsid w:val="002B2F44"/>
    <w:rsid w:val="002B3AD4"/>
    <w:rsid w:val="002B484D"/>
    <w:rsid w:val="002B516D"/>
    <w:rsid w:val="002B5B36"/>
    <w:rsid w:val="002B6456"/>
    <w:rsid w:val="002B6580"/>
    <w:rsid w:val="002B66BB"/>
    <w:rsid w:val="002B700D"/>
    <w:rsid w:val="002C04B5"/>
    <w:rsid w:val="002C081F"/>
    <w:rsid w:val="002C08BC"/>
    <w:rsid w:val="002C0CCB"/>
    <w:rsid w:val="002C13F1"/>
    <w:rsid w:val="002C2147"/>
    <w:rsid w:val="002C2BF3"/>
    <w:rsid w:val="002C4852"/>
    <w:rsid w:val="002C4B99"/>
    <w:rsid w:val="002C4DCF"/>
    <w:rsid w:val="002C4E01"/>
    <w:rsid w:val="002C59E1"/>
    <w:rsid w:val="002C5D79"/>
    <w:rsid w:val="002C775A"/>
    <w:rsid w:val="002C7ECD"/>
    <w:rsid w:val="002D05BE"/>
    <w:rsid w:val="002D0904"/>
    <w:rsid w:val="002D0C45"/>
    <w:rsid w:val="002D17D3"/>
    <w:rsid w:val="002D1A2E"/>
    <w:rsid w:val="002D1E53"/>
    <w:rsid w:val="002D1F0C"/>
    <w:rsid w:val="002D281F"/>
    <w:rsid w:val="002D3759"/>
    <w:rsid w:val="002D419E"/>
    <w:rsid w:val="002D420D"/>
    <w:rsid w:val="002D47EF"/>
    <w:rsid w:val="002D4ABE"/>
    <w:rsid w:val="002D53C8"/>
    <w:rsid w:val="002D5DD6"/>
    <w:rsid w:val="002D5E88"/>
    <w:rsid w:val="002D643D"/>
    <w:rsid w:val="002D679A"/>
    <w:rsid w:val="002D6E9A"/>
    <w:rsid w:val="002D7408"/>
    <w:rsid w:val="002E00F2"/>
    <w:rsid w:val="002E02E0"/>
    <w:rsid w:val="002E045B"/>
    <w:rsid w:val="002E049B"/>
    <w:rsid w:val="002E0996"/>
    <w:rsid w:val="002E2748"/>
    <w:rsid w:val="002E3279"/>
    <w:rsid w:val="002E4AD3"/>
    <w:rsid w:val="002E6D83"/>
    <w:rsid w:val="002E7464"/>
    <w:rsid w:val="002E79E2"/>
    <w:rsid w:val="002E7E7C"/>
    <w:rsid w:val="002E7FEA"/>
    <w:rsid w:val="002F1623"/>
    <w:rsid w:val="002F28C2"/>
    <w:rsid w:val="002F38ED"/>
    <w:rsid w:val="002F5253"/>
    <w:rsid w:val="002F54D6"/>
    <w:rsid w:val="002F58D0"/>
    <w:rsid w:val="002F59B4"/>
    <w:rsid w:val="002F7004"/>
    <w:rsid w:val="002F71FB"/>
    <w:rsid w:val="002F729A"/>
    <w:rsid w:val="002F7623"/>
    <w:rsid w:val="003014D7"/>
    <w:rsid w:val="00301E5D"/>
    <w:rsid w:val="00302C12"/>
    <w:rsid w:val="00303113"/>
    <w:rsid w:val="00303924"/>
    <w:rsid w:val="00304829"/>
    <w:rsid w:val="00305021"/>
    <w:rsid w:val="00305BA4"/>
    <w:rsid w:val="00305FF6"/>
    <w:rsid w:val="0030634C"/>
    <w:rsid w:val="00306847"/>
    <w:rsid w:val="0030764C"/>
    <w:rsid w:val="00307BFF"/>
    <w:rsid w:val="003102D4"/>
    <w:rsid w:val="00311323"/>
    <w:rsid w:val="0031197F"/>
    <w:rsid w:val="00311B4A"/>
    <w:rsid w:val="0031243E"/>
    <w:rsid w:val="0031271A"/>
    <w:rsid w:val="00313584"/>
    <w:rsid w:val="003137C6"/>
    <w:rsid w:val="003141CB"/>
    <w:rsid w:val="003153B2"/>
    <w:rsid w:val="003157D3"/>
    <w:rsid w:val="00315F62"/>
    <w:rsid w:val="003162E2"/>
    <w:rsid w:val="00316DC0"/>
    <w:rsid w:val="00316EE7"/>
    <w:rsid w:val="003170A1"/>
    <w:rsid w:val="00317F40"/>
    <w:rsid w:val="00320CF8"/>
    <w:rsid w:val="00320F1A"/>
    <w:rsid w:val="00321417"/>
    <w:rsid w:val="0032145D"/>
    <w:rsid w:val="003217F6"/>
    <w:rsid w:val="00321E09"/>
    <w:rsid w:val="003220C8"/>
    <w:rsid w:val="00322EEB"/>
    <w:rsid w:val="00323FC5"/>
    <w:rsid w:val="00324BFC"/>
    <w:rsid w:val="00324FC2"/>
    <w:rsid w:val="003265A8"/>
    <w:rsid w:val="003273CB"/>
    <w:rsid w:val="00327564"/>
    <w:rsid w:val="003275D9"/>
    <w:rsid w:val="003312AF"/>
    <w:rsid w:val="00332D5B"/>
    <w:rsid w:val="00333F31"/>
    <w:rsid w:val="003348E1"/>
    <w:rsid w:val="0033498E"/>
    <w:rsid w:val="003355A8"/>
    <w:rsid w:val="00336EF9"/>
    <w:rsid w:val="00337129"/>
    <w:rsid w:val="0033718C"/>
    <w:rsid w:val="0033776E"/>
    <w:rsid w:val="0034079B"/>
    <w:rsid w:val="00340ACA"/>
    <w:rsid w:val="00340D92"/>
    <w:rsid w:val="00341C2B"/>
    <w:rsid w:val="00343709"/>
    <w:rsid w:val="0034372A"/>
    <w:rsid w:val="003443AA"/>
    <w:rsid w:val="003447F4"/>
    <w:rsid w:val="0034493E"/>
    <w:rsid w:val="003469C9"/>
    <w:rsid w:val="0034702A"/>
    <w:rsid w:val="003471A9"/>
    <w:rsid w:val="0034736B"/>
    <w:rsid w:val="00347854"/>
    <w:rsid w:val="003508B5"/>
    <w:rsid w:val="0035091A"/>
    <w:rsid w:val="00350F6B"/>
    <w:rsid w:val="00351753"/>
    <w:rsid w:val="00351C72"/>
    <w:rsid w:val="003526CA"/>
    <w:rsid w:val="00353881"/>
    <w:rsid w:val="003539EF"/>
    <w:rsid w:val="00353E23"/>
    <w:rsid w:val="0035525A"/>
    <w:rsid w:val="00356262"/>
    <w:rsid w:val="003570E9"/>
    <w:rsid w:val="00357B44"/>
    <w:rsid w:val="00357D4F"/>
    <w:rsid w:val="00360169"/>
    <w:rsid w:val="003618E8"/>
    <w:rsid w:val="003629EE"/>
    <w:rsid w:val="00363215"/>
    <w:rsid w:val="003635CB"/>
    <w:rsid w:val="003636B3"/>
    <w:rsid w:val="00363874"/>
    <w:rsid w:val="003648F6"/>
    <w:rsid w:val="00364D7A"/>
    <w:rsid w:val="003658B9"/>
    <w:rsid w:val="0036648A"/>
    <w:rsid w:val="003668E9"/>
    <w:rsid w:val="00367C58"/>
    <w:rsid w:val="00367FFA"/>
    <w:rsid w:val="003708CF"/>
    <w:rsid w:val="0037155D"/>
    <w:rsid w:val="00371561"/>
    <w:rsid w:val="0037272D"/>
    <w:rsid w:val="00372E9D"/>
    <w:rsid w:val="00373152"/>
    <w:rsid w:val="003739DC"/>
    <w:rsid w:val="00373FB7"/>
    <w:rsid w:val="00374C38"/>
    <w:rsid w:val="00374F78"/>
    <w:rsid w:val="00375512"/>
    <w:rsid w:val="00375867"/>
    <w:rsid w:val="00375A4B"/>
    <w:rsid w:val="00375F04"/>
    <w:rsid w:val="00376A0D"/>
    <w:rsid w:val="00377277"/>
    <w:rsid w:val="0038047C"/>
    <w:rsid w:val="0038064C"/>
    <w:rsid w:val="00380E93"/>
    <w:rsid w:val="00380FD4"/>
    <w:rsid w:val="0038118E"/>
    <w:rsid w:val="0038181C"/>
    <w:rsid w:val="00381B7A"/>
    <w:rsid w:val="003823C4"/>
    <w:rsid w:val="00382A74"/>
    <w:rsid w:val="00383CE1"/>
    <w:rsid w:val="00384B5F"/>
    <w:rsid w:val="0038632C"/>
    <w:rsid w:val="00387D43"/>
    <w:rsid w:val="00387D74"/>
    <w:rsid w:val="0039196A"/>
    <w:rsid w:val="00391EFA"/>
    <w:rsid w:val="00392497"/>
    <w:rsid w:val="00393AE4"/>
    <w:rsid w:val="003947AB"/>
    <w:rsid w:val="00394C89"/>
    <w:rsid w:val="00395069"/>
    <w:rsid w:val="003950F7"/>
    <w:rsid w:val="0039535E"/>
    <w:rsid w:val="0039603A"/>
    <w:rsid w:val="00396334"/>
    <w:rsid w:val="0039664B"/>
    <w:rsid w:val="00396E61"/>
    <w:rsid w:val="00397270"/>
    <w:rsid w:val="003A011A"/>
    <w:rsid w:val="003A0322"/>
    <w:rsid w:val="003A049D"/>
    <w:rsid w:val="003A2B84"/>
    <w:rsid w:val="003A2E82"/>
    <w:rsid w:val="003A2F48"/>
    <w:rsid w:val="003A2F79"/>
    <w:rsid w:val="003A42D4"/>
    <w:rsid w:val="003A436B"/>
    <w:rsid w:val="003A461D"/>
    <w:rsid w:val="003A4C5A"/>
    <w:rsid w:val="003A4FDA"/>
    <w:rsid w:val="003A580B"/>
    <w:rsid w:val="003A6753"/>
    <w:rsid w:val="003A6943"/>
    <w:rsid w:val="003A6BD0"/>
    <w:rsid w:val="003B003F"/>
    <w:rsid w:val="003B05BD"/>
    <w:rsid w:val="003B0F3B"/>
    <w:rsid w:val="003B10B1"/>
    <w:rsid w:val="003B3D0A"/>
    <w:rsid w:val="003B42F5"/>
    <w:rsid w:val="003B437E"/>
    <w:rsid w:val="003B48B4"/>
    <w:rsid w:val="003B59D3"/>
    <w:rsid w:val="003B6212"/>
    <w:rsid w:val="003B6CC4"/>
    <w:rsid w:val="003B71ED"/>
    <w:rsid w:val="003B7333"/>
    <w:rsid w:val="003B765D"/>
    <w:rsid w:val="003B781B"/>
    <w:rsid w:val="003C0028"/>
    <w:rsid w:val="003C08EB"/>
    <w:rsid w:val="003C0AF8"/>
    <w:rsid w:val="003C1AF3"/>
    <w:rsid w:val="003C2842"/>
    <w:rsid w:val="003C2D06"/>
    <w:rsid w:val="003C3BC9"/>
    <w:rsid w:val="003C42C4"/>
    <w:rsid w:val="003C4535"/>
    <w:rsid w:val="003C5301"/>
    <w:rsid w:val="003C561E"/>
    <w:rsid w:val="003C5A00"/>
    <w:rsid w:val="003C5AF2"/>
    <w:rsid w:val="003C6D94"/>
    <w:rsid w:val="003C6F09"/>
    <w:rsid w:val="003C7D9D"/>
    <w:rsid w:val="003D0C6A"/>
    <w:rsid w:val="003D1219"/>
    <w:rsid w:val="003D1333"/>
    <w:rsid w:val="003D19B7"/>
    <w:rsid w:val="003D2415"/>
    <w:rsid w:val="003D2B08"/>
    <w:rsid w:val="003D4CFD"/>
    <w:rsid w:val="003D5038"/>
    <w:rsid w:val="003D5391"/>
    <w:rsid w:val="003D59F6"/>
    <w:rsid w:val="003D5E48"/>
    <w:rsid w:val="003D6A74"/>
    <w:rsid w:val="003D6C6C"/>
    <w:rsid w:val="003D7A7B"/>
    <w:rsid w:val="003E0527"/>
    <w:rsid w:val="003E0A2B"/>
    <w:rsid w:val="003E0B5D"/>
    <w:rsid w:val="003E24C4"/>
    <w:rsid w:val="003E2A4C"/>
    <w:rsid w:val="003E32E9"/>
    <w:rsid w:val="003E3468"/>
    <w:rsid w:val="003E3956"/>
    <w:rsid w:val="003E4633"/>
    <w:rsid w:val="003E4A07"/>
    <w:rsid w:val="003E5DFC"/>
    <w:rsid w:val="003E5F77"/>
    <w:rsid w:val="003E65EE"/>
    <w:rsid w:val="003E6E28"/>
    <w:rsid w:val="003E6F2B"/>
    <w:rsid w:val="003F0279"/>
    <w:rsid w:val="003F1E3A"/>
    <w:rsid w:val="003F23B8"/>
    <w:rsid w:val="003F23E5"/>
    <w:rsid w:val="003F256C"/>
    <w:rsid w:val="003F29F9"/>
    <w:rsid w:val="003F3CC2"/>
    <w:rsid w:val="003F41AC"/>
    <w:rsid w:val="003F4AC6"/>
    <w:rsid w:val="003F5844"/>
    <w:rsid w:val="003F61A8"/>
    <w:rsid w:val="00400B72"/>
    <w:rsid w:val="00400BA7"/>
    <w:rsid w:val="004013CB"/>
    <w:rsid w:val="00401F32"/>
    <w:rsid w:val="004030F9"/>
    <w:rsid w:val="00403692"/>
    <w:rsid w:val="00403777"/>
    <w:rsid w:val="00403B63"/>
    <w:rsid w:val="00403D66"/>
    <w:rsid w:val="004044BC"/>
    <w:rsid w:val="0040471B"/>
    <w:rsid w:val="004051F3"/>
    <w:rsid w:val="00406830"/>
    <w:rsid w:val="00406A13"/>
    <w:rsid w:val="00406F3A"/>
    <w:rsid w:val="004072DA"/>
    <w:rsid w:val="00407348"/>
    <w:rsid w:val="00412057"/>
    <w:rsid w:val="00412811"/>
    <w:rsid w:val="00412A7F"/>
    <w:rsid w:val="00413568"/>
    <w:rsid w:val="00413942"/>
    <w:rsid w:val="00414757"/>
    <w:rsid w:val="00414AB4"/>
    <w:rsid w:val="00414E2F"/>
    <w:rsid w:val="0041514D"/>
    <w:rsid w:val="0041682A"/>
    <w:rsid w:val="004169CD"/>
    <w:rsid w:val="00417443"/>
    <w:rsid w:val="004201D7"/>
    <w:rsid w:val="00420306"/>
    <w:rsid w:val="00421094"/>
    <w:rsid w:val="00421506"/>
    <w:rsid w:val="00421D07"/>
    <w:rsid w:val="00423E5F"/>
    <w:rsid w:val="0042438D"/>
    <w:rsid w:val="0042463A"/>
    <w:rsid w:val="004252C1"/>
    <w:rsid w:val="004259C4"/>
    <w:rsid w:val="004269E1"/>
    <w:rsid w:val="00426CB3"/>
    <w:rsid w:val="00427452"/>
    <w:rsid w:val="00427BE9"/>
    <w:rsid w:val="004300BE"/>
    <w:rsid w:val="0043098A"/>
    <w:rsid w:val="004310AD"/>
    <w:rsid w:val="00431C4A"/>
    <w:rsid w:val="004320AB"/>
    <w:rsid w:val="00432D31"/>
    <w:rsid w:val="0043383D"/>
    <w:rsid w:val="0043385F"/>
    <w:rsid w:val="00433907"/>
    <w:rsid w:val="00433920"/>
    <w:rsid w:val="004345C9"/>
    <w:rsid w:val="00434BC8"/>
    <w:rsid w:val="00435441"/>
    <w:rsid w:val="004360F4"/>
    <w:rsid w:val="00436694"/>
    <w:rsid w:val="00436731"/>
    <w:rsid w:val="00436D67"/>
    <w:rsid w:val="00437D61"/>
    <w:rsid w:val="00440260"/>
    <w:rsid w:val="00441651"/>
    <w:rsid w:val="00442593"/>
    <w:rsid w:val="004434F8"/>
    <w:rsid w:val="00443963"/>
    <w:rsid w:val="00443C8E"/>
    <w:rsid w:val="00443FD4"/>
    <w:rsid w:val="004449DC"/>
    <w:rsid w:val="00444A2D"/>
    <w:rsid w:val="00444C14"/>
    <w:rsid w:val="00445BA5"/>
    <w:rsid w:val="00445FA6"/>
    <w:rsid w:val="00446E1E"/>
    <w:rsid w:val="0044707E"/>
    <w:rsid w:val="0045016A"/>
    <w:rsid w:val="004517FF"/>
    <w:rsid w:val="004526B7"/>
    <w:rsid w:val="00453333"/>
    <w:rsid w:val="0045367C"/>
    <w:rsid w:val="004539ED"/>
    <w:rsid w:val="00453AEE"/>
    <w:rsid w:val="004544F9"/>
    <w:rsid w:val="00454738"/>
    <w:rsid w:val="004549C4"/>
    <w:rsid w:val="00454AFA"/>
    <w:rsid w:val="004550A5"/>
    <w:rsid w:val="00455723"/>
    <w:rsid w:val="00456149"/>
    <w:rsid w:val="0045627C"/>
    <w:rsid w:val="00456384"/>
    <w:rsid w:val="00456CD0"/>
    <w:rsid w:val="0045789A"/>
    <w:rsid w:val="00457EA4"/>
    <w:rsid w:val="00460440"/>
    <w:rsid w:val="00460EAD"/>
    <w:rsid w:val="00462BE4"/>
    <w:rsid w:val="00463346"/>
    <w:rsid w:val="0046662C"/>
    <w:rsid w:val="00466B22"/>
    <w:rsid w:val="00467CFD"/>
    <w:rsid w:val="00467D9E"/>
    <w:rsid w:val="004707B7"/>
    <w:rsid w:val="00470C5B"/>
    <w:rsid w:val="00470ED0"/>
    <w:rsid w:val="00471008"/>
    <w:rsid w:val="00471A94"/>
    <w:rsid w:val="00471C77"/>
    <w:rsid w:val="00472740"/>
    <w:rsid w:val="00472836"/>
    <w:rsid w:val="004737C8"/>
    <w:rsid w:val="00473C6B"/>
    <w:rsid w:val="0047448A"/>
    <w:rsid w:val="004744BA"/>
    <w:rsid w:val="00475112"/>
    <w:rsid w:val="004753B2"/>
    <w:rsid w:val="004754E2"/>
    <w:rsid w:val="00475BB6"/>
    <w:rsid w:val="00475F70"/>
    <w:rsid w:val="0047660F"/>
    <w:rsid w:val="004766A9"/>
    <w:rsid w:val="00476CC5"/>
    <w:rsid w:val="004813F4"/>
    <w:rsid w:val="00481D4D"/>
    <w:rsid w:val="00482136"/>
    <w:rsid w:val="004829F3"/>
    <w:rsid w:val="00482DB5"/>
    <w:rsid w:val="004850E2"/>
    <w:rsid w:val="0048547A"/>
    <w:rsid w:val="004861E2"/>
    <w:rsid w:val="00486FEE"/>
    <w:rsid w:val="00487062"/>
    <w:rsid w:val="00487833"/>
    <w:rsid w:val="0049033B"/>
    <w:rsid w:val="00490B17"/>
    <w:rsid w:val="0049114F"/>
    <w:rsid w:val="004911F7"/>
    <w:rsid w:val="004925BB"/>
    <w:rsid w:val="00492918"/>
    <w:rsid w:val="004937CF"/>
    <w:rsid w:val="00493847"/>
    <w:rsid w:val="0049449C"/>
    <w:rsid w:val="004948A1"/>
    <w:rsid w:val="00494AE2"/>
    <w:rsid w:val="0049679E"/>
    <w:rsid w:val="00496CC5"/>
    <w:rsid w:val="004973DA"/>
    <w:rsid w:val="00497B31"/>
    <w:rsid w:val="00497C4B"/>
    <w:rsid w:val="004A0704"/>
    <w:rsid w:val="004A09BE"/>
    <w:rsid w:val="004A0BB7"/>
    <w:rsid w:val="004A1973"/>
    <w:rsid w:val="004A233A"/>
    <w:rsid w:val="004A26D1"/>
    <w:rsid w:val="004A2C24"/>
    <w:rsid w:val="004A34D6"/>
    <w:rsid w:val="004A4259"/>
    <w:rsid w:val="004A47ED"/>
    <w:rsid w:val="004A5032"/>
    <w:rsid w:val="004A5480"/>
    <w:rsid w:val="004A5C42"/>
    <w:rsid w:val="004A6A9B"/>
    <w:rsid w:val="004A71FA"/>
    <w:rsid w:val="004B05F9"/>
    <w:rsid w:val="004B0CCE"/>
    <w:rsid w:val="004B100B"/>
    <w:rsid w:val="004B174D"/>
    <w:rsid w:val="004B1A4F"/>
    <w:rsid w:val="004B2F3A"/>
    <w:rsid w:val="004B5858"/>
    <w:rsid w:val="004B58C3"/>
    <w:rsid w:val="004B638B"/>
    <w:rsid w:val="004B7224"/>
    <w:rsid w:val="004B7D02"/>
    <w:rsid w:val="004B7F3E"/>
    <w:rsid w:val="004C07BD"/>
    <w:rsid w:val="004C116C"/>
    <w:rsid w:val="004C1781"/>
    <w:rsid w:val="004C20DC"/>
    <w:rsid w:val="004C22C2"/>
    <w:rsid w:val="004C2323"/>
    <w:rsid w:val="004C3539"/>
    <w:rsid w:val="004C3B90"/>
    <w:rsid w:val="004C45DB"/>
    <w:rsid w:val="004C4A60"/>
    <w:rsid w:val="004C4BAE"/>
    <w:rsid w:val="004C61C7"/>
    <w:rsid w:val="004C6475"/>
    <w:rsid w:val="004C69AA"/>
    <w:rsid w:val="004C6A96"/>
    <w:rsid w:val="004C7457"/>
    <w:rsid w:val="004C7A70"/>
    <w:rsid w:val="004C7F08"/>
    <w:rsid w:val="004D01FB"/>
    <w:rsid w:val="004D055D"/>
    <w:rsid w:val="004D098C"/>
    <w:rsid w:val="004D1BF8"/>
    <w:rsid w:val="004D30E4"/>
    <w:rsid w:val="004D32B7"/>
    <w:rsid w:val="004D3E23"/>
    <w:rsid w:val="004D3F1B"/>
    <w:rsid w:val="004D53EA"/>
    <w:rsid w:val="004D5F25"/>
    <w:rsid w:val="004D6707"/>
    <w:rsid w:val="004D67D4"/>
    <w:rsid w:val="004D6F25"/>
    <w:rsid w:val="004D752D"/>
    <w:rsid w:val="004E048C"/>
    <w:rsid w:val="004E0ADC"/>
    <w:rsid w:val="004E13D7"/>
    <w:rsid w:val="004E15BD"/>
    <w:rsid w:val="004E25C6"/>
    <w:rsid w:val="004E3524"/>
    <w:rsid w:val="004E3AE9"/>
    <w:rsid w:val="004E3CD3"/>
    <w:rsid w:val="004E45D1"/>
    <w:rsid w:val="004E4B46"/>
    <w:rsid w:val="004E5262"/>
    <w:rsid w:val="004E62C7"/>
    <w:rsid w:val="004E744D"/>
    <w:rsid w:val="004E766D"/>
    <w:rsid w:val="004E7706"/>
    <w:rsid w:val="004E789A"/>
    <w:rsid w:val="004E7976"/>
    <w:rsid w:val="004E7B82"/>
    <w:rsid w:val="004F00CB"/>
    <w:rsid w:val="004F0224"/>
    <w:rsid w:val="004F03CD"/>
    <w:rsid w:val="004F0AD0"/>
    <w:rsid w:val="004F0EE3"/>
    <w:rsid w:val="004F1406"/>
    <w:rsid w:val="004F141E"/>
    <w:rsid w:val="004F2F27"/>
    <w:rsid w:val="004F360F"/>
    <w:rsid w:val="004F367A"/>
    <w:rsid w:val="004F3AFD"/>
    <w:rsid w:val="004F4237"/>
    <w:rsid w:val="004F48FE"/>
    <w:rsid w:val="004F4BD5"/>
    <w:rsid w:val="004F4ED9"/>
    <w:rsid w:val="004F4EF7"/>
    <w:rsid w:val="004F5DE9"/>
    <w:rsid w:val="004F6C92"/>
    <w:rsid w:val="004F708A"/>
    <w:rsid w:val="004F759D"/>
    <w:rsid w:val="004F7EB5"/>
    <w:rsid w:val="005003E7"/>
    <w:rsid w:val="005005A5"/>
    <w:rsid w:val="0050074A"/>
    <w:rsid w:val="00500832"/>
    <w:rsid w:val="00502459"/>
    <w:rsid w:val="00502533"/>
    <w:rsid w:val="00503A41"/>
    <w:rsid w:val="00503ABE"/>
    <w:rsid w:val="00503D3A"/>
    <w:rsid w:val="00503D4C"/>
    <w:rsid w:val="00504099"/>
    <w:rsid w:val="005050BC"/>
    <w:rsid w:val="00505433"/>
    <w:rsid w:val="00505B5C"/>
    <w:rsid w:val="005060F4"/>
    <w:rsid w:val="0050642E"/>
    <w:rsid w:val="00506CAA"/>
    <w:rsid w:val="00506CDB"/>
    <w:rsid w:val="005071F7"/>
    <w:rsid w:val="00507292"/>
    <w:rsid w:val="00507460"/>
    <w:rsid w:val="00507B1C"/>
    <w:rsid w:val="0051055C"/>
    <w:rsid w:val="00510770"/>
    <w:rsid w:val="00510821"/>
    <w:rsid w:val="00510EFA"/>
    <w:rsid w:val="005114F8"/>
    <w:rsid w:val="00511F5C"/>
    <w:rsid w:val="005130C4"/>
    <w:rsid w:val="00513AA4"/>
    <w:rsid w:val="00513B80"/>
    <w:rsid w:val="005149CF"/>
    <w:rsid w:val="00515606"/>
    <w:rsid w:val="005159B5"/>
    <w:rsid w:val="00515C8D"/>
    <w:rsid w:val="00515F0E"/>
    <w:rsid w:val="00516EEE"/>
    <w:rsid w:val="00517FAF"/>
    <w:rsid w:val="0052056A"/>
    <w:rsid w:val="00521181"/>
    <w:rsid w:val="0052196A"/>
    <w:rsid w:val="0052202D"/>
    <w:rsid w:val="005233C8"/>
    <w:rsid w:val="00523430"/>
    <w:rsid w:val="00523F1D"/>
    <w:rsid w:val="0052411F"/>
    <w:rsid w:val="00524C13"/>
    <w:rsid w:val="00524D89"/>
    <w:rsid w:val="00524F28"/>
    <w:rsid w:val="0052509F"/>
    <w:rsid w:val="00525724"/>
    <w:rsid w:val="00525978"/>
    <w:rsid w:val="0052601A"/>
    <w:rsid w:val="00526992"/>
    <w:rsid w:val="00526F63"/>
    <w:rsid w:val="00530100"/>
    <w:rsid w:val="005301B0"/>
    <w:rsid w:val="00530B94"/>
    <w:rsid w:val="005311B2"/>
    <w:rsid w:val="0053151B"/>
    <w:rsid w:val="0053236D"/>
    <w:rsid w:val="00532AC3"/>
    <w:rsid w:val="00533457"/>
    <w:rsid w:val="00533B48"/>
    <w:rsid w:val="00534705"/>
    <w:rsid w:val="00535786"/>
    <w:rsid w:val="005359B7"/>
    <w:rsid w:val="005366DD"/>
    <w:rsid w:val="00536C0A"/>
    <w:rsid w:val="00536C41"/>
    <w:rsid w:val="00537FCB"/>
    <w:rsid w:val="00540775"/>
    <w:rsid w:val="00541046"/>
    <w:rsid w:val="005416AC"/>
    <w:rsid w:val="005426D7"/>
    <w:rsid w:val="0054293B"/>
    <w:rsid w:val="00542BE5"/>
    <w:rsid w:val="005434EF"/>
    <w:rsid w:val="0054385B"/>
    <w:rsid w:val="00543A36"/>
    <w:rsid w:val="0054475A"/>
    <w:rsid w:val="0054518E"/>
    <w:rsid w:val="00545216"/>
    <w:rsid w:val="005452B9"/>
    <w:rsid w:val="0054579E"/>
    <w:rsid w:val="00546494"/>
    <w:rsid w:val="005464B3"/>
    <w:rsid w:val="005465AF"/>
    <w:rsid w:val="00546DBE"/>
    <w:rsid w:val="0055001D"/>
    <w:rsid w:val="005503FE"/>
    <w:rsid w:val="00550659"/>
    <w:rsid w:val="00550B50"/>
    <w:rsid w:val="00550DE5"/>
    <w:rsid w:val="00551044"/>
    <w:rsid w:val="005526A2"/>
    <w:rsid w:val="00552CDC"/>
    <w:rsid w:val="00553525"/>
    <w:rsid w:val="00553724"/>
    <w:rsid w:val="0055396D"/>
    <w:rsid w:val="005541ED"/>
    <w:rsid w:val="005543D7"/>
    <w:rsid w:val="00554650"/>
    <w:rsid w:val="005547AF"/>
    <w:rsid w:val="00554974"/>
    <w:rsid w:val="0055497D"/>
    <w:rsid w:val="00554E5F"/>
    <w:rsid w:val="00555012"/>
    <w:rsid w:val="005551FA"/>
    <w:rsid w:val="0055665C"/>
    <w:rsid w:val="00557486"/>
    <w:rsid w:val="005578D8"/>
    <w:rsid w:val="00560135"/>
    <w:rsid w:val="005606FD"/>
    <w:rsid w:val="00560A9A"/>
    <w:rsid w:val="00560FF9"/>
    <w:rsid w:val="00561B49"/>
    <w:rsid w:val="0056232E"/>
    <w:rsid w:val="00562964"/>
    <w:rsid w:val="00563D82"/>
    <w:rsid w:val="005647AF"/>
    <w:rsid w:val="00564BED"/>
    <w:rsid w:val="00564CD8"/>
    <w:rsid w:val="00565647"/>
    <w:rsid w:val="00566D4E"/>
    <w:rsid w:val="00567E64"/>
    <w:rsid w:val="00570FAB"/>
    <w:rsid w:val="00571FB4"/>
    <w:rsid w:val="005720EC"/>
    <w:rsid w:val="00572D50"/>
    <w:rsid w:val="00572E8F"/>
    <w:rsid w:val="005748DF"/>
    <w:rsid w:val="00575618"/>
    <w:rsid w:val="00575853"/>
    <w:rsid w:val="00575D7D"/>
    <w:rsid w:val="00575EC4"/>
    <w:rsid w:val="00576671"/>
    <w:rsid w:val="005773F3"/>
    <w:rsid w:val="00580D47"/>
    <w:rsid w:val="00580F7B"/>
    <w:rsid w:val="00582E93"/>
    <w:rsid w:val="00583344"/>
    <w:rsid w:val="00583C3A"/>
    <w:rsid w:val="005840BE"/>
    <w:rsid w:val="00584563"/>
    <w:rsid w:val="00584616"/>
    <w:rsid w:val="00584A45"/>
    <w:rsid w:val="00584D85"/>
    <w:rsid w:val="00585010"/>
    <w:rsid w:val="005851B2"/>
    <w:rsid w:val="00585A08"/>
    <w:rsid w:val="005879A4"/>
    <w:rsid w:val="00594746"/>
    <w:rsid w:val="00595700"/>
    <w:rsid w:val="00595A78"/>
    <w:rsid w:val="0059671E"/>
    <w:rsid w:val="00597831"/>
    <w:rsid w:val="00597C4C"/>
    <w:rsid w:val="005A0AD3"/>
    <w:rsid w:val="005A10C3"/>
    <w:rsid w:val="005A2C91"/>
    <w:rsid w:val="005A30E6"/>
    <w:rsid w:val="005A3A4B"/>
    <w:rsid w:val="005A3B7E"/>
    <w:rsid w:val="005A453C"/>
    <w:rsid w:val="005A4BB2"/>
    <w:rsid w:val="005A4CD7"/>
    <w:rsid w:val="005A4EDC"/>
    <w:rsid w:val="005A5321"/>
    <w:rsid w:val="005A597F"/>
    <w:rsid w:val="005A5ABC"/>
    <w:rsid w:val="005A70D1"/>
    <w:rsid w:val="005B0E0D"/>
    <w:rsid w:val="005B121B"/>
    <w:rsid w:val="005B2960"/>
    <w:rsid w:val="005B2A60"/>
    <w:rsid w:val="005B36E5"/>
    <w:rsid w:val="005B3D35"/>
    <w:rsid w:val="005B404F"/>
    <w:rsid w:val="005B4288"/>
    <w:rsid w:val="005B4EAC"/>
    <w:rsid w:val="005B7944"/>
    <w:rsid w:val="005B7C31"/>
    <w:rsid w:val="005C04B4"/>
    <w:rsid w:val="005C062C"/>
    <w:rsid w:val="005C169A"/>
    <w:rsid w:val="005C23D8"/>
    <w:rsid w:val="005C2442"/>
    <w:rsid w:val="005C321E"/>
    <w:rsid w:val="005C37A1"/>
    <w:rsid w:val="005C4A70"/>
    <w:rsid w:val="005C4BCD"/>
    <w:rsid w:val="005C51BF"/>
    <w:rsid w:val="005C57AC"/>
    <w:rsid w:val="005C6718"/>
    <w:rsid w:val="005C6879"/>
    <w:rsid w:val="005C73D0"/>
    <w:rsid w:val="005C742C"/>
    <w:rsid w:val="005C75A8"/>
    <w:rsid w:val="005C7803"/>
    <w:rsid w:val="005D09E3"/>
    <w:rsid w:val="005D0BF1"/>
    <w:rsid w:val="005D0D76"/>
    <w:rsid w:val="005D0F03"/>
    <w:rsid w:val="005D1622"/>
    <w:rsid w:val="005D1726"/>
    <w:rsid w:val="005D1879"/>
    <w:rsid w:val="005D1B03"/>
    <w:rsid w:val="005D1FB2"/>
    <w:rsid w:val="005D2A5F"/>
    <w:rsid w:val="005D3043"/>
    <w:rsid w:val="005D3CA2"/>
    <w:rsid w:val="005D450B"/>
    <w:rsid w:val="005D5004"/>
    <w:rsid w:val="005D5A2D"/>
    <w:rsid w:val="005D5C8B"/>
    <w:rsid w:val="005D793D"/>
    <w:rsid w:val="005E0DAA"/>
    <w:rsid w:val="005E1C56"/>
    <w:rsid w:val="005E266A"/>
    <w:rsid w:val="005E27A3"/>
    <w:rsid w:val="005E2B56"/>
    <w:rsid w:val="005E339E"/>
    <w:rsid w:val="005E33AF"/>
    <w:rsid w:val="005E3AB0"/>
    <w:rsid w:val="005E4D22"/>
    <w:rsid w:val="005E6243"/>
    <w:rsid w:val="005E72FB"/>
    <w:rsid w:val="005F0490"/>
    <w:rsid w:val="005F05C5"/>
    <w:rsid w:val="005F0959"/>
    <w:rsid w:val="005F09E6"/>
    <w:rsid w:val="005F2041"/>
    <w:rsid w:val="005F239D"/>
    <w:rsid w:val="005F2939"/>
    <w:rsid w:val="005F3439"/>
    <w:rsid w:val="005F4D16"/>
    <w:rsid w:val="005F4E20"/>
    <w:rsid w:val="005F576E"/>
    <w:rsid w:val="005F635A"/>
    <w:rsid w:val="005F7A6D"/>
    <w:rsid w:val="005F7EAD"/>
    <w:rsid w:val="006008B4"/>
    <w:rsid w:val="00600CB0"/>
    <w:rsid w:val="00601CAF"/>
    <w:rsid w:val="00601D45"/>
    <w:rsid w:val="00602979"/>
    <w:rsid w:val="00602A3D"/>
    <w:rsid w:val="00602AB9"/>
    <w:rsid w:val="0060368D"/>
    <w:rsid w:val="006056FC"/>
    <w:rsid w:val="00606428"/>
    <w:rsid w:val="006065D1"/>
    <w:rsid w:val="00606F48"/>
    <w:rsid w:val="00607805"/>
    <w:rsid w:val="00611425"/>
    <w:rsid w:val="0061224A"/>
    <w:rsid w:val="0061273F"/>
    <w:rsid w:val="00612945"/>
    <w:rsid w:val="00612F8E"/>
    <w:rsid w:val="006134AB"/>
    <w:rsid w:val="006134B2"/>
    <w:rsid w:val="006137A7"/>
    <w:rsid w:val="00613D1D"/>
    <w:rsid w:val="006142A1"/>
    <w:rsid w:val="006149DE"/>
    <w:rsid w:val="00614B7B"/>
    <w:rsid w:val="00616290"/>
    <w:rsid w:val="00616FEE"/>
    <w:rsid w:val="0061785E"/>
    <w:rsid w:val="00617882"/>
    <w:rsid w:val="006179A6"/>
    <w:rsid w:val="00620197"/>
    <w:rsid w:val="006215C5"/>
    <w:rsid w:val="006216E6"/>
    <w:rsid w:val="00622D7B"/>
    <w:rsid w:val="00623172"/>
    <w:rsid w:val="00623704"/>
    <w:rsid w:val="00623AD2"/>
    <w:rsid w:val="006258DD"/>
    <w:rsid w:val="00626709"/>
    <w:rsid w:val="006267CC"/>
    <w:rsid w:val="00626952"/>
    <w:rsid w:val="00626A62"/>
    <w:rsid w:val="00626BFD"/>
    <w:rsid w:val="00626C31"/>
    <w:rsid w:val="00627188"/>
    <w:rsid w:val="0063128D"/>
    <w:rsid w:val="00631707"/>
    <w:rsid w:val="00631A3A"/>
    <w:rsid w:val="00631F1D"/>
    <w:rsid w:val="00632F16"/>
    <w:rsid w:val="00633390"/>
    <w:rsid w:val="00634A03"/>
    <w:rsid w:val="00636C3A"/>
    <w:rsid w:val="00637E7C"/>
    <w:rsid w:val="00640100"/>
    <w:rsid w:val="00640924"/>
    <w:rsid w:val="00640998"/>
    <w:rsid w:val="00640F00"/>
    <w:rsid w:val="00641581"/>
    <w:rsid w:val="00641BE3"/>
    <w:rsid w:val="00642637"/>
    <w:rsid w:val="00642860"/>
    <w:rsid w:val="00642A61"/>
    <w:rsid w:val="00642B30"/>
    <w:rsid w:val="00642F8A"/>
    <w:rsid w:val="00643955"/>
    <w:rsid w:val="00643D16"/>
    <w:rsid w:val="00645768"/>
    <w:rsid w:val="006459D6"/>
    <w:rsid w:val="00645BC1"/>
    <w:rsid w:val="006474F6"/>
    <w:rsid w:val="00647BDA"/>
    <w:rsid w:val="006505E1"/>
    <w:rsid w:val="00653F9C"/>
    <w:rsid w:val="00654097"/>
    <w:rsid w:val="006560B1"/>
    <w:rsid w:val="006567D6"/>
    <w:rsid w:val="00656EDF"/>
    <w:rsid w:val="00657F7E"/>
    <w:rsid w:val="00660A89"/>
    <w:rsid w:val="00661494"/>
    <w:rsid w:val="00661581"/>
    <w:rsid w:val="0066165C"/>
    <w:rsid w:val="006619C5"/>
    <w:rsid w:val="00662511"/>
    <w:rsid w:val="00662A61"/>
    <w:rsid w:val="00662D6A"/>
    <w:rsid w:val="006635E0"/>
    <w:rsid w:val="006638E6"/>
    <w:rsid w:val="00663E06"/>
    <w:rsid w:val="006650C0"/>
    <w:rsid w:val="006678F7"/>
    <w:rsid w:val="00667D40"/>
    <w:rsid w:val="0067032A"/>
    <w:rsid w:val="0067036E"/>
    <w:rsid w:val="006707D7"/>
    <w:rsid w:val="00670A79"/>
    <w:rsid w:val="0067100F"/>
    <w:rsid w:val="0067196B"/>
    <w:rsid w:val="0067222C"/>
    <w:rsid w:val="00672590"/>
    <w:rsid w:val="00673A6C"/>
    <w:rsid w:val="00674F19"/>
    <w:rsid w:val="00675A4B"/>
    <w:rsid w:val="00675CD8"/>
    <w:rsid w:val="00676625"/>
    <w:rsid w:val="00676920"/>
    <w:rsid w:val="00676ED7"/>
    <w:rsid w:val="006775B9"/>
    <w:rsid w:val="006778C9"/>
    <w:rsid w:val="00677B06"/>
    <w:rsid w:val="00680350"/>
    <w:rsid w:val="00680CBF"/>
    <w:rsid w:val="00681006"/>
    <w:rsid w:val="00681787"/>
    <w:rsid w:val="00681BF4"/>
    <w:rsid w:val="00681C3B"/>
    <w:rsid w:val="00681FF4"/>
    <w:rsid w:val="006830E0"/>
    <w:rsid w:val="006839CC"/>
    <w:rsid w:val="00683AB5"/>
    <w:rsid w:val="0068477B"/>
    <w:rsid w:val="006854C6"/>
    <w:rsid w:val="00685E2C"/>
    <w:rsid w:val="0068652A"/>
    <w:rsid w:val="0068719D"/>
    <w:rsid w:val="0068741E"/>
    <w:rsid w:val="0069052A"/>
    <w:rsid w:val="00691C72"/>
    <w:rsid w:val="006929E4"/>
    <w:rsid w:val="00692FB3"/>
    <w:rsid w:val="006931CC"/>
    <w:rsid w:val="00693A78"/>
    <w:rsid w:val="00693DA7"/>
    <w:rsid w:val="00693EDB"/>
    <w:rsid w:val="006940AB"/>
    <w:rsid w:val="00694B72"/>
    <w:rsid w:val="00694B7F"/>
    <w:rsid w:val="00694B8E"/>
    <w:rsid w:val="00694C0B"/>
    <w:rsid w:val="00694D05"/>
    <w:rsid w:val="00695352"/>
    <w:rsid w:val="00696155"/>
    <w:rsid w:val="0069705C"/>
    <w:rsid w:val="0069741B"/>
    <w:rsid w:val="00697E29"/>
    <w:rsid w:val="006A02C1"/>
    <w:rsid w:val="006A1558"/>
    <w:rsid w:val="006A182C"/>
    <w:rsid w:val="006A1D47"/>
    <w:rsid w:val="006A3153"/>
    <w:rsid w:val="006A4271"/>
    <w:rsid w:val="006A49D5"/>
    <w:rsid w:val="006A50C7"/>
    <w:rsid w:val="006A5189"/>
    <w:rsid w:val="006A6105"/>
    <w:rsid w:val="006A614B"/>
    <w:rsid w:val="006A66B5"/>
    <w:rsid w:val="006A6E9D"/>
    <w:rsid w:val="006A71FC"/>
    <w:rsid w:val="006A723D"/>
    <w:rsid w:val="006A7388"/>
    <w:rsid w:val="006B018A"/>
    <w:rsid w:val="006B0D05"/>
    <w:rsid w:val="006B0EB9"/>
    <w:rsid w:val="006B11F9"/>
    <w:rsid w:val="006B214D"/>
    <w:rsid w:val="006B24C7"/>
    <w:rsid w:val="006B24F0"/>
    <w:rsid w:val="006B2B3B"/>
    <w:rsid w:val="006B373C"/>
    <w:rsid w:val="006B47FB"/>
    <w:rsid w:val="006B69A9"/>
    <w:rsid w:val="006B6BCE"/>
    <w:rsid w:val="006B6CA6"/>
    <w:rsid w:val="006B7ECE"/>
    <w:rsid w:val="006C0694"/>
    <w:rsid w:val="006C1026"/>
    <w:rsid w:val="006C14A1"/>
    <w:rsid w:val="006C1E2E"/>
    <w:rsid w:val="006C20BD"/>
    <w:rsid w:val="006C21AF"/>
    <w:rsid w:val="006C25DA"/>
    <w:rsid w:val="006C27ED"/>
    <w:rsid w:val="006C344A"/>
    <w:rsid w:val="006C4040"/>
    <w:rsid w:val="006C449A"/>
    <w:rsid w:val="006C4BB0"/>
    <w:rsid w:val="006C4E45"/>
    <w:rsid w:val="006C5135"/>
    <w:rsid w:val="006C5834"/>
    <w:rsid w:val="006C584A"/>
    <w:rsid w:val="006C618E"/>
    <w:rsid w:val="006C6CB3"/>
    <w:rsid w:val="006C6DB9"/>
    <w:rsid w:val="006C70E9"/>
    <w:rsid w:val="006D067F"/>
    <w:rsid w:val="006D0924"/>
    <w:rsid w:val="006D3190"/>
    <w:rsid w:val="006D3907"/>
    <w:rsid w:val="006D436B"/>
    <w:rsid w:val="006D529C"/>
    <w:rsid w:val="006D5EE8"/>
    <w:rsid w:val="006D6192"/>
    <w:rsid w:val="006D65B8"/>
    <w:rsid w:val="006D661F"/>
    <w:rsid w:val="006D6793"/>
    <w:rsid w:val="006D6ACF"/>
    <w:rsid w:val="006D7F44"/>
    <w:rsid w:val="006D7FE2"/>
    <w:rsid w:val="006E0CD0"/>
    <w:rsid w:val="006E0DC8"/>
    <w:rsid w:val="006E1919"/>
    <w:rsid w:val="006E1C65"/>
    <w:rsid w:val="006E213B"/>
    <w:rsid w:val="006E2363"/>
    <w:rsid w:val="006E2B6A"/>
    <w:rsid w:val="006E49D9"/>
    <w:rsid w:val="006E53D8"/>
    <w:rsid w:val="006E546E"/>
    <w:rsid w:val="006E678B"/>
    <w:rsid w:val="006E683D"/>
    <w:rsid w:val="006E6B2D"/>
    <w:rsid w:val="006E6DF1"/>
    <w:rsid w:val="006E7784"/>
    <w:rsid w:val="006F02CD"/>
    <w:rsid w:val="006F19D6"/>
    <w:rsid w:val="006F1B9D"/>
    <w:rsid w:val="006F1CF9"/>
    <w:rsid w:val="006F24DA"/>
    <w:rsid w:val="006F25CD"/>
    <w:rsid w:val="006F28BD"/>
    <w:rsid w:val="006F3229"/>
    <w:rsid w:val="006F35BD"/>
    <w:rsid w:val="006F3973"/>
    <w:rsid w:val="006F3B48"/>
    <w:rsid w:val="006F41F2"/>
    <w:rsid w:val="006F47EC"/>
    <w:rsid w:val="006F491D"/>
    <w:rsid w:val="006F56CE"/>
    <w:rsid w:val="006F57A7"/>
    <w:rsid w:val="006F5B30"/>
    <w:rsid w:val="006F6424"/>
    <w:rsid w:val="006F6A4F"/>
    <w:rsid w:val="006F6B29"/>
    <w:rsid w:val="006F6C37"/>
    <w:rsid w:val="00700BB5"/>
    <w:rsid w:val="00700F1F"/>
    <w:rsid w:val="007010D4"/>
    <w:rsid w:val="00701627"/>
    <w:rsid w:val="0070199F"/>
    <w:rsid w:val="00701B84"/>
    <w:rsid w:val="0070210F"/>
    <w:rsid w:val="007021CE"/>
    <w:rsid w:val="00702F51"/>
    <w:rsid w:val="007045AB"/>
    <w:rsid w:val="0070512D"/>
    <w:rsid w:val="007059A0"/>
    <w:rsid w:val="00706312"/>
    <w:rsid w:val="00706C86"/>
    <w:rsid w:val="00706E31"/>
    <w:rsid w:val="0071096E"/>
    <w:rsid w:val="007114DC"/>
    <w:rsid w:val="007115CA"/>
    <w:rsid w:val="007119A8"/>
    <w:rsid w:val="00711F7D"/>
    <w:rsid w:val="0071213F"/>
    <w:rsid w:val="007123F5"/>
    <w:rsid w:val="00712EEE"/>
    <w:rsid w:val="0071369D"/>
    <w:rsid w:val="007144FA"/>
    <w:rsid w:val="00714624"/>
    <w:rsid w:val="007148C7"/>
    <w:rsid w:val="00714BB2"/>
    <w:rsid w:val="00715BE0"/>
    <w:rsid w:val="007168F5"/>
    <w:rsid w:val="007170CF"/>
    <w:rsid w:val="00717785"/>
    <w:rsid w:val="00717A23"/>
    <w:rsid w:val="00717C32"/>
    <w:rsid w:val="0072008E"/>
    <w:rsid w:val="00720788"/>
    <w:rsid w:val="00722B55"/>
    <w:rsid w:val="00722C46"/>
    <w:rsid w:val="00723BA7"/>
    <w:rsid w:val="00724327"/>
    <w:rsid w:val="00724435"/>
    <w:rsid w:val="00725269"/>
    <w:rsid w:val="007252DF"/>
    <w:rsid w:val="00725C1E"/>
    <w:rsid w:val="00725D20"/>
    <w:rsid w:val="00726890"/>
    <w:rsid w:val="007276AE"/>
    <w:rsid w:val="00727A1B"/>
    <w:rsid w:val="00727AE6"/>
    <w:rsid w:val="007306B8"/>
    <w:rsid w:val="00730802"/>
    <w:rsid w:val="0073086B"/>
    <w:rsid w:val="00730F7E"/>
    <w:rsid w:val="0073104C"/>
    <w:rsid w:val="0073122B"/>
    <w:rsid w:val="00731411"/>
    <w:rsid w:val="00732609"/>
    <w:rsid w:val="007331C5"/>
    <w:rsid w:val="0073335D"/>
    <w:rsid w:val="007333ED"/>
    <w:rsid w:val="007347B0"/>
    <w:rsid w:val="00734847"/>
    <w:rsid w:val="007348F0"/>
    <w:rsid w:val="00735574"/>
    <w:rsid w:val="00735A15"/>
    <w:rsid w:val="00735AB5"/>
    <w:rsid w:val="00736BEF"/>
    <w:rsid w:val="00737B3E"/>
    <w:rsid w:val="00737D4C"/>
    <w:rsid w:val="00737DF0"/>
    <w:rsid w:val="0074061E"/>
    <w:rsid w:val="007408B0"/>
    <w:rsid w:val="007408D0"/>
    <w:rsid w:val="007417E9"/>
    <w:rsid w:val="00741970"/>
    <w:rsid w:val="007420F4"/>
    <w:rsid w:val="00742966"/>
    <w:rsid w:val="00742F77"/>
    <w:rsid w:val="007440D7"/>
    <w:rsid w:val="00744246"/>
    <w:rsid w:val="007447D4"/>
    <w:rsid w:val="00744AF6"/>
    <w:rsid w:val="00744CC5"/>
    <w:rsid w:val="0074545A"/>
    <w:rsid w:val="0074585B"/>
    <w:rsid w:val="00745FEC"/>
    <w:rsid w:val="00746AEF"/>
    <w:rsid w:val="0074702A"/>
    <w:rsid w:val="00747B2C"/>
    <w:rsid w:val="007500D1"/>
    <w:rsid w:val="00752254"/>
    <w:rsid w:val="00752591"/>
    <w:rsid w:val="00752EFA"/>
    <w:rsid w:val="00754D5F"/>
    <w:rsid w:val="007554C1"/>
    <w:rsid w:val="007556A5"/>
    <w:rsid w:val="007562E0"/>
    <w:rsid w:val="00756D54"/>
    <w:rsid w:val="00757322"/>
    <w:rsid w:val="00757753"/>
    <w:rsid w:val="00757BF2"/>
    <w:rsid w:val="0076056B"/>
    <w:rsid w:val="007605B4"/>
    <w:rsid w:val="007614B6"/>
    <w:rsid w:val="0076175A"/>
    <w:rsid w:val="00761A57"/>
    <w:rsid w:val="007622B2"/>
    <w:rsid w:val="0076275F"/>
    <w:rsid w:val="0076469A"/>
    <w:rsid w:val="00764A86"/>
    <w:rsid w:val="00764E8E"/>
    <w:rsid w:val="00765820"/>
    <w:rsid w:val="00765A8D"/>
    <w:rsid w:val="0076644F"/>
    <w:rsid w:val="0076666C"/>
    <w:rsid w:val="00766969"/>
    <w:rsid w:val="00766C31"/>
    <w:rsid w:val="00766E01"/>
    <w:rsid w:val="0077385D"/>
    <w:rsid w:val="007741C0"/>
    <w:rsid w:val="007744F7"/>
    <w:rsid w:val="00775C51"/>
    <w:rsid w:val="00775C70"/>
    <w:rsid w:val="00775F71"/>
    <w:rsid w:val="007762C6"/>
    <w:rsid w:val="007765F2"/>
    <w:rsid w:val="0077681D"/>
    <w:rsid w:val="00776CD1"/>
    <w:rsid w:val="007772E4"/>
    <w:rsid w:val="0077751E"/>
    <w:rsid w:val="007775F2"/>
    <w:rsid w:val="007779CF"/>
    <w:rsid w:val="00777E49"/>
    <w:rsid w:val="00780F4C"/>
    <w:rsid w:val="00780FDD"/>
    <w:rsid w:val="0078168A"/>
    <w:rsid w:val="00781E76"/>
    <w:rsid w:val="007820D6"/>
    <w:rsid w:val="00782321"/>
    <w:rsid w:val="00782570"/>
    <w:rsid w:val="00782922"/>
    <w:rsid w:val="007832A6"/>
    <w:rsid w:val="007834CD"/>
    <w:rsid w:val="007852C5"/>
    <w:rsid w:val="00785334"/>
    <w:rsid w:val="00785EED"/>
    <w:rsid w:val="007867D8"/>
    <w:rsid w:val="00787571"/>
    <w:rsid w:val="00790021"/>
    <w:rsid w:val="0079017B"/>
    <w:rsid w:val="00790512"/>
    <w:rsid w:val="00791578"/>
    <w:rsid w:val="00791781"/>
    <w:rsid w:val="00791D4C"/>
    <w:rsid w:val="00793A99"/>
    <w:rsid w:val="00793D45"/>
    <w:rsid w:val="007941FA"/>
    <w:rsid w:val="00794943"/>
    <w:rsid w:val="00794B91"/>
    <w:rsid w:val="0079574E"/>
    <w:rsid w:val="007964E0"/>
    <w:rsid w:val="007964FF"/>
    <w:rsid w:val="007975FA"/>
    <w:rsid w:val="007A2214"/>
    <w:rsid w:val="007A2453"/>
    <w:rsid w:val="007A28A2"/>
    <w:rsid w:val="007A28A3"/>
    <w:rsid w:val="007A29E3"/>
    <w:rsid w:val="007A2E83"/>
    <w:rsid w:val="007A3BCD"/>
    <w:rsid w:val="007A418A"/>
    <w:rsid w:val="007A44C0"/>
    <w:rsid w:val="007A569A"/>
    <w:rsid w:val="007A5995"/>
    <w:rsid w:val="007A5F3D"/>
    <w:rsid w:val="007A6100"/>
    <w:rsid w:val="007A6483"/>
    <w:rsid w:val="007A7409"/>
    <w:rsid w:val="007A7DBE"/>
    <w:rsid w:val="007A7F69"/>
    <w:rsid w:val="007B0039"/>
    <w:rsid w:val="007B0CDA"/>
    <w:rsid w:val="007B0E40"/>
    <w:rsid w:val="007B1AFF"/>
    <w:rsid w:val="007B1DF9"/>
    <w:rsid w:val="007B2051"/>
    <w:rsid w:val="007B226C"/>
    <w:rsid w:val="007B32F3"/>
    <w:rsid w:val="007B3576"/>
    <w:rsid w:val="007B4317"/>
    <w:rsid w:val="007B5B26"/>
    <w:rsid w:val="007B5CC0"/>
    <w:rsid w:val="007B5E9E"/>
    <w:rsid w:val="007B64B0"/>
    <w:rsid w:val="007B7380"/>
    <w:rsid w:val="007B7604"/>
    <w:rsid w:val="007B76AC"/>
    <w:rsid w:val="007B7FD8"/>
    <w:rsid w:val="007C0194"/>
    <w:rsid w:val="007C0E07"/>
    <w:rsid w:val="007C30D9"/>
    <w:rsid w:val="007C3551"/>
    <w:rsid w:val="007C37D3"/>
    <w:rsid w:val="007C4226"/>
    <w:rsid w:val="007C4933"/>
    <w:rsid w:val="007C4B04"/>
    <w:rsid w:val="007C605D"/>
    <w:rsid w:val="007C6130"/>
    <w:rsid w:val="007C6305"/>
    <w:rsid w:val="007C6318"/>
    <w:rsid w:val="007C7AA0"/>
    <w:rsid w:val="007D04A2"/>
    <w:rsid w:val="007D0546"/>
    <w:rsid w:val="007D08BC"/>
    <w:rsid w:val="007D0C44"/>
    <w:rsid w:val="007D0ECB"/>
    <w:rsid w:val="007D11F7"/>
    <w:rsid w:val="007D13F0"/>
    <w:rsid w:val="007D25CD"/>
    <w:rsid w:val="007D2F13"/>
    <w:rsid w:val="007D33BE"/>
    <w:rsid w:val="007D3A3B"/>
    <w:rsid w:val="007D3CE6"/>
    <w:rsid w:val="007D45D1"/>
    <w:rsid w:val="007D4A28"/>
    <w:rsid w:val="007D4FD7"/>
    <w:rsid w:val="007D5885"/>
    <w:rsid w:val="007D68DE"/>
    <w:rsid w:val="007E042A"/>
    <w:rsid w:val="007E066A"/>
    <w:rsid w:val="007E0EF6"/>
    <w:rsid w:val="007E1660"/>
    <w:rsid w:val="007E17F4"/>
    <w:rsid w:val="007E1847"/>
    <w:rsid w:val="007E1C41"/>
    <w:rsid w:val="007E1E09"/>
    <w:rsid w:val="007E2FFB"/>
    <w:rsid w:val="007E3272"/>
    <w:rsid w:val="007E4AB1"/>
    <w:rsid w:val="007E572B"/>
    <w:rsid w:val="007E59DB"/>
    <w:rsid w:val="007E737A"/>
    <w:rsid w:val="007F0303"/>
    <w:rsid w:val="007F14EC"/>
    <w:rsid w:val="007F2648"/>
    <w:rsid w:val="007F28B0"/>
    <w:rsid w:val="007F2E56"/>
    <w:rsid w:val="007F3849"/>
    <w:rsid w:val="007F3B20"/>
    <w:rsid w:val="007F41C7"/>
    <w:rsid w:val="007F5303"/>
    <w:rsid w:val="007F5C69"/>
    <w:rsid w:val="007F691B"/>
    <w:rsid w:val="007F7ED3"/>
    <w:rsid w:val="00800DAD"/>
    <w:rsid w:val="00801424"/>
    <w:rsid w:val="00801DFD"/>
    <w:rsid w:val="008020B8"/>
    <w:rsid w:val="00802BB3"/>
    <w:rsid w:val="00802F85"/>
    <w:rsid w:val="0080309E"/>
    <w:rsid w:val="0080429D"/>
    <w:rsid w:val="00805700"/>
    <w:rsid w:val="00805DC0"/>
    <w:rsid w:val="00806164"/>
    <w:rsid w:val="008079D5"/>
    <w:rsid w:val="00807AEB"/>
    <w:rsid w:val="00807FBE"/>
    <w:rsid w:val="00810196"/>
    <w:rsid w:val="0081026A"/>
    <w:rsid w:val="00810412"/>
    <w:rsid w:val="008139F4"/>
    <w:rsid w:val="00815009"/>
    <w:rsid w:val="00815351"/>
    <w:rsid w:val="00817746"/>
    <w:rsid w:val="00817BC5"/>
    <w:rsid w:val="0082032F"/>
    <w:rsid w:val="008209A8"/>
    <w:rsid w:val="00821AE0"/>
    <w:rsid w:val="008224F1"/>
    <w:rsid w:val="00822536"/>
    <w:rsid w:val="00822749"/>
    <w:rsid w:val="0082284C"/>
    <w:rsid w:val="00822A61"/>
    <w:rsid w:val="00822DBB"/>
    <w:rsid w:val="0082321C"/>
    <w:rsid w:val="0082353C"/>
    <w:rsid w:val="00823561"/>
    <w:rsid w:val="00823B03"/>
    <w:rsid w:val="00823E1A"/>
    <w:rsid w:val="00824763"/>
    <w:rsid w:val="00824A86"/>
    <w:rsid w:val="00824C12"/>
    <w:rsid w:val="00826D66"/>
    <w:rsid w:val="00827652"/>
    <w:rsid w:val="008278E8"/>
    <w:rsid w:val="00827BC3"/>
    <w:rsid w:val="00827F66"/>
    <w:rsid w:val="0083035B"/>
    <w:rsid w:val="008317EF"/>
    <w:rsid w:val="00831844"/>
    <w:rsid w:val="00832589"/>
    <w:rsid w:val="008331F0"/>
    <w:rsid w:val="00834661"/>
    <w:rsid w:val="00835D84"/>
    <w:rsid w:val="0083666D"/>
    <w:rsid w:val="0083687B"/>
    <w:rsid w:val="00836EC1"/>
    <w:rsid w:val="00836F82"/>
    <w:rsid w:val="00836FBE"/>
    <w:rsid w:val="00837BB0"/>
    <w:rsid w:val="00837DD3"/>
    <w:rsid w:val="00837FC5"/>
    <w:rsid w:val="00840A6B"/>
    <w:rsid w:val="00841D45"/>
    <w:rsid w:val="00842126"/>
    <w:rsid w:val="0084332C"/>
    <w:rsid w:val="008437CC"/>
    <w:rsid w:val="008438B1"/>
    <w:rsid w:val="008447D6"/>
    <w:rsid w:val="00845C6E"/>
    <w:rsid w:val="00846499"/>
    <w:rsid w:val="00846E55"/>
    <w:rsid w:val="00846E94"/>
    <w:rsid w:val="00847095"/>
    <w:rsid w:val="0084778E"/>
    <w:rsid w:val="0085004A"/>
    <w:rsid w:val="00851DCD"/>
    <w:rsid w:val="0085258C"/>
    <w:rsid w:val="00852849"/>
    <w:rsid w:val="008529E7"/>
    <w:rsid w:val="0085458D"/>
    <w:rsid w:val="0085534D"/>
    <w:rsid w:val="008554B9"/>
    <w:rsid w:val="00855B18"/>
    <w:rsid w:val="00855F42"/>
    <w:rsid w:val="0085676D"/>
    <w:rsid w:val="008570F5"/>
    <w:rsid w:val="00857D69"/>
    <w:rsid w:val="008601F5"/>
    <w:rsid w:val="00861ED9"/>
    <w:rsid w:val="008654D9"/>
    <w:rsid w:val="00865B78"/>
    <w:rsid w:val="00866113"/>
    <w:rsid w:val="00867408"/>
    <w:rsid w:val="00867948"/>
    <w:rsid w:val="00870892"/>
    <w:rsid w:val="00870E73"/>
    <w:rsid w:val="00871443"/>
    <w:rsid w:val="00871DD6"/>
    <w:rsid w:val="0087254E"/>
    <w:rsid w:val="00872604"/>
    <w:rsid w:val="00872AA8"/>
    <w:rsid w:val="008730BC"/>
    <w:rsid w:val="00873651"/>
    <w:rsid w:val="00874D15"/>
    <w:rsid w:val="00874FFC"/>
    <w:rsid w:val="00876BB6"/>
    <w:rsid w:val="00877782"/>
    <w:rsid w:val="008777F5"/>
    <w:rsid w:val="008812D1"/>
    <w:rsid w:val="008816CD"/>
    <w:rsid w:val="008819AA"/>
    <w:rsid w:val="00882E0E"/>
    <w:rsid w:val="00883066"/>
    <w:rsid w:val="00883AAE"/>
    <w:rsid w:val="00885148"/>
    <w:rsid w:val="0088534F"/>
    <w:rsid w:val="008864C4"/>
    <w:rsid w:val="008866E1"/>
    <w:rsid w:val="00886C19"/>
    <w:rsid w:val="00886FD7"/>
    <w:rsid w:val="008878BE"/>
    <w:rsid w:val="00887E4D"/>
    <w:rsid w:val="008902B1"/>
    <w:rsid w:val="008906DF"/>
    <w:rsid w:val="008918EA"/>
    <w:rsid w:val="0089204D"/>
    <w:rsid w:val="00892515"/>
    <w:rsid w:val="0089393D"/>
    <w:rsid w:val="008947A3"/>
    <w:rsid w:val="0089507A"/>
    <w:rsid w:val="008A07CF"/>
    <w:rsid w:val="008A10E5"/>
    <w:rsid w:val="008A2D2F"/>
    <w:rsid w:val="008A36C3"/>
    <w:rsid w:val="008A3B35"/>
    <w:rsid w:val="008A3BF5"/>
    <w:rsid w:val="008A40D3"/>
    <w:rsid w:val="008A4592"/>
    <w:rsid w:val="008A4F7B"/>
    <w:rsid w:val="008A57DF"/>
    <w:rsid w:val="008A6AED"/>
    <w:rsid w:val="008A7130"/>
    <w:rsid w:val="008A7507"/>
    <w:rsid w:val="008B01D8"/>
    <w:rsid w:val="008B0522"/>
    <w:rsid w:val="008B0EBF"/>
    <w:rsid w:val="008B108E"/>
    <w:rsid w:val="008B2558"/>
    <w:rsid w:val="008B3024"/>
    <w:rsid w:val="008B31AE"/>
    <w:rsid w:val="008B35B4"/>
    <w:rsid w:val="008B379A"/>
    <w:rsid w:val="008B5261"/>
    <w:rsid w:val="008B58B5"/>
    <w:rsid w:val="008B59E9"/>
    <w:rsid w:val="008B5C5C"/>
    <w:rsid w:val="008B6E3F"/>
    <w:rsid w:val="008B711A"/>
    <w:rsid w:val="008C0605"/>
    <w:rsid w:val="008C0BDB"/>
    <w:rsid w:val="008C1070"/>
    <w:rsid w:val="008C11BE"/>
    <w:rsid w:val="008C1306"/>
    <w:rsid w:val="008C1542"/>
    <w:rsid w:val="008C198C"/>
    <w:rsid w:val="008C2592"/>
    <w:rsid w:val="008C2C20"/>
    <w:rsid w:val="008C3396"/>
    <w:rsid w:val="008C3AF4"/>
    <w:rsid w:val="008C45AF"/>
    <w:rsid w:val="008C4848"/>
    <w:rsid w:val="008C4DC7"/>
    <w:rsid w:val="008C5A5C"/>
    <w:rsid w:val="008C5E54"/>
    <w:rsid w:val="008C7124"/>
    <w:rsid w:val="008D01FC"/>
    <w:rsid w:val="008D05C3"/>
    <w:rsid w:val="008D0BE7"/>
    <w:rsid w:val="008D0BFC"/>
    <w:rsid w:val="008D1D57"/>
    <w:rsid w:val="008D1E38"/>
    <w:rsid w:val="008D23FE"/>
    <w:rsid w:val="008D2676"/>
    <w:rsid w:val="008D2BC8"/>
    <w:rsid w:val="008D3E4D"/>
    <w:rsid w:val="008D4757"/>
    <w:rsid w:val="008D60A4"/>
    <w:rsid w:val="008D7958"/>
    <w:rsid w:val="008E067A"/>
    <w:rsid w:val="008E1017"/>
    <w:rsid w:val="008E1CDD"/>
    <w:rsid w:val="008E1E7A"/>
    <w:rsid w:val="008E3186"/>
    <w:rsid w:val="008E6E72"/>
    <w:rsid w:val="008E7346"/>
    <w:rsid w:val="008E73D5"/>
    <w:rsid w:val="008E79A4"/>
    <w:rsid w:val="008F0E89"/>
    <w:rsid w:val="008F153A"/>
    <w:rsid w:val="008F27BC"/>
    <w:rsid w:val="008F3A58"/>
    <w:rsid w:val="008F45E2"/>
    <w:rsid w:val="008F4B44"/>
    <w:rsid w:val="008F50CB"/>
    <w:rsid w:val="008F645D"/>
    <w:rsid w:val="009000D3"/>
    <w:rsid w:val="009003CF"/>
    <w:rsid w:val="009004A3"/>
    <w:rsid w:val="00900F6A"/>
    <w:rsid w:val="009017CD"/>
    <w:rsid w:val="00901A80"/>
    <w:rsid w:val="00901CA4"/>
    <w:rsid w:val="00902048"/>
    <w:rsid w:val="00902B1C"/>
    <w:rsid w:val="00903235"/>
    <w:rsid w:val="009041E1"/>
    <w:rsid w:val="00904DAF"/>
    <w:rsid w:val="00905B85"/>
    <w:rsid w:val="00906511"/>
    <w:rsid w:val="00906CB2"/>
    <w:rsid w:val="0090750A"/>
    <w:rsid w:val="00907F9C"/>
    <w:rsid w:val="009114AE"/>
    <w:rsid w:val="009117E2"/>
    <w:rsid w:val="00911ED9"/>
    <w:rsid w:val="00912571"/>
    <w:rsid w:val="00912D12"/>
    <w:rsid w:val="00914BE5"/>
    <w:rsid w:val="00915F87"/>
    <w:rsid w:val="00916FD3"/>
    <w:rsid w:val="00917DBE"/>
    <w:rsid w:val="00922BB0"/>
    <w:rsid w:val="00922D59"/>
    <w:rsid w:val="00923D6E"/>
    <w:rsid w:val="00923FBD"/>
    <w:rsid w:val="00924C64"/>
    <w:rsid w:val="00925549"/>
    <w:rsid w:val="009257CA"/>
    <w:rsid w:val="009265CF"/>
    <w:rsid w:val="00927458"/>
    <w:rsid w:val="009279FC"/>
    <w:rsid w:val="0093128F"/>
    <w:rsid w:val="00931E1C"/>
    <w:rsid w:val="009322DA"/>
    <w:rsid w:val="00932329"/>
    <w:rsid w:val="0093295D"/>
    <w:rsid w:val="0093402B"/>
    <w:rsid w:val="009344FB"/>
    <w:rsid w:val="00934DC4"/>
    <w:rsid w:val="009365B2"/>
    <w:rsid w:val="009376D2"/>
    <w:rsid w:val="00940EFD"/>
    <w:rsid w:val="009414EF"/>
    <w:rsid w:val="00941FAD"/>
    <w:rsid w:val="00942192"/>
    <w:rsid w:val="0094256F"/>
    <w:rsid w:val="00942941"/>
    <w:rsid w:val="009436D8"/>
    <w:rsid w:val="00943808"/>
    <w:rsid w:val="00943C0D"/>
    <w:rsid w:val="00943FF2"/>
    <w:rsid w:val="00944640"/>
    <w:rsid w:val="00945958"/>
    <w:rsid w:val="00945FB0"/>
    <w:rsid w:val="0094613F"/>
    <w:rsid w:val="0094677B"/>
    <w:rsid w:val="00947073"/>
    <w:rsid w:val="00947133"/>
    <w:rsid w:val="00947165"/>
    <w:rsid w:val="009500D3"/>
    <w:rsid w:val="00950901"/>
    <w:rsid w:val="0095247B"/>
    <w:rsid w:val="00952ACA"/>
    <w:rsid w:val="0095306D"/>
    <w:rsid w:val="009530EE"/>
    <w:rsid w:val="00953315"/>
    <w:rsid w:val="00953472"/>
    <w:rsid w:val="00954EA5"/>
    <w:rsid w:val="009557C1"/>
    <w:rsid w:val="009568B2"/>
    <w:rsid w:val="00956CD9"/>
    <w:rsid w:val="0095728C"/>
    <w:rsid w:val="00957F13"/>
    <w:rsid w:val="00960E70"/>
    <w:rsid w:val="00961592"/>
    <w:rsid w:val="009622D1"/>
    <w:rsid w:val="009622FE"/>
    <w:rsid w:val="0096249C"/>
    <w:rsid w:val="00962595"/>
    <w:rsid w:val="0096444C"/>
    <w:rsid w:val="00964A1B"/>
    <w:rsid w:val="00964F93"/>
    <w:rsid w:val="00965B0D"/>
    <w:rsid w:val="00965BDA"/>
    <w:rsid w:val="009663CC"/>
    <w:rsid w:val="00966F18"/>
    <w:rsid w:val="00967209"/>
    <w:rsid w:val="00970313"/>
    <w:rsid w:val="00970619"/>
    <w:rsid w:val="00971959"/>
    <w:rsid w:val="00971F90"/>
    <w:rsid w:val="00972BCB"/>
    <w:rsid w:val="009732E9"/>
    <w:rsid w:val="00973CB0"/>
    <w:rsid w:val="00974DCF"/>
    <w:rsid w:val="0097500D"/>
    <w:rsid w:val="00976732"/>
    <w:rsid w:val="00976734"/>
    <w:rsid w:val="00977139"/>
    <w:rsid w:val="00977B56"/>
    <w:rsid w:val="00980006"/>
    <w:rsid w:val="009801A9"/>
    <w:rsid w:val="009805F9"/>
    <w:rsid w:val="0098188F"/>
    <w:rsid w:val="00981C27"/>
    <w:rsid w:val="00981DDB"/>
    <w:rsid w:val="00982AA1"/>
    <w:rsid w:val="0098350F"/>
    <w:rsid w:val="0098380C"/>
    <w:rsid w:val="00984E79"/>
    <w:rsid w:val="00985031"/>
    <w:rsid w:val="009854DF"/>
    <w:rsid w:val="0098576B"/>
    <w:rsid w:val="00985D99"/>
    <w:rsid w:val="009864FA"/>
    <w:rsid w:val="00986775"/>
    <w:rsid w:val="00987282"/>
    <w:rsid w:val="00987969"/>
    <w:rsid w:val="00987CF7"/>
    <w:rsid w:val="00991BD7"/>
    <w:rsid w:val="009936F0"/>
    <w:rsid w:val="0099374E"/>
    <w:rsid w:val="0099394D"/>
    <w:rsid w:val="00994050"/>
    <w:rsid w:val="00994213"/>
    <w:rsid w:val="0099445E"/>
    <w:rsid w:val="00994ED1"/>
    <w:rsid w:val="00995EEF"/>
    <w:rsid w:val="00996293"/>
    <w:rsid w:val="00996542"/>
    <w:rsid w:val="00997536"/>
    <w:rsid w:val="009977F1"/>
    <w:rsid w:val="009A05E8"/>
    <w:rsid w:val="009A094A"/>
    <w:rsid w:val="009A105E"/>
    <w:rsid w:val="009A1B0C"/>
    <w:rsid w:val="009A1CA2"/>
    <w:rsid w:val="009A1F5B"/>
    <w:rsid w:val="009A23D2"/>
    <w:rsid w:val="009A28EE"/>
    <w:rsid w:val="009A2B25"/>
    <w:rsid w:val="009A2C03"/>
    <w:rsid w:val="009A31EC"/>
    <w:rsid w:val="009A3A5B"/>
    <w:rsid w:val="009A3B55"/>
    <w:rsid w:val="009A44B6"/>
    <w:rsid w:val="009A4509"/>
    <w:rsid w:val="009A5306"/>
    <w:rsid w:val="009A6176"/>
    <w:rsid w:val="009A7139"/>
    <w:rsid w:val="009B07FC"/>
    <w:rsid w:val="009B2374"/>
    <w:rsid w:val="009B2E1C"/>
    <w:rsid w:val="009B3071"/>
    <w:rsid w:val="009B3197"/>
    <w:rsid w:val="009B472B"/>
    <w:rsid w:val="009B494E"/>
    <w:rsid w:val="009B4992"/>
    <w:rsid w:val="009B4B2B"/>
    <w:rsid w:val="009B5DE5"/>
    <w:rsid w:val="009B6311"/>
    <w:rsid w:val="009B7059"/>
    <w:rsid w:val="009B7503"/>
    <w:rsid w:val="009B7A72"/>
    <w:rsid w:val="009B7C2B"/>
    <w:rsid w:val="009B7EEA"/>
    <w:rsid w:val="009C0982"/>
    <w:rsid w:val="009C0983"/>
    <w:rsid w:val="009C112B"/>
    <w:rsid w:val="009C12A6"/>
    <w:rsid w:val="009C1810"/>
    <w:rsid w:val="009C217E"/>
    <w:rsid w:val="009C2782"/>
    <w:rsid w:val="009C334A"/>
    <w:rsid w:val="009C3BB4"/>
    <w:rsid w:val="009C420D"/>
    <w:rsid w:val="009C48F6"/>
    <w:rsid w:val="009C4C57"/>
    <w:rsid w:val="009C4DBD"/>
    <w:rsid w:val="009C516E"/>
    <w:rsid w:val="009C5546"/>
    <w:rsid w:val="009C6388"/>
    <w:rsid w:val="009C7595"/>
    <w:rsid w:val="009C7D8E"/>
    <w:rsid w:val="009D03E6"/>
    <w:rsid w:val="009D0DFC"/>
    <w:rsid w:val="009D0E48"/>
    <w:rsid w:val="009D223B"/>
    <w:rsid w:val="009D2403"/>
    <w:rsid w:val="009D241B"/>
    <w:rsid w:val="009D2FD3"/>
    <w:rsid w:val="009D3491"/>
    <w:rsid w:val="009D480D"/>
    <w:rsid w:val="009D4F17"/>
    <w:rsid w:val="009D55DB"/>
    <w:rsid w:val="009D622C"/>
    <w:rsid w:val="009D63C2"/>
    <w:rsid w:val="009D7413"/>
    <w:rsid w:val="009D7600"/>
    <w:rsid w:val="009D78AA"/>
    <w:rsid w:val="009D7A85"/>
    <w:rsid w:val="009E0097"/>
    <w:rsid w:val="009E0445"/>
    <w:rsid w:val="009E095E"/>
    <w:rsid w:val="009E0AC7"/>
    <w:rsid w:val="009E1FAB"/>
    <w:rsid w:val="009E2AB7"/>
    <w:rsid w:val="009E2D67"/>
    <w:rsid w:val="009E3477"/>
    <w:rsid w:val="009E3B50"/>
    <w:rsid w:val="009E4BF5"/>
    <w:rsid w:val="009E6BB7"/>
    <w:rsid w:val="009E6FE3"/>
    <w:rsid w:val="009E73B5"/>
    <w:rsid w:val="009F0699"/>
    <w:rsid w:val="009F0834"/>
    <w:rsid w:val="009F251D"/>
    <w:rsid w:val="009F292A"/>
    <w:rsid w:val="009F30F9"/>
    <w:rsid w:val="009F379D"/>
    <w:rsid w:val="009F3AC6"/>
    <w:rsid w:val="009F3DCD"/>
    <w:rsid w:val="009F4229"/>
    <w:rsid w:val="009F4539"/>
    <w:rsid w:val="009F5385"/>
    <w:rsid w:val="009F5E08"/>
    <w:rsid w:val="009F65E0"/>
    <w:rsid w:val="009F67E8"/>
    <w:rsid w:val="009F7A57"/>
    <w:rsid w:val="009F7A92"/>
    <w:rsid w:val="00A003AE"/>
    <w:rsid w:val="00A00420"/>
    <w:rsid w:val="00A00B4A"/>
    <w:rsid w:val="00A00C4F"/>
    <w:rsid w:val="00A00D36"/>
    <w:rsid w:val="00A00D7D"/>
    <w:rsid w:val="00A01D5D"/>
    <w:rsid w:val="00A04113"/>
    <w:rsid w:val="00A045C1"/>
    <w:rsid w:val="00A04E08"/>
    <w:rsid w:val="00A06048"/>
    <w:rsid w:val="00A06A7A"/>
    <w:rsid w:val="00A11401"/>
    <w:rsid w:val="00A12580"/>
    <w:rsid w:val="00A13361"/>
    <w:rsid w:val="00A14DC0"/>
    <w:rsid w:val="00A14F29"/>
    <w:rsid w:val="00A15093"/>
    <w:rsid w:val="00A1541B"/>
    <w:rsid w:val="00A16961"/>
    <w:rsid w:val="00A17D34"/>
    <w:rsid w:val="00A20B7C"/>
    <w:rsid w:val="00A20B87"/>
    <w:rsid w:val="00A21FB6"/>
    <w:rsid w:val="00A22E78"/>
    <w:rsid w:val="00A230F2"/>
    <w:rsid w:val="00A23419"/>
    <w:rsid w:val="00A23CDA"/>
    <w:rsid w:val="00A2467F"/>
    <w:rsid w:val="00A247A2"/>
    <w:rsid w:val="00A259E2"/>
    <w:rsid w:val="00A26123"/>
    <w:rsid w:val="00A26555"/>
    <w:rsid w:val="00A276CB"/>
    <w:rsid w:val="00A27A40"/>
    <w:rsid w:val="00A3018C"/>
    <w:rsid w:val="00A30A62"/>
    <w:rsid w:val="00A3176C"/>
    <w:rsid w:val="00A33016"/>
    <w:rsid w:val="00A33C3C"/>
    <w:rsid w:val="00A35C0B"/>
    <w:rsid w:val="00A35E18"/>
    <w:rsid w:val="00A378EF"/>
    <w:rsid w:val="00A4036A"/>
    <w:rsid w:val="00A40D0B"/>
    <w:rsid w:val="00A40F43"/>
    <w:rsid w:val="00A42341"/>
    <w:rsid w:val="00A42718"/>
    <w:rsid w:val="00A42AB2"/>
    <w:rsid w:val="00A44068"/>
    <w:rsid w:val="00A4497E"/>
    <w:rsid w:val="00A45146"/>
    <w:rsid w:val="00A45830"/>
    <w:rsid w:val="00A46332"/>
    <w:rsid w:val="00A501EA"/>
    <w:rsid w:val="00A504C5"/>
    <w:rsid w:val="00A51B45"/>
    <w:rsid w:val="00A524A3"/>
    <w:rsid w:val="00A5304D"/>
    <w:rsid w:val="00A530E8"/>
    <w:rsid w:val="00A533A7"/>
    <w:rsid w:val="00A539DA"/>
    <w:rsid w:val="00A53EDE"/>
    <w:rsid w:val="00A550D0"/>
    <w:rsid w:val="00A551B0"/>
    <w:rsid w:val="00A55C3F"/>
    <w:rsid w:val="00A565B3"/>
    <w:rsid w:val="00A579A7"/>
    <w:rsid w:val="00A600D8"/>
    <w:rsid w:val="00A61527"/>
    <w:rsid w:val="00A623B9"/>
    <w:rsid w:val="00A63871"/>
    <w:rsid w:val="00A64E77"/>
    <w:rsid w:val="00A64FB2"/>
    <w:rsid w:val="00A6674E"/>
    <w:rsid w:val="00A670CA"/>
    <w:rsid w:val="00A70158"/>
    <w:rsid w:val="00A70172"/>
    <w:rsid w:val="00A70C35"/>
    <w:rsid w:val="00A70D64"/>
    <w:rsid w:val="00A7144E"/>
    <w:rsid w:val="00A7268C"/>
    <w:rsid w:val="00A730D3"/>
    <w:rsid w:val="00A7370C"/>
    <w:rsid w:val="00A74A22"/>
    <w:rsid w:val="00A769D6"/>
    <w:rsid w:val="00A77324"/>
    <w:rsid w:val="00A8020D"/>
    <w:rsid w:val="00A8207A"/>
    <w:rsid w:val="00A82FAA"/>
    <w:rsid w:val="00A8376F"/>
    <w:rsid w:val="00A83F0E"/>
    <w:rsid w:val="00A84994"/>
    <w:rsid w:val="00A84E44"/>
    <w:rsid w:val="00A857AC"/>
    <w:rsid w:val="00A85A53"/>
    <w:rsid w:val="00A86278"/>
    <w:rsid w:val="00A866E6"/>
    <w:rsid w:val="00A86828"/>
    <w:rsid w:val="00A874B1"/>
    <w:rsid w:val="00A87D2C"/>
    <w:rsid w:val="00A90501"/>
    <w:rsid w:val="00A90929"/>
    <w:rsid w:val="00A90B66"/>
    <w:rsid w:val="00A90BC7"/>
    <w:rsid w:val="00A90FC8"/>
    <w:rsid w:val="00A912DE"/>
    <w:rsid w:val="00A91F67"/>
    <w:rsid w:val="00A9201D"/>
    <w:rsid w:val="00A9321B"/>
    <w:rsid w:val="00A965E6"/>
    <w:rsid w:val="00A96D6A"/>
    <w:rsid w:val="00A96F48"/>
    <w:rsid w:val="00A9716F"/>
    <w:rsid w:val="00A97E0C"/>
    <w:rsid w:val="00AA0041"/>
    <w:rsid w:val="00AA00EF"/>
    <w:rsid w:val="00AA01B8"/>
    <w:rsid w:val="00AA036E"/>
    <w:rsid w:val="00AA0437"/>
    <w:rsid w:val="00AA0A53"/>
    <w:rsid w:val="00AA158B"/>
    <w:rsid w:val="00AA26BE"/>
    <w:rsid w:val="00AA27B8"/>
    <w:rsid w:val="00AA2985"/>
    <w:rsid w:val="00AA3446"/>
    <w:rsid w:val="00AA3554"/>
    <w:rsid w:val="00AA3B1B"/>
    <w:rsid w:val="00AA452D"/>
    <w:rsid w:val="00AA4D4C"/>
    <w:rsid w:val="00AA5559"/>
    <w:rsid w:val="00AA5E2A"/>
    <w:rsid w:val="00AA6332"/>
    <w:rsid w:val="00AA69C8"/>
    <w:rsid w:val="00AA74EF"/>
    <w:rsid w:val="00AA78E6"/>
    <w:rsid w:val="00AA7AF9"/>
    <w:rsid w:val="00AA7BBE"/>
    <w:rsid w:val="00AA7E29"/>
    <w:rsid w:val="00AB0E84"/>
    <w:rsid w:val="00AB16EA"/>
    <w:rsid w:val="00AB2DFD"/>
    <w:rsid w:val="00AB3E60"/>
    <w:rsid w:val="00AB5049"/>
    <w:rsid w:val="00AB5144"/>
    <w:rsid w:val="00AB64EF"/>
    <w:rsid w:val="00AB7107"/>
    <w:rsid w:val="00AC0521"/>
    <w:rsid w:val="00AC070C"/>
    <w:rsid w:val="00AC1A59"/>
    <w:rsid w:val="00AC1BFE"/>
    <w:rsid w:val="00AC216C"/>
    <w:rsid w:val="00AC2BFC"/>
    <w:rsid w:val="00AC3371"/>
    <w:rsid w:val="00AC39EB"/>
    <w:rsid w:val="00AC4ABD"/>
    <w:rsid w:val="00AC645A"/>
    <w:rsid w:val="00AC6476"/>
    <w:rsid w:val="00AC67E8"/>
    <w:rsid w:val="00AC6FF9"/>
    <w:rsid w:val="00AC7215"/>
    <w:rsid w:val="00AD02EA"/>
    <w:rsid w:val="00AD08D1"/>
    <w:rsid w:val="00AD127C"/>
    <w:rsid w:val="00AD24B0"/>
    <w:rsid w:val="00AD363A"/>
    <w:rsid w:val="00AD3764"/>
    <w:rsid w:val="00AD3B8D"/>
    <w:rsid w:val="00AD4531"/>
    <w:rsid w:val="00AD45C7"/>
    <w:rsid w:val="00AD4A20"/>
    <w:rsid w:val="00AD543E"/>
    <w:rsid w:val="00AD5AD6"/>
    <w:rsid w:val="00AD5C63"/>
    <w:rsid w:val="00AD79D5"/>
    <w:rsid w:val="00AD7ACA"/>
    <w:rsid w:val="00AE017D"/>
    <w:rsid w:val="00AE03AC"/>
    <w:rsid w:val="00AE07EE"/>
    <w:rsid w:val="00AE0EFE"/>
    <w:rsid w:val="00AE1682"/>
    <w:rsid w:val="00AE20DF"/>
    <w:rsid w:val="00AE2BA3"/>
    <w:rsid w:val="00AE3D80"/>
    <w:rsid w:val="00AE4183"/>
    <w:rsid w:val="00AE4AC6"/>
    <w:rsid w:val="00AE4F3B"/>
    <w:rsid w:val="00AE5D14"/>
    <w:rsid w:val="00AE5F86"/>
    <w:rsid w:val="00AE62F0"/>
    <w:rsid w:val="00AE65F6"/>
    <w:rsid w:val="00AE667C"/>
    <w:rsid w:val="00AE6FFE"/>
    <w:rsid w:val="00AE779D"/>
    <w:rsid w:val="00AE79ED"/>
    <w:rsid w:val="00AE7C98"/>
    <w:rsid w:val="00AF007D"/>
    <w:rsid w:val="00AF1CB5"/>
    <w:rsid w:val="00AF2779"/>
    <w:rsid w:val="00AF2E6E"/>
    <w:rsid w:val="00AF3F9C"/>
    <w:rsid w:val="00AF4495"/>
    <w:rsid w:val="00AF479A"/>
    <w:rsid w:val="00AF4AEA"/>
    <w:rsid w:val="00AF57C4"/>
    <w:rsid w:val="00AF6564"/>
    <w:rsid w:val="00AF698E"/>
    <w:rsid w:val="00AF75D6"/>
    <w:rsid w:val="00B00E23"/>
    <w:rsid w:val="00B0135D"/>
    <w:rsid w:val="00B0172A"/>
    <w:rsid w:val="00B02E79"/>
    <w:rsid w:val="00B0439B"/>
    <w:rsid w:val="00B0475D"/>
    <w:rsid w:val="00B0519D"/>
    <w:rsid w:val="00B05DD0"/>
    <w:rsid w:val="00B06D8D"/>
    <w:rsid w:val="00B075B7"/>
    <w:rsid w:val="00B076D7"/>
    <w:rsid w:val="00B07C4F"/>
    <w:rsid w:val="00B07C5E"/>
    <w:rsid w:val="00B11266"/>
    <w:rsid w:val="00B116FE"/>
    <w:rsid w:val="00B13292"/>
    <w:rsid w:val="00B13A78"/>
    <w:rsid w:val="00B13CB4"/>
    <w:rsid w:val="00B13F1C"/>
    <w:rsid w:val="00B144C7"/>
    <w:rsid w:val="00B14680"/>
    <w:rsid w:val="00B148C6"/>
    <w:rsid w:val="00B15016"/>
    <w:rsid w:val="00B155CF"/>
    <w:rsid w:val="00B15D36"/>
    <w:rsid w:val="00B162B3"/>
    <w:rsid w:val="00B164B7"/>
    <w:rsid w:val="00B1697F"/>
    <w:rsid w:val="00B16C5D"/>
    <w:rsid w:val="00B17034"/>
    <w:rsid w:val="00B17689"/>
    <w:rsid w:val="00B206F8"/>
    <w:rsid w:val="00B20712"/>
    <w:rsid w:val="00B2244E"/>
    <w:rsid w:val="00B22AA6"/>
    <w:rsid w:val="00B23674"/>
    <w:rsid w:val="00B24F2E"/>
    <w:rsid w:val="00B251A8"/>
    <w:rsid w:val="00B25220"/>
    <w:rsid w:val="00B25D78"/>
    <w:rsid w:val="00B25E32"/>
    <w:rsid w:val="00B26131"/>
    <w:rsid w:val="00B261A1"/>
    <w:rsid w:val="00B261BC"/>
    <w:rsid w:val="00B269E4"/>
    <w:rsid w:val="00B2724F"/>
    <w:rsid w:val="00B27949"/>
    <w:rsid w:val="00B27E7E"/>
    <w:rsid w:val="00B27EC8"/>
    <w:rsid w:val="00B30622"/>
    <w:rsid w:val="00B30EE4"/>
    <w:rsid w:val="00B310F6"/>
    <w:rsid w:val="00B312EB"/>
    <w:rsid w:val="00B31B65"/>
    <w:rsid w:val="00B326EA"/>
    <w:rsid w:val="00B32F2A"/>
    <w:rsid w:val="00B333AA"/>
    <w:rsid w:val="00B3361D"/>
    <w:rsid w:val="00B33A9A"/>
    <w:rsid w:val="00B3436B"/>
    <w:rsid w:val="00B351F1"/>
    <w:rsid w:val="00B35564"/>
    <w:rsid w:val="00B36296"/>
    <w:rsid w:val="00B3670E"/>
    <w:rsid w:val="00B3751D"/>
    <w:rsid w:val="00B41311"/>
    <w:rsid w:val="00B41834"/>
    <w:rsid w:val="00B41A55"/>
    <w:rsid w:val="00B41AEB"/>
    <w:rsid w:val="00B4282D"/>
    <w:rsid w:val="00B4294A"/>
    <w:rsid w:val="00B432AD"/>
    <w:rsid w:val="00B43CED"/>
    <w:rsid w:val="00B4515D"/>
    <w:rsid w:val="00B45DC7"/>
    <w:rsid w:val="00B45DDD"/>
    <w:rsid w:val="00B4643B"/>
    <w:rsid w:val="00B502D2"/>
    <w:rsid w:val="00B505F6"/>
    <w:rsid w:val="00B52BCE"/>
    <w:rsid w:val="00B52F62"/>
    <w:rsid w:val="00B538DC"/>
    <w:rsid w:val="00B54574"/>
    <w:rsid w:val="00B567F7"/>
    <w:rsid w:val="00B5783E"/>
    <w:rsid w:val="00B5788E"/>
    <w:rsid w:val="00B611B8"/>
    <w:rsid w:val="00B635DE"/>
    <w:rsid w:val="00B63789"/>
    <w:rsid w:val="00B63C16"/>
    <w:rsid w:val="00B664C6"/>
    <w:rsid w:val="00B674A7"/>
    <w:rsid w:val="00B67F1E"/>
    <w:rsid w:val="00B70792"/>
    <w:rsid w:val="00B7178D"/>
    <w:rsid w:val="00B71B07"/>
    <w:rsid w:val="00B729C2"/>
    <w:rsid w:val="00B73108"/>
    <w:rsid w:val="00B73437"/>
    <w:rsid w:val="00B751B0"/>
    <w:rsid w:val="00B75EC7"/>
    <w:rsid w:val="00B765E2"/>
    <w:rsid w:val="00B76997"/>
    <w:rsid w:val="00B76C67"/>
    <w:rsid w:val="00B77B00"/>
    <w:rsid w:val="00B77C44"/>
    <w:rsid w:val="00B77C7A"/>
    <w:rsid w:val="00B80238"/>
    <w:rsid w:val="00B80677"/>
    <w:rsid w:val="00B812FB"/>
    <w:rsid w:val="00B81C01"/>
    <w:rsid w:val="00B8212F"/>
    <w:rsid w:val="00B824D5"/>
    <w:rsid w:val="00B83992"/>
    <w:rsid w:val="00B84458"/>
    <w:rsid w:val="00B853F9"/>
    <w:rsid w:val="00B85CD2"/>
    <w:rsid w:val="00B85E0B"/>
    <w:rsid w:val="00B85E16"/>
    <w:rsid w:val="00B87CD2"/>
    <w:rsid w:val="00B90D8C"/>
    <w:rsid w:val="00B91D31"/>
    <w:rsid w:val="00B92148"/>
    <w:rsid w:val="00B92716"/>
    <w:rsid w:val="00B929C1"/>
    <w:rsid w:val="00B92B44"/>
    <w:rsid w:val="00B92D02"/>
    <w:rsid w:val="00B94176"/>
    <w:rsid w:val="00B94926"/>
    <w:rsid w:val="00B94930"/>
    <w:rsid w:val="00B9495C"/>
    <w:rsid w:val="00B9571D"/>
    <w:rsid w:val="00B96A19"/>
    <w:rsid w:val="00B96C14"/>
    <w:rsid w:val="00B96DE7"/>
    <w:rsid w:val="00B9779A"/>
    <w:rsid w:val="00BA1743"/>
    <w:rsid w:val="00BA35F1"/>
    <w:rsid w:val="00BA4067"/>
    <w:rsid w:val="00BA4487"/>
    <w:rsid w:val="00BA50BE"/>
    <w:rsid w:val="00BA58B7"/>
    <w:rsid w:val="00BA59D1"/>
    <w:rsid w:val="00BA6C16"/>
    <w:rsid w:val="00BA6D03"/>
    <w:rsid w:val="00BA72B5"/>
    <w:rsid w:val="00BA7359"/>
    <w:rsid w:val="00BA760E"/>
    <w:rsid w:val="00BB2B37"/>
    <w:rsid w:val="00BB36F1"/>
    <w:rsid w:val="00BB3B00"/>
    <w:rsid w:val="00BB3E0B"/>
    <w:rsid w:val="00BB406D"/>
    <w:rsid w:val="00BB43F0"/>
    <w:rsid w:val="00BB48BB"/>
    <w:rsid w:val="00BB4C55"/>
    <w:rsid w:val="00BB547E"/>
    <w:rsid w:val="00BB5833"/>
    <w:rsid w:val="00BB598C"/>
    <w:rsid w:val="00BB793C"/>
    <w:rsid w:val="00BC0302"/>
    <w:rsid w:val="00BC0496"/>
    <w:rsid w:val="00BC0B00"/>
    <w:rsid w:val="00BC205B"/>
    <w:rsid w:val="00BC30E3"/>
    <w:rsid w:val="00BC337A"/>
    <w:rsid w:val="00BC4A10"/>
    <w:rsid w:val="00BC4B3F"/>
    <w:rsid w:val="00BC4E84"/>
    <w:rsid w:val="00BC545E"/>
    <w:rsid w:val="00BC5836"/>
    <w:rsid w:val="00BC5EE9"/>
    <w:rsid w:val="00BC72A0"/>
    <w:rsid w:val="00BC7674"/>
    <w:rsid w:val="00BD0615"/>
    <w:rsid w:val="00BD23D5"/>
    <w:rsid w:val="00BD28D5"/>
    <w:rsid w:val="00BD3B94"/>
    <w:rsid w:val="00BD3BBA"/>
    <w:rsid w:val="00BD4921"/>
    <w:rsid w:val="00BD5EF5"/>
    <w:rsid w:val="00BD66AB"/>
    <w:rsid w:val="00BD6737"/>
    <w:rsid w:val="00BD6D75"/>
    <w:rsid w:val="00BD72FF"/>
    <w:rsid w:val="00BD75C7"/>
    <w:rsid w:val="00BE0084"/>
    <w:rsid w:val="00BE0D90"/>
    <w:rsid w:val="00BE1484"/>
    <w:rsid w:val="00BE17C2"/>
    <w:rsid w:val="00BE280C"/>
    <w:rsid w:val="00BE287F"/>
    <w:rsid w:val="00BE30B6"/>
    <w:rsid w:val="00BE54DC"/>
    <w:rsid w:val="00BE596B"/>
    <w:rsid w:val="00BE59B9"/>
    <w:rsid w:val="00BE6055"/>
    <w:rsid w:val="00BE7CA9"/>
    <w:rsid w:val="00BF03B0"/>
    <w:rsid w:val="00BF058C"/>
    <w:rsid w:val="00BF0669"/>
    <w:rsid w:val="00BF0AF2"/>
    <w:rsid w:val="00BF1025"/>
    <w:rsid w:val="00BF1B96"/>
    <w:rsid w:val="00BF260C"/>
    <w:rsid w:val="00BF45AA"/>
    <w:rsid w:val="00BF683D"/>
    <w:rsid w:val="00BF7525"/>
    <w:rsid w:val="00C019A1"/>
    <w:rsid w:val="00C01F7A"/>
    <w:rsid w:val="00C027E5"/>
    <w:rsid w:val="00C035AD"/>
    <w:rsid w:val="00C03B38"/>
    <w:rsid w:val="00C03BCF"/>
    <w:rsid w:val="00C04306"/>
    <w:rsid w:val="00C0481B"/>
    <w:rsid w:val="00C04830"/>
    <w:rsid w:val="00C04A59"/>
    <w:rsid w:val="00C05016"/>
    <w:rsid w:val="00C0507D"/>
    <w:rsid w:val="00C07388"/>
    <w:rsid w:val="00C07597"/>
    <w:rsid w:val="00C07F2D"/>
    <w:rsid w:val="00C1039E"/>
    <w:rsid w:val="00C116EC"/>
    <w:rsid w:val="00C12AA8"/>
    <w:rsid w:val="00C12B15"/>
    <w:rsid w:val="00C13246"/>
    <w:rsid w:val="00C13277"/>
    <w:rsid w:val="00C13619"/>
    <w:rsid w:val="00C13A92"/>
    <w:rsid w:val="00C14120"/>
    <w:rsid w:val="00C146B3"/>
    <w:rsid w:val="00C14E05"/>
    <w:rsid w:val="00C14FB7"/>
    <w:rsid w:val="00C150CD"/>
    <w:rsid w:val="00C151FD"/>
    <w:rsid w:val="00C16645"/>
    <w:rsid w:val="00C16E80"/>
    <w:rsid w:val="00C174FF"/>
    <w:rsid w:val="00C17A1A"/>
    <w:rsid w:val="00C20DDD"/>
    <w:rsid w:val="00C21CEE"/>
    <w:rsid w:val="00C22906"/>
    <w:rsid w:val="00C22E99"/>
    <w:rsid w:val="00C2308F"/>
    <w:rsid w:val="00C244E7"/>
    <w:rsid w:val="00C24955"/>
    <w:rsid w:val="00C24B6E"/>
    <w:rsid w:val="00C251F3"/>
    <w:rsid w:val="00C26C2C"/>
    <w:rsid w:val="00C27E08"/>
    <w:rsid w:val="00C30177"/>
    <w:rsid w:val="00C30234"/>
    <w:rsid w:val="00C309D3"/>
    <w:rsid w:val="00C316B9"/>
    <w:rsid w:val="00C318FF"/>
    <w:rsid w:val="00C3215D"/>
    <w:rsid w:val="00C321AD"/>
    <w:rsid w:val="00C32628"/>
    <w:rsid w:val="00C33031"/>
    <w:rsid w:val="00C34172"/>
    <w:rsid w:val="00C346E3"/>
    <w:rsid w:val="00C3473C"/>
    <w:rsid w:val="00C34A09"/>
    <w:rsid w:val="00C36350"/>
    <w:rsid w:val="00C36557"/>
    <w:rsid w:val="00C3656F"/>
    <w:rsid w:val="00C409F5"/>
    <w:rsid w:val="00C40BD2"/>
    <w:rsid w:val="00C40CAD"/>
    <w:rsid w:val="00C41252"/>
    <w:rsid w:val="00C42A59"/>
    <w:rsid w:val="00C42E6F"/>
    <w:rsid w:val="00C42F16"/>
    <w:rsid w:val="00C434EB"/>
    <w:rsid w:val="00C4398A"/>
    <w:rsid w:val="00C43FDA"/>
    <w:rsid w:val="00C4481B"/>
    <w:rsid w:val="00C4495B"/>
    <w:rsid w:val="00C44B9E"/>
    <w:rsid w:val="00C4513B"/>
    <w:rsid w:val="00C45402"/>
    <w:rsid w:val="00C47360"/>
    <w:rsid w:val="00C50489"/>
    <w:rsid w:val="00C50660"/>
    <w:rsid w:val="00C50B78"/>
    <w:rsid w:val="00C50FC6"/>
    <w:rsid w:val="00C518DC"/>
    <w:rsid w:val="00C519D4"/>
    <w:rsid w:val="00C531E6"/>
    <w:rsid w:val="00C531ED"/>
    <w:rsid w:val="00C53D73"/>
    <w:rsid w:val="00C546DA"/>
    <w:rsid w:val="00C54ECF"/>
    <w:rsid w:val="00C55328"/>
    <w:rsid w:val="00C555F3"/>
    <w:rsid w:val="00C557C6"/>
    <w:rsid w:val="00C55D6F"/>
    <w:rsid w:val="00C56B71"/>
    <w:rsid w:val="00C56BF3"/>
    <w:rsid w:val="00C56F09"/>
    <w:rsid w:val="00C57023"/>
    <w:rsid w:val="00C60B25"/>
    <w:rsid w:val="00C60D28"/>
    <w:rsid w:val="00C60F5F"/>
    <w:rsid w:val="00C61024"/>
    <w:rsid w:val="00C61BDF"/>
    <w:rsid w:val="00C61DCF"/>
    <w:rsid w:val="00C61E31"/>
    <w:rsid w:val="00C62065"/>
    <w:rsid w:val="00C6329C"/>
    <w:rsid w:val="00C6350B"/>
    <w:rsid w:val="00C637C1"/>
    <w:rsid w:val="00C638C6"/>
    <w:rsid w:val="00C63A24"/>
    <w:rsid w:val="00C64518"/>
    <w:rsid w:val="00C64735"/>
    <w:rsid w:val="00C65259"/>
    <w:rsid w:val="00C655CF"/>
    <w:rsid w:val="00C6584E"/>
    <w:rsid w:val="00C658E2"/>
    <w:rsid w:val="00C66AD0"/>
    <w:rsid w:val="00C66CF8"/>
    <w:rsid w:val="00C670F1"/>
    <w:rsid w:val="00C67E04"/>
    <w:rsid w:val="00C703BB"/>
    <w:rsid w:val="00C70675"/>
    <w:rsid w:val="00C711B3"/>
    <w:rsid w:val="00C71B5A"/>
    <w:rsid w:val="00C72A2B"/>
    <w:rsid w:val="00C72F03"/>
    <w:rsid w:val="00C738A6"/>
    <w:rsid w:val="00C73A26"/>
    <w:rsid w:val="00C73F88"/>
    <w:rsid w:val="00C7517F"/>
    <w:rsid w:val="00C753E9"/>
    <w:rsid w:val="00C75BAE"/>
    <w:rsid w:val="00C76300"/>
    <w:rsid w:val="00C766F2"/>
    <w:rsid w:val="00C76E4F"/>
    <w:rsid w:val="00C778D4"/>
    <w:rsid w:val="00C81915"/>
    <w:rsid w:val="00C821BD"/>
    <w:rsid w:val="00C836C8"/>
    <w:rsid w:val="00C83937"/>
    <w:rsid w:val="00C84399"/>
    <w:rsid w:val="00C844D0"/>
    <w:rsid w:val="00C84FF6"/>
    <w:rsid w:val="00C86135"/>
    <w:rsid w:val="00C86B3C"/>
    <w:rsid w:val="00C87AC2"/>
    <w:rsid w:val="00C90E0A"/>
    <w:rsid w:val="00C91173"/>
    <w:rsid w:val="00C911BC"/>
    <w:rsid w:val="00C9197C"/>
    <w:rsid w:val="00C922EB"/>
    <w:rsid w:val="00C928BC"/>
    <w:rsid w:val="00C93BD5"/>
    <w:rsid w:val="00C93EAF"/>
    <w:rsid w:val="00C94990"/>
    <w:rsid w:val="00C94E72"/>
    <w:rsid w:val="00C957D9"/>
    <w:rsid w:val="00C95FA7"/>
    <w:rsid w:val="00C96631"/>
    <w:rsid w:val="00C96654"/>
    <w:rsid w:val="00C96B44"/>
    <w:rsid w:val="00C96C98"/>
    <w:rsid w:val="00CA093C"/>
    <w:rsid w:val="00CA09CB"/>
    <w:rsid w:val="00CA0CC4"/>
    <w:rsid w:val="00CA1E40"/>
    <w:rsid w:val="00CA3387"/>
    <w:rsid w:val="00CA34EE"/>
    <w:rsid w:val="00CA3641"/>
    <w:rsid w:val="00CA3E34"/>
    <w:rsid w:val="00CA50BB"/>
    <w:rsid w:val="00CA645E"/>
    <w:rsid w:val="00CA6D16"/>
    <w:rsid w:val="00CA70BF"/>
    <w:rsid w:val="00CA762D"/>
    <w:rsid w:val="00CB0B8A"/>
    <w:rsid w:val="00CB0F97"/>
    <w:rsid w:val="00CB11F6"/>
    <w:rsid w:val="00CB1752"/>
    <w:rsid w:val="00CB1E7A"/>
    <w:rsid w:val="00CB1F1F"/>
    <w:rsid w:val="00CB2336"/>
    <w:rsid w:val="00CB299E"/>
    <w:rsid w:val="00CB2A94"/>
    <w:rsid w:val="00CB2CB2"/>
    <w:rsid w:val="00CB357E"/>
    <w:rsid w:val="00CB381B"/>
    <w:rsid w:val="00CB3E7C"/>
    <w:rsid w:val="00CB4A5F"/>
    <w:rsid w:val="00CB5ADF"/>
    <w:rsid w:val="00CB6BC2"/>
    <w:rsid w:val="00CB7655"/>
    <w:rsid w:val="00CB79E9"/>
    <w:rsid w:val="00CB79EC"/>
    <w:rsid w:val="00CB7FFE"/>
    <w:rsid w:val="00CC0394"/>
    <w:rsid w:val="00CC0968"/>
    <w:rsid w:val="00CC0CA4"/>
    <w:rsid w:val="00CC0F29"/>
    <w:rsid w:val="00CC1533"/>
    <w:rsid w:val="00CC1D3E"/>
    <w:rsid w:val="00CC1F63"/>
    <w:rsid w:val="00CC22F9"/>
    <w:rsid w:val="00CC2481"/>
    <w:rsid w:val="00CC2BC2"/>
    <w:rsid w:val="00CC328C"/>
    <w:rsid w:val="00CC353C"/>
    <w:rsid w:val="00CC44B9"/>
    <w:rsid w:val="00CC4E5D"/>
    <w:rsid w:val="00CC4F64"/>
    <w:rsid w:val="00CC50AB"/>
    <w:rsid w:val="00CC5E77"/>
    <w:rsid w:val="00CC6349"/>
    <w:rsid w:val="00CC670E"/>
    <w:rsid w:val="00CC72CE"/>
    <w:rsid w:val="00CC7918"/>
    <w:rsid w:val="00CD03EF"/>
    <w:rsid w:val="00CD0A96"/>
    <w:rsid w:val="00CD159B"/>
    <w:rsid w:val="00CD2DB3"/>
    <w:rsid w:val="00CD335D"/>
    <w:rsid w:val="00CD3FCF"/>
    <w:rsid w:val="00CD4498"/>
    <w:rsid w:val="00CD4CA2"/>
    <w:rsid w:val="00CD4F9E"/>
    <w:rsid w:val="00CD5569"/>
    <w:rsid w:val="00CD5D92"/>
    <w:rsid w:val="00CD6728"/>
    <w:rsid w:val="00CD6C87"/>
    <w:rsid w:val="00CD6EB5"/>
    <w:rsid w:val="00CD7D1D"/>
    <w:rsid w:val="00CD7E8A"/>
    <w:rsid w:val="00CE0149"/>
    <w:rsid w:val="00CE0502"/>
    <w:rsid w:val="00CE0D39"/>
    <w:rsid w:val="00CE14C1"/>
    <w:rsid w:val="00CE195C"/>
    <w:rsid w:val="00CE227D"/>
    <w:rsid w:val="00CE2E6D"/>
    <w:rsid w:val="00CE3EA2"/>
    <w:rsid w:val="00CE4404"/>
    <w:rsid w:val="00CE4F2A"/>
    <w:rsid w:val="00CE617E"/>
    <w:rsid w:val="00CE685E"/>
    <w:rsid w:val="00CF1F32"/>
    <w:rsid w:val="00CF238F"/>
    <w:rsid w:val="00CF2585"/>
    <w:rsid w:val="00CF3049"/>
    <w:rsid w:val="00CF3A2E"/>
    <w:rsid w:val="00CF3C82"/>
    <w:rsid w:val="00CF4777"/>
    <w:rsid w:val="00CF4812"/>
    <w:rsid w:val="00CF55EA"/>
    <w:rsid w:val="00CF60D0"/>
    <w:rsid w:val="00CF60D9"/>
    <w:rsid w:val="00CF6ADC"/>
    <w:rsid w:val="00CF6AEB"/>
    <w:rsid w:val="00CF6F36"/>
    <w:rsid w:val="00CF73A4"/>
    <w:rsid w:val="00CF7985"/>
    <w:rsid w:val="00CF7EEC"/>
    <w:rsid w:val="00D00868"/>
    <w:rsid w:val="00D00D40"/>
    <w:rsid w:val="00D01AE6"/>
    <w:rsid w:val="00D02968"/>
    <w:rsid w:val="00D02A6E"/>
    <w:rsid w:val="00D02B60"/>
    <w:rsid w:val="00D02C12"/>
    <w:rsid w:val="00D02C53"/>
    <w:rsid w:val="00D0306E"/>
    <w:rsid w:val="00D03317"/>
    <w:rsid w:val="00D03E21"/>
    <w:rsid w:val="00D04F83"/>
    <w:rsid w:val="00D05301"/>
    <w:rsid w:val="00D05322"/>
    <w:rsid w:val="00D055DB"/>
    <w:rsid w:val="00D05AC5"/>
    <w:rsid w:val="00D05AFE"/>
    <w:rsid w:val="00D05D39"/>
    <w:rsid w:val="00D0722F"/>
    <w:rsid w:val="00D07BF3"/>
    <w:rsid w:val="00D10152"/>
    <w:rsid w:val="00D12336"/>
    <w:rsid w:val="00D12D72"/>
    <w:rsid w:val="00D142B5"/>
    <w:rsid w:val="00D144EF"/>
    <w:rsid w:val="00D14CB2"/>
    <w:rsid w:val="00D1555A"/>
    <w:rsid w:val="00D168BB"/>
    <w:rsid w:val="00D20610"/>
    <w:rsid w:val="00D20689"/>
    <w:rsid w:val="00D21A10"/>
    <w:rsid w:val="00D21F19"/>
    <w:rsid w:val="00D22035"/>
    <w:rsid w:val="00D22376"/>
    <w:rsid w:val="00D22848"/>
    <w:rsid w:val="00D22B18"/>
    <w:rsid w:val="00D233E9"/>
    <w:rsid w:val="00D24DC2"/>
    <w:rsid w:val="00D26D7F"/>
    <w:rsid w:val="00D30238"/>
    <w:rsid w:val="00D317A5"/>
    <w:rsid w:val="00D31A03"/>
    <w:rsid w:val="00D3295A"/>
    <w:rsid w:val="00D32BB0"/>
    <w:rsid w:val="00D32F24"/>
    <w:rsid w:val="00D33369"/>
    <w:rsid w:val="00D3437F"/>
    <w:rsid w:val="00D34D60"/>
    <w:rsid w:val="00D35229"/>
    <w:rsid w:val="00D35B00"/>
    <w:rsid w:val="00D37A85"/>
    <w:rsid w:val="00D37BCC"/>
    <w:rsid w:val="00D37D78"/>
    <w:rsid w:val="00D40DFD"/>
    <w:rsid w:val="00D41A64"/>
    <w:rsid w:val="00D41C5B"/>
    <w:rsid w:val="00D423B1"/>
    <w:rsid w:val="00D427E3"/>
    <w:rsid w:val="00D42DB5"/>
    <w:rsid w:val="00D44710"/>
    <w:rsid w:val="00D45110"/>
    <w:rsid w:val="00D4676D"/>
    <w:rsid w:val="00D46F2E"/>
    <w:rsid w:val="00D46F7D"/>
    <w:rsid w:val="00D4724A"/>
    <w:rsid w:val="00D47604"/>
    <w:rsid w:val="00D47634"/>
    <w:rsid w:val="00D479D2"/>
    <w:rsid w:val="00D5026C"/>
    <w:rsid w:val="00D5064F"/>
    <w:rsid w:val="00D50F71"/>
    <w:rsid w:val="00D52297"/>
    <w:rsid w:val="00D52ACC"/>
    <w:rsid w:val="00D52EDD"/>
    <w:rsid w:val="00D53D44"/>
    <w:rsid w:val="00D5464B"/>
    <w:rsid w:val="00D55055"/>
    <w:rsid w:val="00D550C6"/>
    <w:rsid w:val="00D55A88"/>
    <w:rsid w:val="00D56F3A"/>
    <w:rsid w:val="00D57436"/>
    <w:rsid w:val="00D57C77"/>
    <w:rsid w:val="00D57EE3"/>
    <w:rsid w:val="00D60BBF"/>
    <w:rsid w:val="00D60ECB"/>
    <w:rsid w:val="00D61BC8"/>
    <w:rsid w:val="00D61CD1"/>
    <w:rsid w:val="00D62728"/>
    <w:rsid w:val="00D62E92"/>
    <w:rsid w:val="00D62F43"/>
    <w:rsid w:val="00D634A2"/>
    <w:rsid w:val="00D6358E"/>
    <w:rsid w:val="00D63AA7"/>
    <w:rsid w:val="00D63CBC"/>
    <w:rsid w:val="00D65C74"/>
    <w:rsid w:val="00D6680C"/>
    <w:rsid w:val="00D66A8A"/>
    <w:rsid w:val="00D670A1"/>
    <w:rsid w:val="00D70035"/>
    <w:rsid w:val="00D702A8"/>
    <w:rsid w:val="00D70BA2"/>
    <w:rsid w:val="00D70C91"/>
    <w:rsid w:val="00D72370"/>
    <w:rsid w:val="00D72B38"/>
    <w:rsid w:val="00D73BEB"/>
    <w:rsid w:val="00D74384"/>
    <w:rsid w:val="00D74864"/>
    <w:rsid w:val="00D75481"/>
    <w:rsid w:val="00D75A5E"/>
    <w:rsid w:val="00D75A79"/>
    <w:rsid w:val="00D7617C"/>
    <w:rsid w:val="00D7692E"/>
    <w:rsid w:val="00D77CAC"/>
    <w:rsid w:val="00D8001C"/>
    <w:rsid w:val="00D80674"/>
    <w:rsid w:val="00D80BA7"/>
    <w:rsid w:val="00D80E18"/>
    <w:rsid w:val="00D810DB"/>
    <w:rsid w:val="00D81112"/>
    <w:rsid w:val="00D81AD7"/>
    <w:rsid w:val="00D823F1"/>
    <w:rsid w:val="00D82775"/>
    <w:rsid w:val="00D828B7"/>
    <w:rsid w:val="00D82AAB"/>
    <w:rsid w:val="00D83E40"/>
    <w:rsid w:val="00D84556"/>
    <w:rsid w:val="00D860B8"/>
    <w:rsid w:val="00D861F0"/>
    <w:rsid w:val="00D87F31"/>
    <w:rsid w:val="00D9007C"/>
    <w:rsid w:val="00D905FD"/>
    <w:rsid w:val="00D9062E"/>
    <w:rsid w:val="00D91054"/>
    <w:rsid w:val="00D9146B"/>
    <w:rsid w:val="00D91581"/>
    <w:rsid w:val="00D91987"/>
    <w:rsid w:val="00D921CA"/>
    <w:rsid w:val="00D9342D"/>
    <w:rsid w:val="00D93C00"/>
    <w:rsid w:val="00D93EC5"/>
    <w:rsid w:val="00D93F93"/>
    <w:rsid w:val="00D940BC"/>
    <w:rsid w:val="00D94961"/>
    <w:rsid w:val="00D94EDC"/>
    <w:rsid w:val="00D96696"/>
    <w:rsid w:val="00D9669A"/>
    <w:rsid w:val="00D966F2"/>
    <w:rsid w:val="00D96A12"/>
    <w:rsid w:val="00D96A91"/>
    <w:rsid w:val="00D976C1"/>
    <w:rsid w:val="00DA04DE"/>
    <w:rsid w:val="00DA1EC4"/>
    <w:rsid w:val="00DA26C3"/>
    <w:rsid w:val="00DA2936"/>
    <w:rsid w:val="00DA2E28"/>
    <w:rsid w:val="00DA3228"/>
    <w:rsid w:val="00DA3632"/>
    <w:rsid w:val="00DA4FE6"/>
    <w:rsid w:val="00DA57DE"/>
    <w:rsid w:val="00DA6D4A"/>
    <w:rsid w:val="00DA6E18"/>
    <w:rsid w:val="00DB001B"/>
    <w:rsid w:val="00DB036E"/>
    <w:rsid w:val="00DB044D"/>
    <w:rsid w:val="00DB06D7"/>
    <w:rsid w:val="00DB0D34"/>
    <w:rsid w:val="00DB1000"/>
    <w:rsid w:val="00DB161C"/>
    <w:rsid w:val="00DB1E68"/>
    <w:rsid w:val="00DB3700"/>
    <w:rsid w:val="00DB47B9"/>
    <w:rsid w:val="00DB4B0D"/>
    <w:rsid w:val="00DB5981"/>
    <w:rsid w:val="00DB636D"/>
    <w:rsid w:val="00DB6EA4"/>
    <w:rsid w:val="00DB7093"/>
    <w:rsid w:val="00DB778E"/>
    <w:rsid w:val="00DB786D"/>
    <w:rsid w:val="00DB79FE"/>
    <w:rsid w:val="00DC023C"/>
    <w:rsid w:val="00DC1741"/>
    <w:rsid w:val="00DC234E"/>
    <w:rsid w:val="00DC23EC"/>
    <w:rsid w:val="00DC24C9"/>
    <w:rsid w:val="00DC2A7D"/>
    <w:rsid w:val="00DC34E0"/>
    <w:rsid w:val="00DC4434"/>
    <w:rsid w:val="00DC62F4"/>
    <w:rsid w:val="00DC6E6B"/>
    <w:rsid w:val="00DC71B3"/>
    <w:rsid w:val="00DC71F7"/>
    <w:rsid w:val="00DC780E"/>
    <w:rsid w:val="00DD005E"/>
    <w:rsid w:val="00DD0579"/>
    <w:rsid w:val="00DD20BB"/>
    <w:rsid w:val="00DD253D"/>
    <w:rsid w:val="00DD255F"/>
    <w:rsid w:val="00DD25B6"/>
    <w:rsid w:val="00DD2B18"/>
    <w:rsid w:val="00DD313F"/>
    <w:rsid w:val="00DD3C2A"/>
    <w:rsid w:val="00DD4A15"/>
    <w:rsid w:val="00DD77F3"/>
    <w:rsid w:val="00DD7841"/>
    <w:rsid w:val="00DD7E21"/>
    <w:rsid w:val="00DE0817"/>
    <w:rsid w:val="00DE13B4"/>
    <w:rsid w:val="00DE22F7"/>
    <w:rsid w:val="00DE23DC"/>
    <w:rsid w:val="00DE2646"/>
    <w:rsid w:val="00DE38AE"/>
    <w:rsid w:val="00DE3F62"/>
    <w:rsid w:val="00DE418B"/>
    <w:rsid w:val="00DE5702"/>
    <w:rsid w:val="00DE6363"/>
    <w:rsid w:val="00DE6995"/>
    <w:rsid w:val="00DE6A80"/>
    <w:rsid w:val="00DE6E0F"/>
    <w:rsid w:val="00DE78BA"/>
    <w:rsid w:val="00DF04CF"/>
    <w:rsid w:val="00DF09AC"/>
    <w:rsid w:val="00DF12CF"/>
    <w:rsid w:val="00DF12D4"/>
    <w:rsid w:val="00DF20F6"/>
    <w:rsid w:val="00DF27D8"/>
    <w:rsid w:val="00DF2C68"/>
    <w:rsid w:val="00DF4671"/>
    <w:rsid w:val="00DF5AAF"/>
    <w:rsid w:val="00DF62DD"/>
    <w:rsid w:val="00DF68AA"/>
    <w:rsid w:val="00DF73DE"/>
    <w:rsid w:val="00DF7511"/>
    <w:rsid w:val="00E00168"/>
    <w:rsid w:val="00E0118B"/>
    <w:rsid w:val="00E02DBE"/>
    <w:rsid w:val="00E03677"/>
    <w:rsid w:val="00E03859"/>
    <w:rsid w:val="00E04921"/>
    <w:rsid w:val="00E04D95"/>
    <w:rsid w:val="00E06B8C"/>
    <w:rsid w:val="00E06CF0"/>
    <w:rsid w:val="00E11956"/>
    <w:rsid w:val="00E12078"/>
    <w:rsid w:val="00E126FC"/>
    <w:rsid w:val="00E13811"/>
    <w:rsid w:val="00E13B43"/>
    <w:rsid w:val="00E1453F"/>
    <w:rsid w:val="00E14B55"/>
    <w:rsid w:val="00E16810"/>
    <w:rsid w:val="00E16D36"/>
    <w:rsid w:val="00E17ABC"/>
    <w:rsid w:val="00E17CDE"/>
    <w:rsid w:val="00E20FC6"/>
    <w:rsid w:val="00E215DC"/>
    <w:rsid w:val="00E22070"/>
    <w:rsid w:val="00E22B68"/>
    <w:rsid w:val="00E24144"/>
    <w:rsid w:val="00E24947"/>
    <w:rsid w:val="00E2639F"/>
    <w:rsid w:val="00E26F71"/>
    <w:rsid w:val="00E277CC"/>
    <w:rsid w:val="00E27DC3"/>
    <w:rsid w:val="00E30897"/>
    <w:rsid w:val="00E32E59"/>
    <w:rsid w:val="00E3349F"/>
    <w:rsid w:val="00E33A71"/>
    <w:rsid w:val="00E33F8B"/>
    <w:rsid w:val="00E3492B"/>
    <w:rsid w:val="00E356D5"/>
    <w:rsid w:val="00E35874"/>
    <w:rsid w:val="00E35AC1"/>
    <w:rsid w:val="00E36A23"/>
    <w:rsid w:val="00E36F48"/>
    <w:rsid w:val="00E37482"/>
    <w:rsid w:val="00E3761D"/>
    <w:rsid w:val="00E3772B"/>
    <w:rsid w:val="00E4211A"/>
    <w:rsid w:val="00E42922"/>
    <w:rsid w:val="00E43179"/>
    <w:rsid w:val="00E43A9F"/>
    <w:rsid w:val="00E44C1B"/>
    <w:rsid w:val="00E45571"/>
    <w:rsid w:val="00E45AFC"/>
    <w:rsid w:val="00E47A71"/>
    <w:rsid w:val="00E47FE8"/>
    <w:rsid w:val="00E506B7"/>
    <w:rsid w:val="00E50DF5"/>
    <w:rsid w:val="00E51BD9"/>
    <w:rsid w:val="00E526FF"/>
    <w:rsid w:val="00E529EC"/>
    <w:rsid w:val="00E531A8"/>
    <w:rsid w:val="00E538EF"/>
    <w:rsid w:val="00E53BFC"/>
    <w:rsid w:val="00E54571"/>
    <w:rsid w:val="00E54AB6"/>
    <w:rsid w:val="00E550B6"/>
    <w:rsid w:val="00E56408"/>
    <w:rsid w:val="00E5675A"/>
    <w:rsid w:val="00E56C14"/>
    <w:rsid w:val="00E5712C"/>
    <w:rsid w:val="00E61413"/>
    <w:rsid w:val="00E62250"/>
    <w:rsid w:val="00E62399"/>
    <w:rsid w:val="00E623F6"/>
    <w:rsid w:val="00E62666"/>
    <w:rsid w:val="00E63431"/>
    <w:rsid w:val="00E649EB"/>
    <w:rsid w:val="00E64BDF"/>
    <w:rsid w:val="00E64C65"/>
    <w:rsid w:val="00E65415"/>
    <w:rsid w:val="00E66E01"/>
    <w:rsid w:val="00E6718B"/>
    <w:rsid w:val="00E7094A"/>
    <w:rsid w:val="00E71F98"/>
    <w:rsid w:val="00E72E99"/>
    <w:rsid w:val="00E74C97"/>
    <w:rsid w:val="00E75446"/>
    <w:rsid w:val="00E75822"/>
    <w:rsid w:val="00E76680"/>
    <w:rsid w:val="00E769F9"/>
    <w:rsid w:val="00E76BC5"/>
    <w:rsid w:val="00E77353"/>
    <w:rsid w:val="00E77897"/>
    <w:rsid w:val="00E77C34"/>
    <w:rsid w:val="00E81B75"/>
    <w:rsid w:val="00E81CA9"/>
    <w:rsid w:val="00E823A4"/>
    <w:rsid w:val="00E8241D"/>
    <w:rsid w:val="00E82A06"/>
    <w:rsid w:val="00E82E97"/>
    <w:rsid w:val="00E8328D"/>
    <w:rsid w:val="00E8356C"/>
    <w:rsid w:val="00E8454C"/>
    <w:rsid w:val="00E84B63"/>
    <w:rsid w:val="00E84C6B"/>
    <w:rsid w:val="00E857B2"/>
    <w:rsid w:val="00E86236"/>
    <w:rsid w:val="00E86253"/>
    <w:rsid w:val="00E878F6"/>
    <w:rsid w:val="00E90081"/>
    <w:rsid w:val="00E90603"/>
    <w:rsid w:val="00E91197"/>
    <w:rsid w:val="00E916E9"/>
    <w:rsid w:val="00E92BC6"/>
    <w:rsid w:val="00E93053"/>
    <w:rsid w:val="00E934DD"/>
    <w:rsid w:val="00E93CBB"/>
    <w:rsid w:val="00E94259"/>
    <w:rsid w:val="00E94295"/>
    <w:rsid w:val="00E9492A"/>
    <w:rsid w:val="00E9522B"/>
    <w:rsid w:val="00E95F8E"/>
    <w:rsid w:val="00E962F6"/>
    <w:rsid w:val="00E977D8"/>
    <w:rsid w:val="00E97D89"/>
    <w:rsid w:val="00EA01B0"/>
    <w:rsid w:val="00EA0928"/>
    <w:rsid w:val="00EA0E35"/>
    <w:rsid w:val="00EA1093"/>
    <w:rsid w:val="00EA18B8"/>
    <w:rsid w:val="00EA18BA"/>
    <w:rsid w:val="00EA1A61"/>
    <w:rsid w:val="00EA2762"/>
    <w:rsid w:val="00EA2EDF"/>
    <w:rsid w:val="00EA3542"/>
    <w:rsid w:val="00EA4ADA"/>
    <w:rsid w:val="00EA4E64"/>
    <w:rsid w:val="00EA5E00"/>
    <w:rsid w:val="00EA6CD5"/>
    <w:rsid w:val="00EA7645"/>
    <w:rsid w:val="00EB02CB"/>
    <w:rsid w:val="00EB0A00"/>
    <w:rsid w:val="00EB0BC7"/>
    <w:rsid w:val="00EB27E4"/>
    <w:rsid w:val="00EB2BB8"/>
    <w:rsid w:val="00EB2D72"/>
    <w:rsid w:val="00EB31FE"/>
    <w:rsid w:val="00EB3750"/>
    <w:rsid w:val="00EB3973"/>
    <w:rsid w:val="00EB3B3F"/>
    <w:rsid w:val="00EB40A5"/>
    <w:rsid w:val="00EB415B"/>
    <w:rsid w:val="00EB46C6"/>
    <w:rsid w:val="00EB5705"/>
    <w:rsid w:val="00EB5E6C"/>
    <w:rsid w:val="00EB5FF3"/>
    <w:rsid w:val="00EB66A9"/>
    <w:rsid w:val="00EB79A0"/>
    <w:rsid w:val="00EB7D17"/>
    <w:rsid w:val="00EB7D6C"/>
    <w:rsid w:val="00EC03C6"/>
    <w:rsid w:val="00EC105F"/>
    <w:rsid w:val="00EC1E02"/>
    <w:rsid w:val="00EC2613"/>
    <w:rsid w:val="00EC2ABB"/>
    <w:rsid w:val="00EC310A"/>
    <w:rsid w:val="00EC337C"/>
    <w:rsid w:val="00EC501D"/>
    <w:rsid w:val="00EC5398"/>
    <w:rsid w:val="00EC59D5"/>
    <w:rsid w:val="00EC6332"/>
    <w:rsid w:val="00EC66C8"/>
    <w:rsid w:val="00EC79CA"/>
    <w:rsid w:val="00EC7CBB"/>
    <w:rsid w:val="00EC7DD4"/>
    <w:rsid w:val="00EC7FE8"/>
    <w:rsid w:val="00ED0592"/>
    <w:rsid w:val="00ED17FD"/>
    <w:rsid w:val="00ED2DD5"/>
    <w:rsid w:val="00ED3949"/>
    <w:rsid w:val="00ED43BB"/>
    <w:rsid w:val="00ED43F9"/>
    <w:rsid w:val="00ED4C89"/>
    <w:rsid w:val="00ED5B9C"/>
    <w:rsid w:val="00ED5F96"/>
    <w:rsid w:val="00ED6035"/>
    <w:rsid w:val="00ED7CD1"/>
    <w:rsid w:val="00EE1FC5"/>
    <w:rsid w:val="00EE319C"/>
    <w:rsid w:val="00EE368A"/>
    <w:rsid w:val="00EE483C"/>
    <w:rsid w:val="00EE4F5E"/>
    <w:rsid w:val="00EE5503"/>
    <w:rsid w:val="00EE6449"/>
    <w:rsid w:val="00EE6AB0"/>
    <w:rsid w:val="00EE6F28"/>
    <w:rsid w:val="00EE7767"/>
    <w:rsid w:val="00EF089F"/>
    <w:rsid w:val="00EF09C7"/>
    <w:rsid w:val="00EF1131"/>
    <w:rsid w:val="00EF24B9"/>
    <w:rsid w:val="00EF34D9"/>
    <w:rsid w:val="00EF4326"/>
    <w:rsid w:val="00EF5230"/>
    <w:rsid w:val="00EF548F"/>
    <w:rsid w:val="00EF5FAE"/>
    <w:rsid w:val="00EF66DF"/>
    <w:rsid w:val="00EF69F6"/>
    <w:rsid w:val="00EF7B83"/>
    <w:rsid w:val="00F00201"/>
    <w:rsid w:val="00F00773"/>
    <w:rsid w:val="00F00E2B"/>
    <w:rsid w:val="00F01108"/>
    <w:rsid w:val="00F01D1B"/>
    <w:rsid w:val="00F0276E"/>
    <w:rsid w:val="00F02905"/>
    <w:rsid w:val="00F029C3"/>
    <w:rsid w:val="00F02BF4"/>
    <w:rsid w:val="00F02DF9"/>
    <w:rsid w:val="00F030F2"/>
    <w:rsid w:val="00F042AC"/>
    <w:rsid w:val="00F043CC"/>
    <w:rsid w:val="00F044C0"/>
    <w:rsid w:val="00F059F1"/>
    <w:rsid w:val="00F05B16"/>
    <w:rsid w:val="00F05CBF"/>
    <w:rsid w:val="00F06F1D"/>
    <w:rsid w:val="00F0763B"/>
    <w:rsid w:val="00F07FA7"/>
    <w:rsid w:val="00F10973"/>
    <w:rsid w:val="00F10FCC"/>
    <w:rsid w:val="00F11E1D"/>
    <w:rsid w:val="00F13CBA"/>
    <w:rsid w:val="00F148D1"/>
    <w:rsid w:val="00F14E0A"/>
    <w:rsid w:val="00F163C6"/>
    <w:rsid w:val="00F16AA0"/>
    <w:rsid w:val="00F176C5"/>
    <w:rsid w:val="00F20358"/>
    <w:rsid w:val="00F20A69"/>
    <w:rsid w:val="00F219E5"/>
    <w:rsid w:val="00F21DB0"/>
    <w:rsid w:val="00F21FDB"/>
    <w:rsid w:val="00F2367A"/>
    <w:rsid w:val="00F251A2"/>
    <w:rsid w:val="00F269AF"/>
    <w:rsid w:val="00F26D48"/>
    <w:rsid w:val="00F273A8"/>
    <w:rsid w:val="00F30DD1"/>
    <w:rsid w:val="00F31224"/>
    <w:rsid w:val="00F31856"/>
    <w:rsid w:val="00F32678"/>
    <w:rsid w:val="00F33523"/>
    <w:rsid w:val="00F335E4"/>
    <w:rsid w:val="00F34B80"/>
    <w:rsid w:val="00F34C54"/>
    <w:rsid w:val="00F352CE"/>
    <w:rsid w:val="00F36561"/>
    <w:rsid w:val="00F36828"/>
    <w:rsid w:val="00F378A4"/>
    <w:rsid w:val="00F37A6B"/>
    <w:rsid w:val="00F41C0B"/>
    <w:rsid w:val="00F41F84"/>
    <w:rsid w:val="00F42AAE"/>
    <w:rsid w:val="00F43041"/>
    <w:rsid w:val="00F430CE"/>
    <w:rsid w:val="00F430D6"/>
    <w:rsid w:val="00F43359"/>
    <w:rsid w:val="00F444C3"/>
    <w:rsid w:val="00F44704"/>
    <w:rsid w:val="00F459C4"/>
    <w:rsid w:val="00F46040"/>
    <w:rsid w:val="00F473BF"/>
    <w:rsid w:val="00F47996"/>
    <w:rsid w:val="00F50103"/>
    <w:rsid w:val="00F51265"/>
    <w:rsid w:val="00F52038"/>
    <w:rsid w:val="00F5234A"/>
    <w:rsid w:val="00F5283A"/>
    <w:rsid w:val="00F552CC"/>
    <w:rsid w:val="00F557DE"/>
    <w:rsid w:val="00F56A39"/>
    <w:rsid w:val="00F56C7C"/>
    <w:rsid w:val="00F5708B"/>
    <w:rsid w:val="00F601A7"/>
    <w:rsid w:val="00F60A1C"/>
    <w:rsid w:val="00F60F26"/>
    <w:rsid w:val="00F61702"/>
    <w:rsid w:val="00F61E09"/>
    <w:rsid w:val="00F61E25"/>
    <w:rsid w:val="00F62174"/>
    <w:rsid w:val="00F62B0B"/>
    <w:rsid w:val="00F63517"/>
    <w:rsid w:val="00F642AA"/>
    <w:rsid w:val="00F64539"/>
    <w:rsid w:val="00F65477"/>
    <w:rsid w:val="00F6573E"/>
    <w:rsid w:val="00F65935"/>
    <w:rsid w:val="00F65C10"/>
    <w:rsid w:val="00F668F2"/>
    <w:rsid w:val="00F66E6C"/>
    <w:rsid w:val="00F67228"/>
    <w:rsid w:val="00F70BD8"/>
    <w:rsid w:val="00F70EE2"/>
    <w:rsid w:val="00F71A78"/>
    <w:rsid w:val="00F71B84"/>
    <w:rsid w:val="00F71C06"/>
    <w:rsid w:val="00F7351B"/>
    <w:rsid w:val="00F73BEC"/>
    <w:rsid w:val="00F74681"/>
    <w:rsid w:val="00F74FAC"/>
    <w:rsid w:val="00F77ABF"/>
    <w:rsid w:val="00F80105"/>
    <w:rsid w:val="00F8084B"/>
    <w:rsid w:val="00F80A0D"/>
    <w:rsid w:val="00F81D1B"/>
    <w:rsid w:val="00F81D79"/>
    <w:rsid w:val="00F81D9D"/>
    <w:rsid w:val="00F83C88"/>
    <w:rsid w:val="00F841FF"/>
    <w:rsid w:val="00F84B50"/>
    <w:rsid w:val="00F84F04"/>
    <w:rsid w:val="00F85A02"/>
    <w:rsid w:val="00F8642D"/>
    <w:rsid w:val="00F86F77"/>
    <w:rsid w:val="00F8744B"/>
    <w:rsid w:val="00F87ED6"/>
    <w:rsid w:val="00F90CC2"/>
    <w:rsid w:val="00F90FF2"/>
    <w:rsid w:val="00F91314"/>
    <w:rsid w:val="00F91C4E"/>
    <w:rsid w:val="00F91DE8"/>
    <w:rsid w:val="00F925DC"/>
    <w:rsid w:val="00F925F7"/>
    <w:rsid w:val="00F93D11"/>
    <w:rsid w:val="00F93D31"/>
    <w:rsid w:val="00F94997"/>
    <w:rsid w:val="00F94E8C"/>
    <w:rsid w:val="00F94EF7"/>
    <w:rsid w:val="00F95722"/>
    <w:rsid w:val="00F96BD4"/>
    <w:rsid w:val="00F96BD9"/>
    <w:rsid w:val="00F97737"/>
    <w:rsid w:val="00F97E45"/>
    <w:rsid w:val="00FA00A4"/>
    <w:rsid w:val="00FA06C8"/>
    <w:rsid w:val="00FA1AEE"/>
    <w:rsid w:val="00FA2311"/>
    <w:rsid w:val="00FA2932"/>
    <w:rsid w:val="00FA36F7"/>
    <w:rsid w:val="00FA3847"/>
    <w:rsid w:val="00FA3EB3"/>
    <w:rsid w:val="00FA4E41"/>
    <w:rsid w:val="00FA565C"/>
    <w:rsid w:val="00FA7A84"/>
    <w:rsid w:val="00FA7BC6"/>
    <w:rsid w:val="00FA7CB0"/>
    <w:rsid w:val="00FA7E5F"/>
    <w:rsid w:val="00FB03EC"/>
    <w:rsid w:val="00FB0647"/>
    <w:rsid w:val="00FB1223"/>
    <w:rsid w:val="00FB1281"/>
    <w:rsid w:val="00FB12A5"/>
    <w:rsid w:val="00FB15E7"/>
    <w:rsid w:val="00FB1812"/>
    <w:rsid w:val="00FB1C96"/>
    <w:rsid w:val="00FB23D1"/>
    <w:rsid w:val="00FB2603"/>
    <w:rsid w:val="00FB26E8"/>
    <w:rsid w:val="00FB276F"/>
    <w:rsid w:val="00FB289A"/>
    <w:rsid w:val="00FB3572"/>
    <w:rsid w:val="00FB4556"/>
    <w:rsid w:val="00FB4D24"/>
    <w:rsid w:val="00FB56C3"/>
    <w:rsid w:val="00FB6A79"/>
    <w:rsid w:val="00FB6E36"/>
    <w:rsid w:val="00FB70E9"/>
    <w:rsid w:val="00FB7386"/>
    <w:rsid w:val="00FB748B"/>
    <w:rsid w:val="00FB758F"/>
    <w:rsid w:val="00FB75BE"/>
    <w:rsid w:val="00FB7B9F"/>
    <w:rsid w:val="00FC0782"/>
    <w:rsid w:val="00FC32E5"/>
    <w:rsid w:val="00FC575C"/>
    <w:rsid w:val="00FC75EE"/>
    <w:rsid w:val="00FD04BB"/>
    <w:rsid w:val="00FD0D90"/>
    <w:rsid w:val="00FD156E"/>
    <w:rsid w:val="00FD2479"/>
    <w:rsid w:val="00FD2A85"/>
    <w:rsid w:val="00FD4587"/>
    <w:rsid w:val="00FD4BC9"/>
    <w:rsid w:val="00FD4EAE"/>
    <w:rsid w:val="00FD559A"/>
    <w:rsid w:val="00FD63AC"/>
    <w:rsid w:val="00FD6AAB"/>
    <w:rsid w:val="00FD6B39"/>
    <w:rsid w:val="00FD732D"/>
    <w:rsid w:val="00FD7A27"/>
    <w:rsid w:val="00FE13A4"/>
    <w:rsid w:val="00FE3093"/>
    <w:rsid w:val="00FE3142"/>
    <w:rsid w:val="00FE344C"/>
    <w:rsid w:val="00FE39DA"/>
    <w:rsid w:val="00FE442F"/>
    <w:rsid w:val="00FE501A"/>
    <w:rsid w:val="00FE5337"/>
    <w:rsid w:val="00FE67DE"/>
    <w:rsid w:val="00FE6E81"/>
    <w:rsid w:val="00FF0327"/>
    <w:rsid w:val="00FF0CC0"/>
    <w:rsid w:val="00FF12BC"/>
    <w:rsid w:val="00FF13F0"/>
    <w:rsid w:val="00FF1611"/>
    <w:rsid w:val="00FF1D28"/>
    <w:rsid w:val="00FF2951"/>
    <w:rsid w:val="00FF2CEE"/>
    <w:rsid w:val="00FF4721"/>
    <w:rsid w:val="00FF4FD9"/>
    <w:rsid w:val="00FF5172"/>
    <w:rsid w:val="00FF5496"/>
    <w:rsid w:val="00FF596A"/>
    <w:rsid w:val="00FF5B9B"/>
    <w:rsid w:val="00FF601A"/>
    <w:rsid w:val="00FF6733"/>
    <w:rsid w:val="00FF77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C2B5E8"/>
  <w15:docId w15:val="{67C8F9A2-CE13-418F-9A39-898655FB8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2A2B"/>
    <w:rPr>
      <w:rFonts w:ascii="Arial" w:hAnsi="Arial"/>
      <w:sz w:val="22"/>
      <w:szCs w:val="22"/>
      <w:lang w:val="en-US" w:eastAsia="en-US"/>
    </w:rPr>
  </w:style>
  <w:style w:type="paragraph" w:styleId="Heading1">
    <w:name w:val="heading 1"/>
    <w:aliases w:val="h1,Part"/>
    <w:basedOn w:val="Normal"/>
    <w:next w:val="Normal"/>
    <w:link w:val="Heading1Char"/>
    <w:autoRedefine/>
    <w:qFormat/>
    <w:rsid w:val="002F58D0"/>
    <w:pPr>
      <w:keepNext/>
      <w:pageBreakBefore/>
      <w:numPr>
        <w:numId w:val="14"/>
      </w:numPr>
      <w:tabs>
        <w:tab w:val="left" w:pos="540"/>
      </w:tabs>
      <w:spacing w:before="240" w:after="240"/>
      <w:outlineLvl w:val="0"/>
    </w:pPr>
    <w:rPr>
      <w:rFonts w:cs="Arial"/>
      <w:b/>
      <w:bCs/>
      <w:kern w:val="32"/>
      <w:sz w:val="32"/>
      <w:szCs w:val="32"/>
    </w:rPr>
  </w:style>
  <w:style w:type="paragraph" w:styleId="Heading2">
    <w:name w:val="heading 2"/>
    <w:aliases w:val="H2,h2,Reset numbering,Chapter Title,Heading 2 Char"/>
    <w:basedOn w:val="Normal"/>
    <w:next w:val="Normal"/>
    <w:link w:val="Heading2Char1"/>
    <w:autoRedefine/>
    <w:qFormat/>
    <w:rsid w:val="001C2CA5"/>
    <w:pPr>
      <w:keepNext/>
      <w:numPr>
        <w:ilvl w:val="1"/>
        <w:numId w:val="5"/>
      </w:numPr>
      <w:tabs>
        <w:tab w:val="left" w:pos="1260"/>
      </w:tabs>
      <w:spacing w:before="240" w:after="240"/>
      <w:outlineLvl w:val="1"/>
    </w:pPr>
    <w:rPr>
      <w:rFonts w:cs="Arial"/>
      <w:b/>
      <w:iCs/>
      <w:sz w:val="28"/>
      <w:szCs w:val="28"/>
    </w:rPr>
  </w:style>
  <w:style w:type="paragraph" w:styleId="Heading3">
    <w:name w:val="heading 3"/>
    <w:aliases w:val="Level 1 - 1,H3,h3,subhead,1.,Topic Heading"/>
    <w:basedOn w:val="Normal"/>
    <w:next w:val="Normal"/>
    <w:link w:val="Heading3Char"/>
    <w:qFormat/>
    <w:rsid w:val="00B87CD2"/>
    <w:pPr>
      <w:numPr>
        <w:ilvl w:val="2"/>
        <w:numId w:val="2"/>
      </w:numPr>
      <w:spacing w:before="240" w:after="60"/>
      <w:outlineLvl w:val="2"/>
    </w:pPr>
    <w:rPr>
      <w:rFonts w:cs="Arial"/>
      <w:b/>
      <w:bCs/>
      <w:sz w:val="24"/>
      <w:szCs w:val="26"/>
    </w:rPr>
  </w:style>
  <w:style w:type="paragraph" w:styleId="Heading4">
    <w:name w:val="heading 4"/>
    <w:basedOn w:val="Normal"/>
    <w:next w:val="Normal"/>
    <w:link w:val="Heading4Char"/>
    <w:qFormat/>
    <w:rsid w:val="0095247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qFormat/>
    <w:rsid w:val="00045F9B"/>
    <w:pPr>
      <w:numPr>
        <w:ilvl w:val="4"/>
        <w:numId w:val="2"/>
      </w:numPr>
      <w:spacing w:after="240"/>
      <w:jc w:val="both"/>
      <w:outlineLvl w:val="4"/>
    </w:pPr>
    <w:rPr>
      <w:rFonts w:ascii="Times New Roman" w:hAnsi="Times New Roman"/>
      <w:b/>
      <w:sz w:val="20"/>
      <w:szCs w:val="20"/>
    </w:rPr>
  </w:style>
  <w:style w:type="paragraph" w:styleId="Heading6">
    <w:name w:val="heading 6"/>
    <w:basedOn w:val="Normal"/>
    <w:next w:val="Normal"/>
    <w:qFormat/>
    <w:rsid w:val="00FF5496"/>
    <w:pPr>
      <w:keepNext/>
      <w:numPr>
        <w:ilvl w:val="5"/>
        <w:numId w:val="2"/>
      </w:numPr>
      <w:outlineLvl w:val="5"/>
    </w:pPr>
    <w:rPr>
      <w:rFonts w:cs="Arial"/>
      <w:b/>
      <w:bCs/>
      <w:sz w:val="20"/>
      <w:szCs w:val="20"/>
      <w:lang w:eastAsia="zh-CN"/>
    </w:rPr>
  </w:style>
  <w:style w:type="paragraph" w:styleId="Heading7">
    <w:name w:val="heading 7"/>
    <w:basedOn w:val="Normal"/>
    <w:next w:val="Normal"/>
    <w:qFormat/>
    <w:rsid w:val="00045F9B"/>
    <w:pPr>
      <w:numPr>
        <w:ilvl w:val="6"/>
        <w:numId w:val="2"/>
      </w:numPr>
      <w:spacing w:before="240" w:after="60"/>
      <w:jc w:val="both"/>
      <w:outlineLvl w:val="6"/>
    </w:pPr>
    <w:rPr>
      <w:sz w:val="20"/>
      <w:szCs w:val="20"/>
    </w:rPr>
  </w:style>
  <w:style w:type="paragraph" w:styleId="Heading8">
    <w:name w:val="heading 8"/>
    <w:aliases w:val="Legal Level 1.1.1."/>
    <w:basedOn w:val="Normal"/>
    <w:next w:val="Normal"/>
    <w:qFormat/>
    <w:rsid w:val="00045F9B"/>
    <w:pPr>
      <w:numPr>
        <w:ilvl w:val="7"/>
        <w:numId w:val="2"/>
      </w:numPr>
      <w:spacing w:before="240" w:after="60"/>
      <w:jc w:val="both"/>
      <w:outlineLvl w:val="7"/>
    </w:pPr>
    <w:rPr>
      <w:i/>
      <w:sz w:val="20"/>
      <w:szCs w:val="20"/>
    </w:rPr>
  </w:style>
  <w:style w:type="paragraph" w:styleId="Heading9">
    <w:name w:val="heading 9"/>
    <w:aliases w:val="App Heading"/>
    <w:basedOn w:val="Normal"/>
    <w:next w:val="Normal"/>
    <w:qFormat/>
    <w:rsid w:val="00045F9B"/>
    <w:pPr>
      <w:numPr>
        <w:ilvl w:val="8"/>
        <w:numId w:val="2"/>
      </w:numPr>
      <w:spacing w:before="240" w:after="60"/>
      <w:jc w:val="both"/>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Part Char"/>
    <w:basedOn w:val="DefaultParagraphFont"/>
    <w:link w:val="Heading1"/>
    <w:rsid w:val="002F58D0"/>
    <w:rPr>
      <w:rFonts w:ascii="Arial" w:hAnsi="Arial" w:cs="Arial"/>
      <w:b/>
      <w:bCs/>
      <w:kern w:val="32"/>
      <w:sz w:val="32"/>
      <w:szCs w:val="32"/>
      <w:lang w:val="en-US" w:eastAsia="en-US"/>
    </w:rPr>
  </w:style>
  <w:style w:type="paragraph" w:styleId="Header">
    <w:name w:val="header"/>
    <w:aliases w:val="*Header,page-header,ph,Header/Footer,header odd,header,Hyphen"/>
    <w:basedOn w:val="Normal"/>
    <w:link w:val="HeaderChar"/>
    <w:rsid w:val="009376D2"/>
    <w:pPr>
      <w:tabs>
        <w:tab w:val="center" w:pos="4320"/>
        <w:tab w:val="right" w:pos="8640"/>
      </w:tabs>
    </w:pPr>
  </w:style>
  <w:style w:type="character" w:customStyle="1" w:styleId="HeaderChar">
    <w:name w:val="Header Char"/>
    <w:aliases w:val="*Header Char,page-header Char,ph Char,Header/Footer Char,header odd Char,header Char,Hyphen Char"/>
    <w:basedOn w:val="DefaultParagraphFont"/>
    <w:link w:val="Header"/>
    <w:rsid w:val="002C4852"/>
    <w:rPr>
      <w:rFonts w:ascii="Arial" w:hAnsi="Arial"/>
      <w:sz w:val="22"/>
      <w:szCs w:val="22"/>
      <w:lang w:val="en-US" w:eastAsia="en-US" w:bidi="ar-SA"/>
    </w:rPr>
  </w:style>
  <w:style w:type="paragraph" w:styleId="Footer">
    <w:name w:val="footer"/>
    <w:basedOn w:val="Normal"/>
    <w:link w:val="FooterChar"/>
    <w:rsid w:val="009376D2"/>
    <w:pPr>
      <w:tabs>
        <w:tab w:val="center" w:pos="4320"/>
        <w:tab w:val="right" w:pos="8640"/>
      </w:tabs>
    </w:pPr>
  </w:style>
  <w:style w:type="character" w:customStyle="1" w:styleId="FooterChar">
    <w:name w:val="Footer Char"/>
    <w:basedOn w:val="DefaultParagraphFont"/>
    <w:link w:val="Footer"/>
    <w:rsid w:val="00E90081"/>
    <w:rPr>
      <w:rFonts w:ascii="Arial" w:hAnsi="Arial"/>
      <w:sz w:val="22"/>
      <w:szCs w:val="22"/>
      <w:lang w:val="en-US" w:eastAsia="en-US" w:bidi="ar-SA"/>
    </w:rPr>
  </w:style>
  <w:style w:type="paragraph" w:styleId="BodyText">
    <w:name w:val="Body Text"/>
    <w:basedOn w:val="Normal"/>
    <w:link w:val="BodyTextChar"/>
    <w:rsid w:val="009376D2"/>
    <w:pPr>
      <w:tabs>
        <w:tab w:val="left" w:pos="360"/>
        <w:tab w:val="left" w:pos="4320"/>
        <w:tab w:val="left" w:pos="5760"/>
      </w:tabs>
      <w:overflowPunct w:val="0"/>
      <w:autoSpaceDE w:val="0"/>
      <w:autoSpaceDN w:val="0"/>
      <w:adjustRightInd w:val="0"/>
      <w:textAlignment w:val="baseline"/>
    </w:pPr>
    <w:rPr>
      <w:b/>
      <w:i/>
      <w:sz w:val="20"/>
      <w:szCs w:val="20"/>
    </w:rPr>
  </w:style>
  <w:style w:type="character" w:customStyle="1" w:styleId="BodyTextChar">
    <w:name w:val="Body Text Char"/>
    <w:basedOn w:val="DefaultParagraphFont"/>
    <w:link w:val="BodyText"/>
    <w:rsid w:val="00904DAF"/>
    <w:rPr>
      <w:rFonts w:ascii="Arial" w:hAnsi="Arial"/>
      <w:b/>
      <w:i/>
      <w:lang w:val="en-US" w:eastAsia="en-US" w:bidi="ar-SA"/>
    </w:rPr>
  </w:style>
  <w:style w:type="character" w:styleId="PageNumber">
    <w:name w:val="page number"/>
    <w:basedOn w:val="DefaultParagraphFont"/>
    <w:rsid w:val="009376D2"/>
  </w:style>
  <w:style w:type="paragraph" w:styleId="TOC1">
    <w:name w:val="toc 1"/>
    <w:basedOn w:val="Normal"/>
    <w:next w:val="Normal"/>
    <w:autoRedefine/>
    <w:uiPriority w:val="39"/>
    <w:qFormat/>
    <w:rsid w:val="00BF058C"/>
    <w:rPr>
      <w:sz w:val="24"/>
    </w:rPr>
  </w:style>
  <w:style w:type="character" w:styleId="Hyperlink">
    <w:name w:val="Hyperlink"/>
    <w:basedOn w:val="DefaultParagraphFont"/>
    <w:uiPriority w:val="99"/>
    <w:rsid w:val="00827652"/>
    <w:rPr>
      <w:color w:val="0000FF"/>
      <w:u w:val="single"/>
    </w:rPr>
  </w:style>
  <w:style w:type="paragraph" w:styleId="TOC2">
    <w:name w:val="toc 2"/>
    <w:basedOn w:val="Normal"/>
    <w:next w:val="Normal"/>
    <w:autoRedefine/>
    <w:uiPriority w:val="39"/>
    <w:qFormat/>
    <w:rsid w:val="00BF058C"/>
    <w:pPr>
      <w:ind w:left="240"/>
    </w:pPr>
    <w:rPr>
      <w:sz w:val="24"/>
    </w:rPr>
  </w:style>
  <w:style w:type="paragraph" w:styleId="TOC3">
    <w:name w:val="toc 3"/>
    <w:basedOn w:val="Normal"/>
    <w:next w:val="Normal"/>
    <w:autoRedefine/>
    <w:uiPriority w:val="39"/>
    <w:qFormat/>
    <w:rsid w:val="00BF058C"/>
    <w:pPr>
      <w:ind w:left="480"/>
    </w:pPr>
    <w:rPr>
      <w:sz w:val="24"/>
    </w:rPr>
  </w:style>
  <w:style w:type="paragraph" w:styleId="ListBullet2">
    <w:name w:val="List Bullet 2"/>
    <w:basedOn w:val="Normal"/>
    <w:autoRedefine/>
    <w:rsid w:val="007779CF"/>
    <w:pPr>
      <w:numPr>
        <w:numId w:val="1"/>
      </w:numPr>
      <w:jc w:val="both"/>
    </w:pPr>
    <w:rPr>
      <w:sz w:val="20"/>
    </w:rPr>
  </w:style>
  <w:style w:type="paragraph" w:customStyle="1" w:styleId="BodyBullet">
    <w:name w:val="Body Bullet"/>
    <w:basedOn w:val="Normal"/>
    <w:rsid w:val="005D793D"/>
    <w:pPr>
      <w:tabs>
        <w:tab w:val="left" w:pos="720"/>
        <w:tab w:val="num" w:pos="1080"/>
      </w:tabs>
      <w:ind w:left="1080" w:hanging="360"/>
    </w:pPr>
    <w:rPr>
      <w:rFonts w:cs="Arial"/>
    </w:rPr>
  </w:style>
  <w:style w:type="paragraph" w:customStyle="1" w:styleId="HollowBodyBullet">
    <w:name w:val="Hollow Body Bullet"/>
    <w:basedOn w:val="BodyBullet"/>
    <w:rsid w:val="005D793D"/>
    <w:pPr>
      <w:numPr>
        <w:ilvl w:val="1"/>
      </w:numPr>
      <w:tabs>
        <w:tab w:val="num" w:pos="1080"/>
      </w:tabs>
      <w:ind w:left="1080" w:hanging="360"/>
    </w:pPr>
    <w:rPr>
      <w:snapToGrid w:val="0"/>
      <w:color w:val="000000"/>
      <w:kern w:val="2"/>
    </w:rPr>
  </w:style>
  <w:style w:type="paragraph" w:styleId="BalloonText">
    <w:name w:val="Balloon Text"/>
    <w:basedOn w:val="Normal"/>
    <w:semiHidden/>
    <w:rsid w:val="00B8212F"/>
    <w:rPr>
      <w:rFonts w:ascii="Tahoma" w:hAnsi="Tahoma" w:cs="Tahoma"/>
      <w:sz w:val="16"/>
      <w:szCs w:val="16"/>
    </w:rPr>
  </w:style>
  <w:style w:type="table" w:styleId="TableGrid">
    <w:name w:val="Table Grid"/>
    <w:basedOn w:val="TableNormal"/>
    <w:rsid w:val="000216D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90929"/>
    <w:pPr>
      <w:spacing w:after="160" w:line="240" w:lineRule="exact"/>
    </w:pPr>
    <w:rPr>
      <w:rFonts w:ascii="Verdana" w:hAnsi="Verdana"/>
      <w:sz w:val="20"/>
      <w:szCs w:val="20"/>
    </w:rPr>
  </w:style>
  <w:style w:type="paragraph" w:styleId="BodyText2">
    <w:name w:val="Body Text 2"/>
    <w:basedOn w:val="Normal"/>
    <w:rsid w:val="00FF5496"/>
    <w:pPr>
      <w:spacing w:after="120" w:line="480" w:lineRule="auto"/>
    </w:pPr>
  </w:style>
  <w:style w:type="paragraph" w:styleId="NormalWeb">
    <w:name w:val="Normal (Web)"/>
    <w:basedOn w:val="Normal"/>
    <w:uiPriority w:val="99"/>
    <w:rsid w:val="00FF5496"/>
    <w:pPr>
      <w:spacing w:before="100" w:beforeAutospacing="1" w:after="100" w:afterAutospacing="1"/>
    </w:pPr>
    <w:rPr>
      <w:rFonts w:ascii="Times New Roman" w:eastAsia="SimSun" w:hAnsi="Times New Roman"/>
      <w:sz w:val="24"/>
      <w:szCs w:val="24"/>
      <w:lang w:eastAsia="zh-CN"/>
    </w:rPr>
  </w:style>
  <w:style w:type="character" w:styleId="FollowedHyperlink">
    <w:name w:val="FollowedHyperlink"/>
    <w:basedOn w:val="DefaultParagraphFont"/>
    <w:rsid w:val="00FF5496"/>
    <w:rPr>
      <w:color w:val="800080"/>
      <w:u w:val="single"/>
    </w:rPr>
  </w:style>
  <w:style w:type="paragraph" w:styleId="ListBullet">
    <w:name w:val="List Bullet"/>
    <w:basedOn w:val="Normal"/>
    <w:rsid w:val="00967209"/>
    <w:pPr>
      <w:tabs>
        <w:tab w:val="num" w:pos="360"/>
      </w:tabs>
      <w:ind w:left="360" w:hanging="360"/>
    </w:pPr>
  </w:style>
  <w:style w:type="paragraph" w:styleId="ListNumber">
    <w:name w:val="List Number"/>
    <w:basedOn w:val="Normal"/>
    <w:rsid w:val="00A33C3C"/>
    <w:pPr>
      <w:tabs>
        <w:tab w:val="num" w:pos="1656"/>
      </w:tabs>
      <w:ind w:left="1656" w:hanging="360"/>
    </w:pPr>
    <w:rPr>
      <w:sz w:val="20"/>
      <w:szCs w:val="24"/>
    </w:rPr>
  </w:style>
  <w:style w:type="paragraph" w:customStyle="1" w:styleId="tabletext">
    <w:name w:val="tabletext"/>
    <w:basedOn w:val="Normal"/>
    <w:rsid w:val="00A33C3C"/>
    <w:pPr>
      <w:tabs>
        <w:tab w:val="num" w:pos="360"/>
      </w:tabs>
      <w:ind w:left="360" w:hanging="360"/>
    </w:pPr>
    <w:rPr>
      <w:rFonts w:cs="Arial"/>
      <w:sz w:val="20"/>
      <w:szCs w:val="20"/>
    </w:rPr>
  </w:style>
  <w:style w:type="paragraph" w:customStyle="1" w:styleId="Char1">
    <w:name w:val="Char1"/>
    <w:basedOn w:val="BodyText"/>
    <w:link w:val="CharChar"/>
    <w:rsid w:val="0098576B"/>
    <w:rPr>
      <w:rFonts w:cs="Arial"/>
      <w:b w:val="0"/>
      <w:i w:val="0"/>
      <w:sz w:val="22"/>
      <w:szCs w:val="22"/>
    </w:rPr>
  </w:style>
  <w:style w:type="character" w:customStyle="1" w:styleId="CharChar">
    <w:name w:val="Char Char"/>
    <w:basedOn w:val="BodyTextChar"/>
    <w:link w:val="Char1"/>
    <w:rsid w:val="00904DAF"/>
    <w:rPr>
      <w:rFonts w:ascii="Arial" w:hAnsi="Arial" w:cs="Arial"/>
      <w:b/>
      <w:i/>
      <w:sz w:val="22"/>
      <w:szCs w:val="22"/>
      <w:lang w:val="en-US" w:eastAsia="en-US" w:bidi="ar-SA"/>
    </w:rPr>
  </w:style>
  <w:style w:type="character" w:styleId="CommentReference">
    <w:name w:val="annotation reference"/>
    <w:basedOn w:val="DefaultParagraphFont"/>
    <w:semiHidden/>
    <w:rsid w:val="002B5B36"/>
    <w:rPr>
      <w:sz w:val="16"/>
      <w:szCs w:val="16"/>
    </w:rPr>
  </w:style>
  <w:style w:type="paragraph" w:styleId="CommentText">
    <w:name w:val="annotation text"/>
    <w:basedOn w:val="Normal"/>
    <w:link w:val="CommentTextChar"/>
    <w:semiHidden/>
    <w:rsid w:val="002B5B36"/>
    <w:rPr>
      <w:sz w:val="20"/>
      <w:szCs w:val="20"/>
    </w:rPr>
  </w:style>
  <w:style w:type="paragraph" w:styleId="CommentSubject">
    <w:name w:val="annotation subject"/>
    <w:basedOn w:val="CommentText"/>
    <w:next w:val="CommentText"/>
    <w:semiHidden/>
    <w:rsid w:val="002B5B36"/>
    <w:rPr>
      <w:b/>
      <w:bCs/>
    </w:rPr>
  </w:style>
  <w:style w:type="paragraph" w:styleId="ListParagraph">
    <w:name w:val="List Paragraph"/>
    <w:basedOn w:val="Normal"/>
    <w:link w:val="ListParagraphChar"/>
    <w:uiPriority w:val="34"/>
    <w:qFormat/>
    <w:rsid w:val="0054579E"/>
    <w:pPr>
      <w:spacing w:after="200" w:line="276" w:lineRule="auto"/>
      <w:ind w:left="720"/>
      <w:contextualSpacing/>
    </w:pPr>
    <w:rPr>
      <w:rFonts w:ascii="Calibri" w:eastAsia="Calibri" w:hAnsi="Calibri"/>
    </w:rPr>
  </w:style>
  <w:style w:type="character" w:customStyle="1" w:styleId="ListParagraphChar">
    <w:name w:val="List Paragraph Char"/>
    <w:basedOn w:val="DefaultParagraphFont"/>
    <w:link w:val="ListParagraph"/>
    <w:uiPriority w:val="34"/>
    <w:rsid w:val="0054579E"/>
    <w:rPr>
      <w:rFonts w:ascii="Calibri" w:eastAsia="Calibri" w:hAnsi="Calibri"/>
      <w:sz w:val="22"/>
      <w:szCs w:val="22"/>
      <w:lang w:val="en-US" w:eastAsia="en-US" w:bidi="ar-SA"/>
    </w:rPr>
  </w:style>
  <w:style w:type="paragraph" w:styleId="BodyText3">
    <w:name w:val="Body Text 3"/>
    <w:basedOn w:val="Normal"/>
    <w:rsid w:val="002C4852"/>
    <w:pPr>
      <w:spacing w:after="120"/>
    </w:pPr>
    <w:rPr>
      <w:sz w:val="16"/>
      <w:szCs w:val="16"/>
    </w:rPr>
  </w:style>
  <w:style w:type="paragraph" w:styleId="Revision">
    <w:name w:val="Revision"/>
    <w:hidden/>
    <w:uiPriority w:val="99"/>
    <w:semiHidden/>
    <w:rsid w:val="0053236D"/>
    <w:rPr>
      <w:rFonts w:ascii="Arial" w:hAnsi="Arial"/>
      <w:sz w:val="22"/>
      <w:szCs w:val="22"/>
      <w:lang w:val="en-US" w:eastAsia="en-US"/>
    </w:rPr>
  </w:style>
  <w:style w:type="paragraph" w:customStyle="1" w:styleId="TableTextCenter">
    <w:name w:val="Table Text Center"/>
    <w:basedOn w:val="Normal"/>
    <w:rsid w:val="00E277CC"/>
    <w:pPr>
      <w:overflowPunct w:val="0"/>
      <w:autoSpaceDE w:val="0"/>
      <w:autoSpaceDN w:val="0"/>
      <w:adjustRightInd w:val="0"/>
      <w:spacing w:before="60" w:after="60"/>
      <w:jc w:val="center"/>
      <w:textAlignment w:val="baseline"/>
    </w:pPr>
    <w:rPr>
      <w:rFonts w:ascii="Arial Narrow" w:hAnsi="Arial Narrow"/>
      <w:szCs w:val="20"/>
      <w:lang w:eastAsia="de-DE"/>
    </w:rPr>
  </w:style>
  <w:style w:type="paragraph" w:styleId="BodyTextIndent2">
    <w:name w:val="Body Text Indent 2"/>
    <w:basedOn w:val="Normal"/>
    <w:link w:val="BodyTextIndent2Char"/>
    <w:rsid w:val="006A7388"/>
    <w:pPr>
      <w:spacing w:after="120" w:line="480" w:lineRule="auto"/>
      <w:ind w:left="283"/>
    </w:pPr>
  </w:style>
  <w:style w:type="character" w:customStyle="1" w:styleId="BodyTextIndent2Char">
    <w:name w:val="Body Text Indent 2 Char"/>
    <w:basedOn w:val="DefaultParagraphFont"/>
    <w:link w:val="BodyTextIndent2"/>
    <w:rsid w:val="006A7388"/>
    <w:rPr>
      <w:rFonts w:ascii="Arial" w:hAnsi="Arial"/>
      <w:sz w:val="22"/>
      <w:szCs w:val="22"/>
      <w:lang w:val="en-US" w:eastAsia="en-US"/>
    </w:rPr>
  </w:style>
  <w:style w:type="paragraph" w:styleId="BodyTextIndent">
    <w:name w:val="Body Text Indent"/>
    <w:basedOn w:val="Normal"/>
    <w:link w:val="BodyTextIndentChar"/>
    <w:rsid w:val="006A7388"/>
    <w:pPr>
      <w:spacing w:after="120"/>
      <w:ind w:left="283"/>
    </w:pPr>
  </w:style>
  <w:style w:type="character" w:customStyle="1" w:styleId="BodyTextIndentChar">
    <w:name w:val="Body Text Indent Char"/>
    <w:basedOn w:val="DefaultParagraphFont"/>
    <w:link w:val="BodyTextIndent"/>
    <w:rsid w:val="006A7388"/>
    <w:rPr>
      <w:rFonts w:ascii="Arial" w:hAnsi="Arial"/>
      <w:sz w:val="22"/>
      <w:szCs w:val="22"/>
      <w:lang w:val="en-US" w:eastAsia="en-US"/>
    </w:rPr>
  </w:style>
  <w:style w:type="paragraph" w:customStyle="1" w:styleId="Style1">
    <w:name w:val="Style1"/>
    <w:basedOn w:val="Heading3"/>
    <w:rsid w:val="00237377"/>
    <w:pPr>
      <w:keepNext/>
      <w:ind w:left="1800"/>
    </w:pPr>
    <w:rPr>
      <w:b w:val="0"/>
      <w:sz w:val="26"/>
    </w:rPr>
  </w:style>
  <w:style w:type="paragraph" w:styleId="TOC4">
    <w:name w:val="toc 4"/>
    <w:basedOn w:val="Normal"/>
    <w:next w:val="Normal"/>
    <w:autoRedefine/>
    <w:uiPriority w:val="39"/>
    <w:unhideWhenUsed/>
    <w:rsid w:val="00BF058C"/>
    <w:pPr>
      <w:ind w:left="658"/>
    </w:pPr>
    <w:rPr>
      <w:sz w:val="24"/>
      <w:lang w:val="de-CH" w:eastAsia="de-CH"/>
    </w:rPr>
  </w:style>
  <w:style w:type="paragraph" w:styleId="TOC5">
    <w:name w:val="toc 5"/>
    <w:basedOn w:val="Normal"/>
    <w:next w:val="Normal"/>
    <w:autoRedefine/>
    <w:uiPriority w:val="39"/>
    <w:unhideWhenUsed/>
    <w:rsid w:val="0005764E"/>
    <w:pPr>
      <w:spacing w:after="100" w:line="276" w:lineRule="auto"/>
      <w:ind w:left="880"/>
    </w:pPr>
    <w:rPr>
      <w:lang w:val="de-CH" w:eastAsia="de-CH"/>
    </w:rPr>
  </w:style>
  <w:style w:type="paragraph" w:styleId="TOC6">
    <w:name w:val="toc 6"/>
    <w:basedOn w:val="Normal"/>
    <w:next w:val="Normal"/>
    <w:autoRedefine/>
    <w:uiPriority w:val="39"/>
    <w:unhideWhenUsed/>
    <w:rsid w:val="00BC72A0"/>
    <w:pPr>
      <w:spacing w:after="100" w:line="276" w:lineRule="auto"/>
      <w:ind w:left="1100"/>
    </w:pPr>
    <w:rPr>
      <w:rFonts w:ascii="Calibri" w:hAnsi="Calibri"/>
      <w:lang w:val="de-CH" w:eastAsia="de-CH"/>
    </w:rPr>
  </w:style>
  <w:style w:type="paragraph" w:styleId="TOC7">
    <w:name w:val="toc 7"/>
    <w:basedOn w:val="Normal"/>
    <w:next w:val="Normal"/>
    <w:autoRedefine/>
    <w:uiPriority w:val="39"/>
    <w:unhideWhenUsed/>
    <w:rsid w:val="00BC72A0"/>
    <w:pPr>
      <w:spacing w:after="100" w:line="276" w:lineRule="auto"/>
      <w:ind w:left="1320"/>
    </w:pPr>
    <w:rPr>
      <w:rFonts w:ascii="Calibri" w:hAnsi="Calibri"/>
      <w:lang w:val="de-CH" w:eastAsia="de-CH"/>
    </w:rPr>
  </w:style>
  <w:style w:type="paragraph" w:styleId="TOC8">
    <w:name w:val="toc 8"/>
    <w:basedOn w:val="Normal"/>
    <w:next w:val="Normal"/>
    <w:autoRedefine/>
    <w:uiPriority w:val="39"/>
    <w:unhideWhenUsed/>
    <w:rsid w:val="00BC72A0"/>
    <w:pPr>
      <w:spacing w:after="100" w:line="276" w:lineRule="auto"/>
      <w:ind w:left="1540"/>
    </w:pPr>
    <w:rPr>
      <w:rFonts w:ascii="Calibri" w:hAnsi="Calibri"/>
      <w:lang w:val="de-CH" w:eastAsia="de-CH"/>
    </w:rPr>
  </w:style>
  <w:style w:type="paragraph" w:styleId="TOC9">
    <w:name w:val="toc 9"/>
    <w:basedOn w:val="Normal"/>
    <w:next w:val="Normal"/>
    <w:autoRedefine/>
    <w:uiPriority w:val="39"/>
    <w:unhideWhenUsed/>
    <w:rsid w:val="00BC72A0"/>
    <w:pPr>
      <w:spacing w:after="100" w:line="276" w:lineRule="auto"/>
      <w:ind w:left="1760"/>
    </w:pPr>
    <w:rPr>
      <w:rFonts w:ascii="Calibri" w:hAnsi="Calibri"/>
      <w:lang w:val="de-CH" w:eastAsia="de-CH"/>
    </w:rPr>
  </w:style>
  <w:style w:type="paragraph" w:customStyle="1" w:styleId="TitleCover">
    <w:name w:val="Title Cover"/>
    <w:basedOn w:val="Normal"/>
    <w:next w:val="Normal"/>
    <w:rsid w:val="00241C97"/>
    <w:pPr>
      <w:keepNext/>
      <w:keepLines/>
      <w:pBdr>
        <w:top w:val="single" w:sz="48" w:space="31" w:color="auto"/>
      </w:pBdr>
      <w:tabs>
        <w:tab w:val="left" w:pos="0"/>
      </w:tabs>
      <w:overflowPunct w:val="0"/>
      <w:autoSpaceDE w:val="0"/>
      <w:autoSpaceDN w:val="0"/>
      <w:adjustRightInd w:val="0"/>
      <w:spacing w:before="240" w:after="500" w:line="640" w:lineRule="exact"/>
      <w:textAlignment w:val="baseline"/>
    </w:pPr>
    <w:rPr>
      <w:rFonts w:ascii="Arial Black" w:hAnsi="Arial Black"/>
      <w:b/>
      <w:spacing w:val="-48"/>
      <w:kern w:val="28"/>
      <w:sz w:val="64"/>
      <w:szCs w:val="20"/>
    </w:rPr>
  </w:style>
  <w:style w:type="paragraph" w:customStyle="1" w:styleId="HiddenTitle">
    <w:name w:val="Hidden Title"/>
    <w:basedOn w:val="Normal"/>
    <w:rsid w:val="000C00A7"/>
    <w:pPr>
      <w:spacing w:before="120" w:after="240"/>
      <w:jc w:val="both"/>
    </w:pPr>
    <w:rPr>
      <w:rFonts w:ascii="Times New Roman" w:hAnsi="Times New Roman"/>
      <w:b/>
      <w:sz w:val="28"/>
      <w:szCs w:val="20"/>
    </w:rPr>
  </w:style>
  <w:style w:type="paragraph" w:customStyle="1" w:styleId="TableText0">
    <w:name w:val="Table Text"/>
    <w:basedOn w:val="Normal"/>
    <w:rsid w:val="000C00A7"/>
    <w:pPr>
      <w:overflowPunct w:val="0"/>
      <w:autoSpaceDE w:val="0"/>
      <w:autoSpaceDN w:val="0"/>
      <w:adjustRightInd w:val="0"/>
      <w:spacing w:before="60"/>
      <w:textAlignment w:val="baseline"/>
    </w:pPr>
    <w:rPr>
      <w:spacing w:val="-5"/>
      <w:sz w:val="16"/>
      <w:szCs w:val="20"/>
    </w:rPr>
  </w:style>
  <w:style w:type="paragraph" w:customStyle="1" w:styleId="TableHeading">
    <w:name w:val="Table Heading"/>
    <w:basedOn w:val="TableText0"/>
    <w:rsid w:val="000C00A7"/>
    <w:pPr>
      <w:overflowPunct/>
      <w:autoSpaceDE/>
      <w:autoSpaceDN/>
      <w:adjustRightInd/>
      <w:spacing w:after="20"/>
      <w:jc w:val="both"/>
      <w:textAlignment w:val="auto"/>
    </w:pPr>
    <w:rPr>
      <w:b/>
      <w:caps/>
      <w:spacing w:val="0"/>
      <w:sz w:val="22"/>
      <w:lang w:eastAsia="nl-NL"/>
    </w:rPr>
  </w:style>
  <w:style w:type="character" w:customStyle="1" w:styleId="CommentTextChar">
    <w:name w:val="Comment Text Char"/>
    <w:basedOn w:val="DefaultParagraphFont"/>
    <w:link w:val="CommentText"/>
    <w:semiHidden/>
    <w:rsid w:val="00374C38"/>
    <w:rPr>
      <w:rFonts w:ascii="Arial" w:hAnsi="Arial"/>
      <w:lang w:val="en-US" w:eastAsia="en-US"/>
    </w:rPr>
  </w:style>
  <w:style w:type="paragraph" w:customStyle="1" w:styleId="NormalTable">
    <w:name w:val="NormalTable"/>
    <w:basedOn w:val="Normal"/>
    <w:rsid w:val="00F20358"/>
    <w:pPr>
      <w:spacing w:before="120"/>
    </w:pPr>
    <w:rPr>
      <w:rFonts w:ascii="Times New Roman" w:eastAsia="MS Mincho" w:hAnsi="Times New Roman"/>
      <w:szCs w:val="20"/>
      <w:lang w:val="en-GB" w:eastAsia="en-GB"/>
    </w:rPr>
  </w:style>
  <w:style w:type="paragraph" w:styleId="Caption">
    <w:name w:val="caption"/>
    <w:basedOn w:val="Normal"/>
    <w:next w:val="Normal"/>
    <w:unhideWhenUsed/>
    <w:qFormat/>
    <w:rsid w:val="00F93D31"/>
    <w:rPr>
      <w:b/>
      <w:bCs/>
      <w:sz w:val="20"/>
      <w:szCs w:val="20"/>
    </w:rPr>
  </w:style>
  <w:style w:type="character" w:customStyle="1" w:styleId="Heading2Char1">
    <w:name w:val="Heading 2 Char1"/>
    <w:aliases w:val="H2 Char,h2 Char,Reset numbering Char,Chapter Title Char,Heading 2 Char Char"/>
    <w:basedOn w:val="DefaultParagraphFont"/>
    <w:link w:val="Heading2"/>
    <w:rsid w:val="001C2CA5"/>
    <w:rPr>
      <w:rFonts w:ascii="Arial" w:hAnsi="Arial" w:cs="Arial"/>
      <w:b/>
      <w:iCs/>
      <w:sz w:val="28"/>
      <w:szCs w:val="28"/>
      <w:lang w:val="en-US" w:eastAsia="en-US"/>
    </w:rPr>
  </w:style>
  <w:style w:type="paragraph" w:styleId="FootnoteText">
    <w:name w:val="footnote text"/>
    <w:basedOn w:val="Normal"/>
    <w:link w:val="FootnoteTextChar"/>
    <w:rsid w:val="0016054D"/>
    <w:pPr>
      <w:ind w:left="720"/>
    </w:pPr>
    <w:rPr>
      <w:sz w:val="20"/>
      <w:szCs w:val="20"/>
    </w:rPr>
  </w:style>
  <w:style w:type="character" w:customStyle="1" w:styleId="FootnoteTextChar">
    <w:name w:val="Footnote Text Char"/>
    <w:basedOn w:val="DefaultParagraphFont"/>
    <w:link w:val="FootnoteText"/>
    <w:rsid w:val="0016054D"/>
    <w:rPr>
      <w:rFonts w:ascii="Arial" w:hAnsi="Arial"/>
    </w:rPr>
  </w:style>
  <w:style w:type="character" w:styleId="FootnoteReference">
    <w:name w:val="footnote reference"/>
    <w:basedOn w:val="DefaultParagraphFont"/>
    <w:rsid w:val="007F0303"/>
    <w:rPr>
      <w:vertAlign w:val="superscript"/>
    </w:rPr>
  </w:style>
  <w:style w:type="paragraph" w:styleId="TableofFigures">
    <w:name w:val="table of figures"/>
    <w:basedOn w:val="Normal"/>
    <w:next w:val="Normal"/>
    <w:uiPriority w:val="99"/>
    <w:rsid w:val="003A2E82"/>
    <w:rPr>
      <w:sz w:val="24"/>
    </w:rPr>
  </w:style>
  <w:style w:type="character" w:customStyle="1" w:styleId="Heading4Char">
    <w:name w:val="Heading 4 Char"/>
    <w:basedOn w:val="DefaultParagraphFont"/>
    <w:link w:val="Heading4"/>
    <w:rsid w:val="0095247B"/>
    <w:rPr>
      <w:rFonts w:asciiTheme="majorHAnsi" w:eastAsiaTheme="majorEastAsia" w:hAnsiTheme="majorHAnsi" w:cstheme="majorBidi"/>
      <w:b/>
      <w:bCs/>
      <w:i/>
      <w:iCs/>
      <w:color w:val="4F81BD" w:themeColor="accent1"/>
      <w:sz w:val="22"/>
      <w:szCs w:val="22"/>
      <w:lang w:val="en-US" w:eastAsia="en-US"/>
    </w:rPr>
  </w:style>
  <w:style w:type="character" w:customStyle="1" w:styleId="Heading3Char">
    <w:name w:val="Heading 3 Char"/>
    <w:aliases w:val="Level 1 - 1 Char,H3 Char,h3 Char,subhead Char,1. Char,Topic Heading Char"/>
    <w:basedOn w:val="DefaultParagraphFont"/>
    <w:link w:val="Heading3"/>
    <w:rsid w:val="006E546E"/>
    <w:rPr>
      <w:rFonts w:ascii="Arial" w:hAnsi="Arial" w:cs="Arial"/>
      <w:b/>
      <w:bCs/>
      <w:sz w:val="24"/>
      <w:szCs w:val="26"/>
      <w:lang w:val="en-US" w:eastAsia="en-US"/>
    </w:rPr>
  </w:style>
  <w:style w:type="paragraph" w:styleId="NoSpacing">
    <w:name w:val="No Spacing"/>
    <w:uiPriority w:val="1"/>
    <w:qFormat/>
    <w:rsid w:val="00A259E2"/>
    <w:rPr>
      <w:rFonts w:ascii="Calibri" w:eastAsia="Calibri" w:hAnsi="Calibri"/>
      <w:sz w:val="22"/>
      <w:szCs w:val="22"/>
      <w:lang w:val="en-US" w:eastAsia="en-US"/>
    </w:rPr>
  </w:style>
  <w:style w:type="paragraph" w:styleId="Subtitle">
    <w:name w:val="Subtitle"/>
    <w:next w:val="Normal"/>
    <w:link w:val="SubtitleChar"/>
    <w:qFormat/>
    <w:rsid w:val="009D0DFC"/>
    <w:pPr>
      <w:jc w:val="right"/>
    </w:pPr>
    <w:rPr>
      <w:rFonts w:ascii="Arial" w:hAnsi="Arial"/>
      <w:b/>
      <w:sz w:val="28"/>
      <w:lang w:val="de-DE" w:eastAsia="de-DE"/>
    </w:rPr>
  </w:style>
  <w:style w:type="character" w:customStyle="1" w:styleId="SubtitleChar">
    <w:name w:val="Subtitle Char"/>
    <w:basedOn w:val="DefaultParagraphFont"/>
    <w:link w:val="Subtitle"/>
    <w:rsid w:val="009D0DFC"/>
    <w:rPr>
      <w:rFonts w:ascii="Arial" w:hAnsi="Arial"/>
      <w:b/>
      <w:sz w:val="28"/>
      <w:lang w:val="de-DE" w:eastAsia="de-DE"/>
    </w:rPr>
  </w:style>
  <w:style w:type="paragraph" w:styleId="TableofAuthorities">
    <w:name w:val="table of authorities"/>
    <w:basedOn w:val="Normal"/>
    <w:next w:val="Normal"/>
    <w:unhideWhenUsed/>
    <w:rsid w:val="00530100"/>
    <w:pPr>
      <w:ind w:left="220" w:hanging="220"/>
    </w:pPr>
    <w:rPr>
      <w:rFonts w:asciiTheme="minorHAnsi" w:hAnsiTheme="minorHAnsi"/>
      <w:sz w:val="20"/>
      <w:szCs w:val="20"/>
    </w:rPr>
  </w:style>
  <w:style w:type="paragraph" w:styleId="TOAHeading">
    <w:name w:val="toa heading"/>
    <w:basedOn w:val="Normal"/>
    <w:next w:val="Normal"/>
    <w:unhideWhenUsed/>
    <w:rsid w:val="00530100"/>
    <w:pPr>
      <w:spacing w:before="240" w:after="120"/>
    </w:pPr>
    <w:rPr>
      <w:rFonts w:asciiTheme="minorHAnsi" w:hAnsiTheme="minorHAnsi" w:cs="Arial"/>
      <w:b/>
      <w:bCs/>
      <w:caps/>
      <w:sz w:val="20"/>
      <w:szCs w:val="20"/>
    </w:rPr>
  </w:style>
  <w:style w:type="paragraph" w:styleId="TOCHeading">
    <w:name w:val="TOC Heading"/>
    <w:basedOn w:val="Heading1"/>
    <w:next w:val="Normal"/>
    <w:uiPriority w:val="39"/>
    <w:unhideWhenUsed/>
    <w:qFormat/>
    <w:rsid w:val="002103EE"/>
    <w:pPr>
      <w:keepLines/>
      <w:pageBreakBefore w:val="0"/>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Index1">
    <w:name w:val="index 1"/>
    <w:basedOn w:val="Normal"/>
    <w:next w:val="Normal"/>
    <w:autoRedefine/>
    <w:uiPriority w:val="99"/>
    <w:unhideWhenUsed/>
    <w:rsid w:val="00BD3B94"/>
    <w:pPr>
      <w:ind w:left="220" w:hanging="220"/>
    </w:pPr>
    <w:rPr>
      <w:rFonts w:asciiTheme="minorHAnsi" w:hAnsiTheme="minorHAnsi"/>
      <w:sz w:val="18"/>
      <w:szCs w:val="18"/>
    </w:rPr>
  </w:style>
  <w:style w:type="paragraph" w:styleId="Index2">
    <w:name w:val="index 2"/>
    <w:basedOn w:val="Normal"/>
    <w:next w:val="Normal"/>
    <w:autoRedefine/>
    <w:unhideWhenUsed/>
    <w:rsid w:val="00BD3B94"/>
    <w:pPr>
      <w:ind w:left="440" w:hanging="220"/>
    </w:pPr>
    <w:rPr>
      <w:rFonts w:asciiTheme="minorHAnsi" w:hAnsiTheme="minorHAnsi"/>
      <w:sz w:val="18"/>
      <w:szCs w:val="18"/>
    </w:rPr>
  </w:style>
  <w:style w:type="paragraph" w:styleId="Index3">
    <w:name w:val="index 3"/>
    <w:basedOn w:val="Normal"/>
    <w:next w:val="Normal"/>
    <w:autoRedefine/>
    <w:unhideWhenUsed/>
    <w:rsid w:val="00BD3B94"/>
    <w:pPr>
      <w:ind w:left="660" w:hanging="220"/>
    </w:pPr>
    <w:rPr>
      <w:rFonts w:asciiTheme="minorHAnsi" w:hAnsiTheme="minorHAnsi"/>
      <w:sz w:val="18"/>
      <w:szCs w:val="18"/>
    </w:rPr>
  </w:style>
  <w:style w:type="paragraph" w:styleId="Index4">
    <w:name w:val="index 4"/>
    <w:basedOn w:val="Normal"/>
    <w:next w:val="Normal"/>
    <w:autoRedefine/>
    <w:unhideWhenUsed/>
    <w:rsid w:val="00BD3B94"/>
    <w:pPr>
      <w:ind w:left="880" w:hanging="220"/>
    </w:pPr>
    <w:rPr>
      <w:rFonts w:asciiTheme="minorHAnsi" w:hAnsiTheme="minorHAnsi"/>
      <w:sz w:val="18"/>
      <w:szCs w:val="18"/>
    </w:rPr>
  </w:style>
  <w:style w:type="paragraph" w:styleId="Index5">
    <w:name w:val="index 5"/>
    <w:basedOn w:val="Normal"/>
    <w:next w:val="Normal"/>
    <w:autoRedefine/>
    <w:unhideWhenUsed/>
    <w:rsid w:val="00BD3B94"/>
    <w:pPr>
      <w:ind w:left="1100" w:hanging="220"/>
    </w:pPr>
    <w:rPr>
      <w:rFonts w:asciiTheme="minorHAnsi" w:hAnsiTheme="minorHAnsi"/>
      <w:sz w:val="18"/>
      <w:szCs w:val="18"/>
    </w:rPr>
  </w:style>
  <w:style w:type="paragraph" w:styleId="Index6">
    <w:name w:val="index 6"/>
    <w:basedOn w:val="Normal"/>
    <w:next w:val="Normal"/>
    <w:autoRedefine/>
    <w:unhideWhenUsed/>
    <w:rsid w:val="00BD3B94"/>
    <w:pPr>
      <w:ind w:left="1320" w:hanging="220"/>
    </w:pPr>
    <w:rPr>
      <w:rFonts w:asciiTheme="minorHAnsi" w:hAnsiTheme="minorHAnsi"/>
      <w:sz w:val="18"/>
      <w:szCs w:val="18"/>
    </w:rPr>
  </w:style>
  <w:style w:type="paragraph" w:styleId="Index7">
    <w:name w:val="index 7"/>
    <w:basedOn w:val="Normal"/>
    <w:next w:val="Normal"/>
    <w:autoRedefine/>
    <w:unhideWhenUsed/>
    <w:rsid w:val="00BD3B94"/>
    <w:pPr>
      <w:ind w:left="1540" w:hanging="220"/>
    </w:pPr>
    <w:rPr>
      <w:rFonts w:asciiTheme="minorHAnsi" w:hAnsiTheme="minorHAnsi"/>
      <w:sz w:val="18"/>
      <w:szCs w:val="18"/>
    </w:rPr>
  </w:style>
  <w:style w:type="paragraph" w:styleId="Index8">
    <w:name w:val="index 8"/>
    <w:basedOn w:val="Normal"/>
    <w:next w:val="Normal"/>
    <w:autoRedefine/>
    <w:unhideWhenUsed/>
    <w:rsid w:val="00BD3B94"/>
    <w:pPr>
      <w:ind w:left="1760" w:hanging="220"/>
    </w:pPr>
    <w:rPr>
      <w:rFonts w:asciiTheme="minorHAnsi" w:hAnsiTheme="minorHAnsi"/>
      <w:sz w:val="18"/>
      <w:szCs w:val="18"/>
    </w:rPr>
  </w:style>
  <w:style w:type="paragraph" w:styleId="Index9">
    <w:name w:val="index 9"/>
    <w:basedOn w:val="Normal"/>
    <w:next w:val="Normal"/>
    <w:autoRedefine/>
    <w:unhideWhenUsed/>
    <w:rsid w:val="00BD3B94"/>
    <w:pPr>
      <w:ind w:left="1980" w:hanging="220"/>
    </w:pPr>
    <w:rPr>
      <w:rFonts w:asciiTheme="minorHAnsi" w:hAnsiTheme="minorHAnsi"/>
      <w:sz w:val="18"/>
      <w:szCs w:val="18"/>
    </w:rPr>
  </w:style>
  <w:style w:type="paragraph" w:styleId="IndexHeading">
    <w:name w:val="index heading"/>
    <w:basedOn w:val="Normal"/>
    <w:next w:val="Index1"/>
    <w:uiPriority w:val="99"/>
    <w:unhideWhenUsed/>
    <w:rsid w:val="00BD3B94"/>
    <w:pPr>
      <w:spacing w:before="240" w:after="120"/>
      <w:ind w:left="140"/>
    </w:pPr>
    <w:rPr>
      <w:rFonts w:asciiTheme="majorHAnsi" w:hAnsiTheme="majorHAnsi"/>
      <w:b/>
      <w:bCs/>
      <w:sz w:val="28"/>
      <w:szCs w:val="28"/>
    </w:rPr>
  </w:style>
  <w:style w:type="paragraph" w:customStyle="1" w:styleId="Cover-CustomerName">
    <w:name w:val="Cover - Customer Name"/>
    <w:next w:val="Normal"/>
    <w:link w:val="Cover-CustomerNameChar"/>
    <w:uiPriority w:val="99"/>
    <w:rsid w:val="00A96F48"/>
    <w:pPr>
      <w:spacing w:before="120" w:after="120"/>
      <w:jc w:val="right"/>
    </w:pPr>
    <w:rPr>
      <w:rFonts w:ascii="Calibri" w:hAnsi="Calibri" w:cs="Arial"/>
      <w:b/>
      <w:color w:val="F79646"/>
      <w:sz w:val="48"/>
      <w:szCs w:val="48"/>
      <w:lang w:val="en-MY" w:eastAsia="en-US"/>
    </w:rPr>
  </w:style>
  <w:style w:type="character" w:customStyle="1" w:styleId="Cover-CustomerNameChar">
    <w:name w:val="Cover - Customer Name Char"/>
    <w:link w:val="Cover-CustomerName"/>
    <w:uiPriority w:val="99"/>
    <w:locked/>
    <w:rsid w:val="00A96F48"/>
    <w:rPr>
      <w:rFonts w:ascii="Calibri" w:hAnsi="Calibri" w:cs="Arial"/>
      <w:b/>
      <w:color w:val="F79646"/>
      <w:sz w:val="48"/>
      <w:szCs w:val="48"/>
      <w:lang w:val="en-MY" w:eastAsia="en-US"/>
    </w:rPr>
  </w:style>
  <w:style w:type="paragraph" w:customStyle="1" w:styleId="Cover-ProposalText">
    <w:name w:val="Cover - Proposal Text"/>
    <w:link w:val="Cover-ProposalTextChar"/>
    <w:uiPriority w:val="99"/>
    <w:rsid w:val="00A96F48"/>
    <w:pPr>
      <w:spacing w:before="120" w:after="120"/>
      <w:jc w:val="right"/>
    </w:pPr>
    <w:rPr>
      <w:rFonts w:ascii="Calibri" w:hAnsi="Calibri" w:cs="Arial"/>
      <w:b/>
      <w:color w:val="BFBFBF"/>
      <w:sz w:val="48"/>
      <w:szCs w:val="48"/>
      <w:lang w:val="en-MY" w:eastAsia="en-US"/>
    </w:rPr>
  </w:style>
  <w:style w:type="character" w:customStyle="1" w:styleId="Cover-ProposalTextChar">
    <w:name w:val="Cover - Proposal Text Char"/>
    <w:link w:val="Cover-ProposalText"/>
    <w:uiPriority w:val="99"/>
    <w:locked/>
    <w:rsid w:val="00A96F48"/>
    <w:rPr>
      <w:rFonts w:ascii="Calibri" w:hAnsi="Calibri" w:cs="Arial"/>
      <w:b/>
      <w:color w:val="BFBFBF"/>
      <w:sz w:val="48"/>
      <w:szCs w:val="48"/>
      <w:lang w:val="en-MY" w:eastAsia="en-US"/>
    </w:rPr>
  </w:style>
  <w:style w:type="paragraph" w:customStyle="1" w:styleId="TitlePage-BoldCentered">
    <w:name w:val="Title Page - Bold &amp; Centered"/>
    <w:basedOn w:val="Normal"/>
    <w:next w:val="Normal"/>
    <w:rsid w:val="00A14DC0"/>
    <w:pPr>
      <w:jc w:val="center"/>
    </w:pPr>
    <w:rPr>
      <w:rFonts w:ascii="Tahoma" w:hAnsi="Tahoma"/>
      <w:b/>
      <w:bCs/>
      <w:sz w:val="36"/>
      <w:szCs w:val="20"/>
      <w:lang w:eastAsia="ja-JP"/>
    </w:rPr>
  </w:style>
  <w:style w:type="character" w:customStyle="1" w:styleId="TOCHeader">
    <w:name w:val="TOC Header"/>
    <w:rsid w:val="00A14DC0"/>
    <w:rPr>
      <w:b/>
      <w:bCs/>
      <w:sz w:val="36"/>
    </w:rPr>
  </w:style>
  <w:style w:type="paragraph" w:customStyle="1" w:styleId="TitlePage-BoldItalic">
    <w:name w:val="Title Page - Bold &amp; Italic"/>
    <w:basedOn w:val="Normal"/>
    <w:qFormat/>
    <w:rsid w:val="00A14DC0"/>
    <w:pPr>
      <w:jc w:val="right"/>
    </w:pPr>
    <w:rPr>
      <w:rFonts w:ascii="Tahoma" w:hAnsi="Tahoma"/>
      <w:b/>
      <w:bCs/>
      <w:i/>
      <w:spacing w:val="20"/>
      <w:sz w:val="40"/>
      <w:szCs w:val="52"/>
      <w:lang w:eastAsia="ja-JP"/>
    </w:rPr>
  </w:style>
  <w:style w:type="paragraph" w:customStyle="1" w:styleId="TitlePage-Italic">
    <w:name w:val="Title Page - Italic"/>
    <w:basedOn w:val="Normal"/>
    <w:rsid w:val="00A14DC0"/>
    <w:pPr>
      <w:jc w:val="right"/>
    </w:pPr>
    <w:rPr>
      <w:rFonts w:ascii="Tahoma" w:hAnsi="Tahoma"/>
      <w:i/>
      <w:iCs/>
      <w:spacing w:val="20"/>
      <w:sz w:val="40"/>
      <w:szCs w:val="20"/>
      <w:lang w:eastAsia="ja-JP"/>
    </w:rPr>
  </w:style>
  <w:style w:type="paragraph" w:customStyle="1" w:styleId="NormalCenteredBold">
    <w:name w:val="Normal Centered Bold"/>
    <w:basedOn w:val="Normal"/>
    <w:rsid w:val="00752EFA"/>
    <w:pPr>
      <w:jc w:val="center"/>
    </w:pPr>
    <w:rPr>
      <w:rFonts w:ascii="Tahoma" w:hAnsi="Tahoma"/>
      <w:b/>
      <w:bCs/>
      <w:sz w:val="20"/>
      <w:szCs w:val="20"/>
      <w:lang w:eastAsia="ja-JP"/>
    </w:rPr>
  </w:style>
  <w:style w:type="paragraph" w:customStyle="1" w:styleId="Heading1Text">
    <w:name w:val="Heading 1 Text"/>
    <w:basedOn w:val="Normal"/>
    <w:link w:val="Heading1TextChar"/>
    <w:qFormat/>
    <w:rsid w:val="00E0118B"/>
    <w:pPr>
      <w:spacing w:after="120"/>
      <w:ind w:left="360"/>
    </w:pPr>
    <w:rPr>
      <w:rFonts w:ascii="Tahoma" w:eastAsia="MS Mincho" w:hAnsi="Tahoma"/>
      <w:sz w:val="20"/>
      <w:szCs w:val="24"/>
      <w:lang w:eastAsia="ja-JP"/>
    </w:rPr>
  </w:style>
  <w:style w:type="paragraph" w:customStyle="1" w:styleId="Heading2Text">
    <w:name w:val="Heading 2 Text"/>
    <w:basedOn w:val="Normal"/>
    <w:link w:val="Heading2TextChar"/>
    <w:qFormat/>
    <w:rsid w:val="00E0118B"/>
    <w:pPr>
      <w:spacing w:after="120"/>
      <w:ind w:left="720"/>
    </w:pPr>
    <w:rPr>
      <w:rFonts w:ascii="Tahoma" w:eastAsia="MS Mincho" w:hAnsi="Tahoma"/>
      <w:sz w:val="20"/>
      <w:szCs w:val="24"/>
      <w:lang w:eastAsia="ja-JP"/>
    </w:rPr>
  </w:style>
  <w:style w:type="paragraph" w:customStyle="1" w:styleId="Heading3Text">
    <w:name w:val="Heading 3 Text"/>
    <w:basedOn w:val="Normal"/>
    <w:qFormat/>
    <w:rsid w:val="00E0118B"/>
    <w:pPr>
      <w:spacing w:after="120"/>
      <w:ind w:left="1080"/>
    </w:pPr>
    <w:rPr>
      <w:rFonts w:ascii="Tahoma" w:hAnsi="Tahoma" w:cs="Arial"/>
      <w:color w:val="000000"/>
      <w:sz w:val="20"/>
      <w:szCs w:val="20"/>
      <w:lang w:eastAsia="ja-JP"/>
    </w:rPr>
  </w:style>
  <w:style w:type="character" w:customStyle="1" w:styleId="Heading1TextChar">
    <w:name w:val="Heading 1 Text Char"/>
    <w:link w:val="Heading1Text"/>
    <w:rsid w:val="00E0118B"/>
    <w:rPr>
      <w:rFonts w:ascii="Tahoma" w:eastAsia="MS Mincho" w:hAnsi="Tahoma"/>
      <w:szCs w:val="24"/>
      <w:lang w:val="en-US" w:eastAsia="ja-JP"/>
    </w:rPr>
  </w:style>
  <w:style w:type="character" w:customStyle="1" w:styleId="Heading2TextChar">
    <w:name w:val="Heading 2 Text Char"/>
    <w:link w:val="Heading2Text"/>
    <w:rsid w:val="00E0118B"/>
    <w:rPr>
      <w:rFonts w:ascii="Tahoma" w:eastAsia="MS Mincho" w:hAnsi="Tahoma"/>
      <w:szCs w:val="24"/>
      <w:lang w:val="en-US" w:eastAsia="ja-JP"/>
    </w:rPr>
  </w:style>
  <w:style w:type="paragraph" w:customStyle="1" w:styleId="Heading2TextBulleted">
    <w:name w:val="Heading 2 Text Bulleted"/>
    <w:basedOn w:val="Heading2Text"/>
    <w:qFormat/>
    <w:rsid w:val="00E0118B"/>
    <w:pPr>
      <w:numPr>
        <w:numId w:val="3"/>
      </w:numPr>
    </w:pPr>
    <w:rPr>
      <w:noProof/>
    </w:rPr>
  </w:style>
  <w:style w:type="paragraph" w:customStyle="1" w:styleId="Heading3TextBulleted">
    <w:name w:val="Heading 3 Text Bulleted"/>
    <w:basedOn w:val="Heading3Text"/>
    <w:qFormat/>
    <w:rsid w:val="00E0118B"/>
    <w:pPr>
      <w:numPr>
        <w:numId w:val="4"/>
      </w:numPr>
      <w:tabs>
        <w:tab w:val="clear" w:pos="2347"/>
        <w:tab w:val="num" w:pos="1440"/>
      </w:tabs>
      <w:ind w:left="1440"/>
    </w:pPr>
  </w:style>
  <w:style w:type="paragraph" w:customStyle="1" w:styleId="Heading2TextBold">
    <w:name w:val="Heading 2 Text Bold"/>
    <w:basedOn w:val="Heading2Text"/>
    <w:qFormat/>
    <w:rsid w:val="00E0118B"/>
    <w:rPr>
      <w:b/>
    </w:rPr>
  </w:style>
  <w:style w:type="paragraph" w:customStyle="1" w:styleId="TableHeader-Left">
    <w:name w:val="Table Header - Left"/>
    <w:basedOn w:val="Normal"/>
    <w:qFormat/>
    <w:rsid w:val="00E0118B"/>
    <w:rPr>
      <w:rFonts w:ascii="Tahoma" w:eastAsia="MS Mincho" w:hAnsi="Tahoma"/>
      <w:b/>
      <w:sz w:val="20"/>
      <w:szCs w:val="24"/>
      <w:lang w:eastAsia="ja-JP"/>
    </w:rPr>
  </w:style>
  <w:style w:type="paragraph" w:customStyle="1" w:styleId="TableField-Left">
    <w:name w:val="Table Field - Left"/>
    <w:basedOn w:val="Normal"/>
    <w:qFormat/>
    <w:rsid w:val="00E0118B"/>
    <w:rPr>
      <w:rFonts w:ascii="Tahoma" w:eastAsia="MS Mincho" w:hAnsi="Tahoma"/>
      <w:sz w:val="20"/>
      <w:szCs w:val="20"/>
      <w:lang w:eastAsia="ja-JP"/>
    </w:rPr>
  </w:style>
  <w:style w:type="paragraph" w:customStyle="1" w:styleId="TableField-Center">
    <w:name w:val="Table Field - Center"/>
    <w:basedOn w:val="Normal"/>
    <w:qFormat/>
    <w:rsid w:val="00E0118B"/>
    <w:pPr>
      <w:jc w:val="center"/>
    </w:pPr>
    <w:rPr>
      <w:rFonts w:ascii="Tahoma" w:eastAsia="MS Mincho" w:hAnsi="Tahoma"/>
      <w:sz w:val="20"/>
      <w:szCs w:val="24"/>
      <w:lang w:eastAsia="ja-JP"/>
    </w:rPr>
  </w:style>
  <w:style w:type="paragraph" w:customStyle="1" w:styleId="TableHeader-Center">
    <w:name w:val="Table Header - Center"/>
    <w:basedOn w:val="Normal"/>
    <w:qFormat/>
    <w:rsid w:val="00E0118B"/>
    <w:pPr>
      <w:jc w:val="center"/>
    </w:pPr>
    <w:rPr>
      <w:rFonts w:ascii="Tahoma" w:eastAsia="MS Mincho" w:hAnsi="Tahoma"/>
      <w:b/>
      <w:sz w:val="20"/>
      <w:szCs w:val="24"/>
      <w:lang w:eastAsia="ja-JP"/>
    </w:rPr>
  </w:style>
  <w:style w:type="paragraph" w:customStyle="1" w:styleId="Heading2TextSubsetNumbered">
    <w:name w:val="Heading 2 Text Subset Numbered"/>
    <w:qFormat/>
    <w:rsid w:val="00E0118B"/>
    <w:pPr>
      <w:numPr>
        <w:numId w:val="7"/>
      </w:numPr>
    </w:pPr>
    <w:rPr>
      <w:rFonts w:ascii="Tahoma" w:hAnsi="Tahoma" w:cs="Arial"/>
      <w:color w:val="000000"/>
      <w:lang w:val="en-US" w:eastAsia="ja-JP"/>
    </w:rPr>
  </w:style>
  <w:style w:type="paragraph" w:customStyle="1" w:styleId="Heading2TextBlueDescriptive">
    <w:name w:val="Heading 2 Text Blue Descriptive"/>
    <w:basedOn w:val="Heading2Text"/>
    <w:rsid w:val="00E0118B"/>
    <w:rPr>
      <w:i/>
      <w:color w:val="0000FF"/>
      <w:sz w:val="18"/>
    </w:rPr>
  </w:style>
  <w:style w:type="character" w:customStyle="1" w:styleId="apple-converted-space">
    <w:name w:val="apple-converted-space"/>
    <w:basedOn w:val="DefaultParagraphFont"/>
    <w:rsid w:val="00FD4587"/>
  </w:style>
  <w:style w:type="character" w:customStyle="1" w:styleId="widgetcontainerread">
    <w:name w:val="widgetcontainerread"/>
    <w:basedOn w:val="DefaultParagraphFont"/>
    <w:rsid w:val="00C778D4"/>
  </w:style>
  <w:style w:type="character" w:customStyle="1" w:styleId="pageheading">
    <w:name w:val="pageheading"/>
    <w:basedOn w:val="DefaultParagraphFont"/>
    <w:rsid w:val="001C2CA5"/>
  </w:style>
  <w:style w:type="table" w:styleId="TableGridLight">
    <w:name w:val="Grid Table Light"/>
    <w:basedOn w:val="TableNormal"/>
    <w:uiPriority w:val="40"/>
    <w:rsid w:val="001C2CA5"/>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
    <w:name w:val="Unresolved Mention"/>
    <w:basedOn w:val="DefaultParagraphFont"/>
    <w:uiPriority w:val="99"/>
    <w:semiHidden/>
    <w:unhideWhenUsed/>
    <w:rsid w:val="00DE13B4"/>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822749">
      <w:bodyDiv w:val="1"/>
      <w:marLeft w:val="0"/>
      <w:marRight w:val="0"/>
      <w:marTop w:val="0"/>
      <w:marBottom w:val="0"/>
      <w:divBdr>
        <w:top w:val="none" w:sz="0" w:space="0" w:color="auto"/>
        <w:left w:val="none" w:sz="0" w:space="0" w:color="auto"/>
        <w:bottom w:val="none" w:sz="0" w:space="0" w:color="auto"/>
        <w:right w:val="none" w:sz="0" w:space="0" w:color="auto"/>
      </w:divBdr>
      <w:divsChild>
        <w:div w:id="18090604">
          <w:marLeft w:val="547"/>
          <w:marRight w:val="0"/>
          <w:marTop w:val="0"/>
          <w:marBottom w:val="0"/>
          <w:divBdr>
            <w:top w:val="none" w:sz="0" w:space="0" w:color="auto"/>
            <w:left w:val="none" w:sz="0" w:space="0" w:color="auto"/>
            <w:bottom w:val="none" w:sz="0" w:space="0" w:color="auto"/>
            <w:right w:val="none" w:sz="0" w:space="0" w:color="auto"/>
          </w:divBdr>
        </w:div>
        <w:div w:id="137846180">
          <w:marLeft w:val="547"/>
          <w:marRight w:val="0"/>
          <w:marTop w:val="0"/>
          <w:marBottom w:val="0"/>
          <w:divBdr>
            <w:top w:val="none" w:sz="0" w:space="0" w:color="auto"/>
            <w:left w:val="none" w:sz="0" w:space="0" w:color="auto"/>
            <w:bottom w:val="none" w:sz="0" w:space="0" w:color="auto"/>
            <w:right w:val="none" w:sz="0" w:space="0" w:color="auto"/>
          </w:divBdr>
        </w:div>
        <w:div w:id="324742672">
          <w:marLeft w:val="1166"/>
          <w:marRight w:val="0"/>
          <w:marTop w:val="0"/>
          <w:marBottom w:val="0"/>
          <w:divBdr>
            <w:top w:val="none" w:sz="0" w:space="0" w:color="auto"/>
            <w:left w:val="none" w:sz="0" w:space="0" w:color="auto"/>
            <w:bottom w:val="none" w:sz="0" w:space="0" w:color="auto"/>
            <w:right w:val="none" w:sz="0" w:space="0" w:color="auto"/>
          </w:divBdr>
        </w:div>
        <w:div w:id="419912921">
          <w:marLeft w:val="1800"/>
          <w:marRight w:val="0"/>
          <w:marTop w:val="0"/>
          <w:marBottom w:val="0"/>
          <w:divBdr>
            <w:top w:val="none" w:sz="0" w:space="0" w:color="auto"/>
            <w:left w:val="none" w:sz="0" w:space="0" w:color="auto"/>
            <w:bottom w:val="none" w:sz="0" w:space="0" w:color="auto"/>
            <w:right w:val="none" w:sz="0" w:space="0" w:color="auto"/>
          </w:divBdr>
        </w:div>
        <w:div w:id="592592192">
          <w:marLeft w:val="1800"/>
          <w:marRight w:val="0"/>
          <w:marTop w:val="0"/>
          <w:marBottom w:val="0"/>
          <w:divBdr>
            <w:top w:val="none" w:sz="0" w:space="0" w:color="auto"/>
            <w:left w:val="none" w:sz="0" w:space="0" w:color="auto"/>
            <w:bottom w:val="none" w:sz="0" w:space="0" w:color="auto"/>
            <w:right w:val="none" w:sz="0" w:space="0" w:color="auto"/>
          </w:divBdr>
        </w:div>
        <w:div w:id="602570552">
          <w:marLeft w:val="1800"/>
          <w:marRight w:val="0"/>
          <w:marTop w:val="0"/>
          <w:marBottom w:val="0"/>
          <w:divBdr>
            <w:top w:val="none" w:sz="0" w:space="0" w:color="auto"/>
            <w:left w:val="none" w:sz="0" w:space="0" w:color="auto"/>
            <w:bottom w:val="none" w:sz="0" w:space="0" w:color="auto"/>
            <w:right w:val="none" w:sz="0" w:space="0" w:color="auto"/>
          </w:divBdr>
        </w:div>
        <w:div w:id="1167867971">
          <w:marLeft w:val="1800"/>
          <w:marRight w:val="0"/>
          <w:marTop w:val="0"/>
          <w:marBottom w:val="0"/>
          <w:divBdr>
            <w:top w:val="none" w:sz="0" w:space="0" w:color="auto"/>
            <w:left w:val="none" w:sz="0" w:space="0" w:color="auto"/>
            <w:bottom w:val="none" w:sz="0" w:space="0" w:color="auto"/>
            <w:right w:val="none" w:sz="0" w:space="0" w:color="auto"/>
          </w:divBdr>
        </w:div>
        <w:div w:id="1322198451">
          <w:marLeft w:val="1166"/>
          <w:marRight w:val="0"/>
          <w:marTop w:val="0"/>
          <w:marBottom w:val="0"/>
          <w:divBdr>
            <w:top w:val="none" w:sz="0" w:space="0" w:color="auto"/>
            <w:left w:val="none" w:sz="0" w:space="0" w:color="auto"/>
            <w:bottom w:val="none" w:sz="0" w:space="0" w:color="auto"/>
            <w:right w:val="none" w:sz="0" w:space="0" w:color="auto"/>
          </w:divBdr>
        </w:div>
        <w:div w:id="1481269352">
          <w:marLeft w:val="1800"/>
          <w:marRight w:val="0"/>
          <w:marTop w:val="0"/>
          <w:marBottom w:val="0"/>
          <w:divBdr>
            <w:top w:val="none" w:sz="0" w:space="0" w:color="auto"/>
            <w:left w:val="none" w:sz="0" w:space="0" w:color="auto"/>
            <w:bottom w:val="none" w:sz="0" w:space="0" w:color="auto"/>
            <w:right w:val="none" w:sz="0" w:space="0" w:color="auto"/>
          </w:divBdr>
        </w:div>
        <w:div w:id="1620799649">
          <w:marLeft w:val="547"/>
          <w:marRight w:val="0"/>
          <w:marTop w:val="0"/>
          <w:marBottom w:val="0"/>
          <w:divBdr>
            <w:top w:val="none" w:sz="0" w:space="0" w:color="auto"/>
            <w:left w:val="none" w:sz="0" w:space="0" w:color="auto"/>
            <w:bottom w:val="none" w:sz="0" w:space="0" w:color="auto"/>
            <w:right w:val="none" w:sz="0" w:space="0" w:color="auto"/>
          </w:divBdr>
        </w:div>
        <w:div w:id="1793554097">
          <w:marLeft w:val="1166"/>
          <w:marRight w:val="0"/>
          <w:marTop w:val="0"/>
          <w:marBottom w:val="0"/>
          <w:divBdr>
            <w:top w:val="none" w:sz="0" w:space="0" w:color="auto"/>
            <w:left w:val="none" w:sz="0" w:space="0" w:color="auto"/>
            <w:bottom w:val="none" w:sz="0" w:space="0" w:color="auto"/>
            <w:right w:val="none" w:sz="0" w:space="0" w:color="auto"/>
          </w:divBdr>
        </w:div>
        <w:div w:id="2097356184">
          <w:marLeft w:val="547"/>
          <w:marRight w:val="0"/>
          <w:marTop w:val="0"/>
          <w:marBottom w:val="0"/>
          <w:divBdr>
            <w:top w:val="none" w:sz="0" w:space="0" w:color="auto"/>
            <w:left w:val="none" w:sz="0" w:space="0" w:color="auto"/>
            <w:bottom w:val="none" w:sz="0" w:space="0" w:color="auto"/>
            <w:right w:val="none" w:sz="0" w:space="0" w:color="auto"/>
          </w:divBdr>
        </w:div>
      </w:divsChild>
    </w:div>
    <w:div w:id="40911887">
      <w:bodyDiv w:val="1"/>
      <w:marLeft w:val="0"/>
      <w:marRight w:val="0"/>
      <w:marTop w:val="0"/>
      <w:marBottom w:val="0"/>
      <w:divBdr>
        <w:top w:val="none" w:sz="0" w:space="0" w:color="auto"/>
        <w:left w:val="none" w:sz="0" w:space="0" w:color="auto"/>
        <w:bottom w:val="none" w:sz="0" w:space="0" w:color="auto"/>
        <w:right w:val="none" w:sz="0" w:space="0" w:color="auto"/>
      </w:divBdr>
    </w:div>
    <w:div w:id="44958970">
      <w:bodyDiv w:val="1"/>
      <w:marLeft w:val="0"/>
      <w:marRight w:val="0"/>
      <w:marTop w:val="0"/>
      <w:marBottom w:val="0"/>
      <w:divBdr>
        <w:top w:val="none" w:sz="0" w:space="0" w:color="auto"/>
        <w:left w:val="none" w:sz="0" w:space="0" w:color="auto"/>
        <w:bottom w:val="none" w:sz="0" w:space="0" w:color="auto"/>
        <w:right w:val="none" w:sz="0" w:space="0" w:color="auto"/>
      </w:divBdr>
    </w:div>
    <w:div w:id="94055479">
      <w:bodyDiv w:val="1"/>
      <w:marLeft w:val="0"/>
      <w:marRight w:val="0"/>
      <w:marTop w:val="0"/>
      <w:marBottom w:val="0"/>
      <w:divBdr>
        <w:top w:val="none" w:sz="0" w:space="0" w:color="auto"/>
        <w:left w:val="none" w:sz="0" w:space="0" w:color="auto"/>
        <w:bottom w:val="none" w:sz="0" w:space="0" w:color="auto"/>
        <w:right w:val="none" w:sz="0" w:space="0" w:color="auto"/>
      </w:divBdr>
    </w:div>
    <w:div w:id="105395357">
      <w:bodyDiv w:val="1"/>
      <w:marLeft w:val="0"/>
      <w:marRight w:val="0"/>
      <w:marTop w:val="0"/>
      <w:marBottom w:val="0"/>
      <w:divBdr>
        <w:top w:val="none" w:sz="0" w:space="0" w:color="auto"/>
        <w:left w:val="none" w:sz="0" w:space="0" w:color="auto"/>
        <w:bottom w:val="none" w:sz="0" w:space="0" w:color="auto"/>
        <w:right w:val="none" w:sz="0" w:space="0" w:color="auto"/>
      </w:divBdr>
      <w:divsChild>
        <w:div w:id="863060630">
          <w:marLeft w:val="240"/>
          <w:marRight w:val="240"/>
          <w:marTop w:val="0"/>
          <w:marBottom w:val="0"/>
          <w:divBdr>
            <w:top w:val="none" w:sz="0" w:space="0" w:color="auto"/>
            <w:left w:val="none" w:sz="0" w:space="0" w:color="auto"/>
            <w:bottom w:val="none" w:sz="0" w:space="0" w:color="auto"/>
            <w:right w:val="none" w:sz="0" w:space="0" w:color="auto"/>
          </w:divBdr>
          <w:divsChild>
            <w:div w:id="138619911">
              <w:marLeft w:val="0"/>
              <w:marRight w:val="0"/>
              <w:marTop w:val="0"/>
              <w:marBottom w:val="0"/>
              <w:divBdr>
                <w:top w:val="none" w:sz="0" w:space="0" w:color="auto"/>
                <w:left w:val="none" w:sz="0" w:space="0" w:color="auto"/>
                <w:bottom w:val="none" w:sz="0" w:space="0" w:color="auto"/>
                <w:right w:val="none" w:sz="0" w:space="0" w:color="auto"/>
              </w:divBdr>
            </w:div>
            <w:div w:id="430660802">
              <w:marLeft w:val="0"/>
              <w:marRight w:val="0"/>
              <w:marTop w:val="0"/>
              <w:marBottom w:val="0"/>
              <w:divBdr>
                <w:top w:val="none" w:sz="0" w:space="0" w:color="auto"/>
                <w:left w:val="none" w:sz="0" w:space="0" w:color="auto"/>
                <w:bottom w:val="none" w:sz="0" w:space="0" w:color="auto"/>
                <w:right w:val="none" w:sz="0" w:space="0" w:color="auto"/>
              </w:divBdr>
            </w:div>
            <w:div w:id="439378357">
              <w:marLeft w:val="0"/>
              <w:marRight w:val="0"/>
              <w:marTop w:val="0"/>
              <w:marBottom w:val="0"/>
              <w:divBdr>
                <w:top w:val="none" w:sz="0" w:space="0" w:color="auto"/>
                <w:left w:val="none" w:sz="0" w:space="0" w:color="auto"/>
                <w:bottom w:val="none" w:sz="0" w:space="0" w:color="auto"/>
                <w:right w:val="none" w:sz="0" w:space="0" w:color="auto"/>
              </w:divBdr>
            </w:div>
            <w:div w:id="548764069">
              <w:marLeft w:val="0"/>
              <w:marRight w:val="0"/>
              <w:marTop w:val="0"/>
              <w:marBottom w:val="0"/>
              <w:divBdr>
                <w:top w:val="none" w:sz="0" w:space="0" w:color="auto"/>
                <w:left w:val="none" w:sz="0" w:space="0" w:color="auto"/>
                <w:bottom w:val="none" w:sz="0" w:space="0" w:color="auto"/>
                <w:right w:val="none" w:sz="0" w:space="0" w:color="auto"/>
              </w:divBdr>
            </w:div>
            <w:div w:id="622468912">
              <w:marLeft w:val="0"/>
              <w:marRight w:val="0"/>
              <w:marTop w:val="0"/>
              <w:marBottom w:val="0"/>
              <w:divBdr>
                <w:top w:val="none" w:sz="0" w:space="0" w:color="auto"/>
                <w:left w:val="none" w:sz="0" w:space="0" w:color="auto"/>
                <w:bottom w:val="none" w:sz="0" w:space="0" w:color="auto"/>
                <w:right w:val="none" w:sz="0" w:space="0" w:color="auto"/>
              </w:divBdr>
            </w:div>
            <w:div w:id="994837995">
              <w:marLeft w:val="0"/>
              <w:marRight w:val="0"/>
              <w:marTop w:val="0"/>
              <w:marBottom w:val="0"/>
              <w:divBdr>
                <w:top w:val="none" w:sz="0" w:space="0" w:color="auto"/>
                <w:left w:val="none" w:sz="0" w:space="0" w:color="auto"/>
                <w:bottom w:val="none" w:sz="0" w:space="0" w:color="auto"/>
                <w:right w:val="none" w:sz="0" w:space="0" w:color="auto"/>
              </w:divBdr>
            </w:div>
            <w:div w:id="1831484074">
              <w:marLeft w:val="0"/>
              <w:marRight w:val="0"/>
              <w:marTop w:val="0"/>
              <w:marBottom w:val="0"/>
              <w:divBdr>
                <w:top w:val="none" w:sz="0" w:space="0" w:color="auto"/>
                <w:left w:val="none" w:sz="0" w:space="0" w:color="auto"/>
                <w:bottom w:val="none" w:sz="0" w:space="0" w:color="auto"/>
                <w:right w:val="none" w:sz="0" w:space="0" w:color="auto"/>
              </w:divBdr>
            </w:div>
            <w:div w:id="1849322952">
              <w:marLeft w:val="0"/>
              <w:marRight w:val="0"/>
              <w:marTop w:val="0"/>
              <w:marBottom w:val="0"/>
              <w:divBdr>
                <w:top w:val="none" w:sz="0" w:space="0" w:color="auto"/>
                <w:left w:val="none" w:sz="0" w:space="0" w:color="auto"/>
                <w:bottom w:val="none" w:sz="0" w:space="0" w:color="auto"/>
                <w:right w:val="none" w:sz="0" w:space="0" w:color="auto"/>
              </w:divBdr>
            </w:div>
            <w:div w:id="1967881652">
              <w:marLeft w:val="0"/>
              <w:marRight w:val="0"/>
              <w:marTop w:val="0"/>
              <w:marBottom w:val="0"/>
              <w:divBdr>
                <w:top w:val="none" w:sz="0" w:space="0" w:color="auto"/>
                <w:left w:val="none" w:sz="0" w:space="0" w:color="auto"/>
                <w:bottom w:val="none" w:sz="0" w:space="0" w:color="auto"/>
                <w:right w:val="none" w:sz="0" w:space="0" w:color="auto"/>
              </w:divBdr>
            </w:div>
            <w:div w:id="19773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0547">
      <w:bodyDiv w:val="1"/>
      <w:marLeft w:val="0"/>
      <w:marRight w:val="0"/>
      <w:marTop w:val="0"/>
      <w:marBottom w:val="0"/>
      <w:divBdr>
        <w:top w:val="none" w:sz="0" w:space="0" w:color="auto"/>
        <w:left w:val="none" w:sz="0" w:space="0" w:color="auto"/>
        <w:bottom w:val="none" w:sz="0" w:space="0" w:color="auto"/>
        <w:right w:val="none" w:sz="0" w:space="0" w:color="auto"/>
      </w:divBdr>
    </w:div>
    <w:div w:id="127167694">
      <w:bodyDiv w:val="1"/>
      <w:marLeft w:val="0"/>
      <w:marRight w:val="0"/>
      <w:marTop w:val="0"/>
      <w:marBottom w:val="0"/>
      <w:divBdr>
        <w:top w:val="none" w:sz="0" w:space="0" w:color="auto"/>
        <w:left w:val="none" w:sz="0" w:space="0" w:color="auto"/>
        <w:bottom w:val="none" w:sz="0" w:space="0" w:color="auto"/>
        <w:right w:val="none" w:sz="0" w:space="0" w:color="auto"/>
      </w:divBdr>
    </w:div>
    <w:div w:id="140734743">
      <w:bodyDiv w:val="1"/>
      <w:marLeft w:val="0"/>
      <w:marRight w:val="0"/>
      <w:marTop w:val="0"/>
      <w:marBottom w:val="0"/>
      <w:divBdr>
        <w:top w:val="none" w:sz="0" w:space="0" w:color="auto"/>
        <w:left w:val="none" w:sz="0" w:space="0" w:color="auto"/>
        <w:bottom w:val="none" w:sz="0" w:space="0" w:color="auto"/>
        <w:right w:val="none" w:sz="0" w:space="0" w:color="auto"/>
      </w:divBdr>
    </w:div>
    <w:div w:id="208880671">
      <w:bodyDiv w:val="1"/>
      <w:marLeft w:val="0"/>
      <w:marRight w:val="0"/>
      <w:marTop w:val="0"/>
      <w:marBottom w:val="0"/>
      <w:divBdr>
        <w:top w:val="none" w:sz="0" w:space="0" w:color="auto"/>
        <w:left w:val="none" w:sz="0" w:space="0" w:color="auto"/>
        <w:bottom w:val="none" w:sz="0" w:space="0" w:color="auto"/>
        <w:right w:val="none" w:sz="0" w:space="0" w:color="auto"/>
      </w:divBdr>
    </w:div>
    <w:div w:id="299849100">
      <w:bodyDiv w:val="1"/>
      <w:marLeft w:val="0"/>
      <w:marRight w:val="0"/>
      <w:marTop w:val="0"/>
      <w:marBottom w:val="0"/>
      <w:divBdr>
        <w:top w:val="none" w:sz="0" w:space="0" w:color="auto"/>
        <w:left w:val="none" w:sz="0" w:space="0" w:color="auto"/>
        <w:bottom w:val="none" w:sz="0" w:space="0" w:color="auto"/>
        <w:right w:val="none" w:sz="0" w:space="0" w:color="auto"/>
      </w:divBdr>
    </w:div>
    <w:div w:id="303317077">
      <w:bodyDiv w:val="1"/>
      <w:marLeft w:val="0"/>
      <w:marRight w:val="0"/>
      <w:marTop w:val="0"/>
      <w:marBottom w:val="0"/>
      <w:divBdr>
        <w:top w:val="none" w:sz="0" w:space="0" w:color="auto"/>
        <w:left w:val="none" w:sz="0" w:space="0" w:color="auto"/>
        <w:bottom w:val="none" w:sz="0" w:space="0" w:color="auto"/>
        <w:right w:val="none" w:sz="0" w:space="0" w:color="auto"/>
      </w:divBdr>
    </w:div>
    <w:div w:id="326135769">
      <w:bodyDiv w:val="1"/>
      <w:marLeft w:val="0"/>
      <w:marRight w:val="0"/>
      <w:marTop w:val="0"/>
      <w:marBottom w:val="0"/>
      <w:divBdr>
        <w:top w:val="none" w:sz="0" w:space="0" w:color="auto"/>
        <w:left w:val="none" w:sz="0" w:space="0" w:color="auto"/>
        <w:bottom w:val="none" w:sz="0" w:space="0" w:color="auto"/>
        <w:right w:val="none" w:sz="0" w:space="0" w:color="auto"/>
      </w:divBdr>
    </w:div>
    <w:div w:id="326834149">
      <w:bodyDiv w:val="1"/>
      <w:marLeft w:val="0"/>
      <w:marRight w:val="0"/>
      <w:marTop w:val="0"/>
      <w:marBottom w:val="0"/>
      <w:divBdr>
        <w:top w:val="none" w:sz="0" w:space="0" w:color="auto"/>
        <w:left w:val="none" w:sz="0" w:space="0" w:color="auto"/>
        <w:bottom w:val="none" w:sz="0" w:space="0" w:color="auto"/>
        <w:right w:val="none" w:sz="0" w:space="0" w:color="auto"/>
      </w:divBdr>
    </w:div>
    <w:div w:id="336813852">
      <w:bodyDiv w:val="1"/>
      <w:marLeft w:val="0"/>
      <w:marRight w:val="0"/>
      <w:marTop w:val="0"/>
      <w:marBottom w:val="0"/>
      <w:divBdr>
        <w:top w:val="none" w:sz="0" w:space="0" w:color="auto"/>
        <w:left w:val="none" w:sz="0" w:space="0" w:color="auto"/>
        <w:bottom w:val="none" w:sz="0" w:space="0" w:color="auto"/>
        <w:right w:val="none" w:sz="0" w:space="0" w:color="auto"/>
      </w:divBdr>
    </w:div>
    <w:div w:id="346833883">
      <w:bodyDiv w:val="1"/>
      <w:marLeft w:val="0"/>
      <w:marRight w:val="0"/>
      <w:marTop w:val="0"/>
      <w:marBottom w:val="0"/>
      <w:divBdr>
        <w:top w:val="none" w:sz="0" w:space="0" w:color="auto"/>
        <w:left w:val="none" w:sz="0" w:space="0" w:color="auto"/>
        <w:bottom w:val="none" w:sz="0" w:space="0" w:color="auto"/>
        <w:right w:val="none" w:sz="0" w:space="0" w:color="auto"/>
      </w:divBdr>
    </w:div>
    <w:div w:id="360202361">
      <w:bodyDiv w:val="1"/>
      <w:marLeft w:val="0"/>
      <w:marRight w:val="0"/>
      <w:marTop w:val="0"/>
      <w:marBottom w:val="0"/>
      <w:divBdr>
        <w:top w:val="none" w:sz="0" w:space="0" w:color="auto"/>
        <w:left w:val="none" w:sz="0" w:space="0" w:color="auto"/>
        <w:bottom w:val="none" w:sz="0" w:space="0" w:color="auto"/>
        <w:right w:val="none" w:sz="0" w:space="0" w:color="auto"/>
      </w:divBdr>
      <w:divsChild>
        <w:div w:id="1485658989">
          <w:marLeft w:val="0"/>
          <w:marRight w:val="0"/>
          <w:marTop w:val="0"/>
          <w:marBottom w:val="0"/>
          <w:divBdr>
            <w:top w:val="none" w:sz="0" w:space="0" w:color="auto"/>
            <w:left w:val="none" w:sz="0" w:space="0" w:color="auto"/>
            <w:bottom w:val="none" w:sz="0" w:space="0" w:color="auto"/>
            <w:right w:val="none" w:sz="0" w:space="0" w:color="auto"/>
          </w:divBdr>
          <w:divsChild>
            <w:div w:id="276110320">
              <w:marLeft w:val="0"/>
              <w:marRight w:val="0"/>
              <w:marTop w:val="0"/>
              <w:marBottom w:val="0"/>
              <w:divBdr>
                <w:top w:val="none" w:sz="0" w:space="0" w:color="auto"/>
                <w:left w:val="none" w:sz="0" w:space="0" w:color="auto"/>
                <w:bottom w:val="none" w:sz="0" w:space="0" w:color="auto"/>
                <w:right w:val="none" w:sz="0" w:space="0" w:color="auto"/>
              </w:divBdr>
            </w:div>
            <w:div w:id="800878259">
              <w:marLeft w:val="0"/>
              <w:marRight w:val="0"/>
              <w:marTop w:val="0"/>
              <w:marBottom w:val="0"/>
              <w:divBdr>
                <w:top w:val="none" w:sz="0" w:space="0" w:color="auto"/>
                <w:left w:val="none" w:sz="0" w:space="0" w:color="auto"/>
                <w:bottom w:val="none" w:sz="0" w:space="0" w:color="auto"/>
                <w:right w:val="none" w:sz="0" w:space="0" w:color="auto"/>
              </w:divBdr>
            </w:div>
            <w:div w:id="1522283174">
              <w:marLeft w:val="0"/>
              <w:marRight w:val="0"/>
              <w:marTop w:val="0"/>
              <w:marBottom w:val="0"/>
              <w:divBdr>
                <w:top w:val="none" w:sz="0" w:space="0" w:color="auto"/>
                <w:left w:val="none" w:sz="0" w:space="0" w:color="auto"/>
                <w:bottom w:val="none" w:sz="0" w:space="0" w:color="auto"/>
                <w:right w:val="none" w:sz="0" w:space="0" w:color="auto"/>
              </w:divBdr>
            </w:div>
            <w:div w:id="1709179257">
              <w:marLeft w:val="0"/>
              <w:marRight w:val="0"/>
              <w:marTop w:val="0"/>
              <w:marBottom w:val="0"/>
              <w:divBdr>
                <w:top w:val="none" w:sz="0" w:space="0" w:color="auto"/>
                <w:left w:val="none" w:sz="0" w:space="0" w:color="auto"/>
                <w:bottom w:val="none" w:sz="0" w:space="0" w:color="auto"/>
                <w:right w:val="none" w:sz="0" w:space="0" w:color="auto"/>
              </w:divBdr>
            </w:div>
            <w:div w:id="1739161271">
              <w:marLeft w:val="0"/>
              <w:marRight w:val="0"/>
              <w:marTop w:val="0"/>
              <w:marBottom w:val="0"/>
              <w:divBdr>
                <w:top w:val="none" w:sz="0" w:space="0" w:color="auto"/>
                <w:left w:val="none" w:sz="0" w:space="0" w:color="auto"/>
                <w:bottom w:val="none" w:sz="0" w:space="0" w:color="auto"/>
                <w:right w:val="none" w:sz="0" w:space="0" w:color="auto"/>
              </w:divBdr>
            </w:div>
            <w:div w:id="2091266189">
              <w:marLeft w:val="0"/>
              <w:marRight w:val="0"/>
              <w:marTop w:val="0"/>
              <w:marBottom w:val="0"/>
              <w:divBdr>
                <w:top w:val="none" w:sz="0" w:space="0" w:color="auto"/>
                <w:left w:val="none" w:sz="0" w:space="0" w:color="auto"/>
                <w:bottom w:val="none" w:sz="0" w:space="0" w:color="auto"/>
                <w:right w:val="none" w:sz="0" w:space="0" w:color="auto"/>
              </w:divBdr>
            </w:div>
            <w:div w:id="21393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55846">
      <w:bodyDiv w:val="1"/>
      <w:marLeft w:val="0"/>
      <w:marRight w:val="0"/>
      <w:marTop w:val="0"/>
      <w:marBottom w:val="0"/>
      <w:divBdr>
        <w:top w:val="none" w:sz="0" w:space="0" w:color="auto"/>
        <w:left w:val="none" w:sz="0" w:space="0" w:color="auto"/>
        <w:bottom w:val="none" w:sz="0" w:space="0" w:color="auto"/>
        <w:right w:val="none" w:sz="0" w:space="0" w:color="auto"/>
      </w:divBdr>
    </w:div>
    <w:div w:id="371423056">
      <w:bodyDiv w:val="1"/>
      <w:marLeft w:val="0"/>
      <w:marRight w:val="0"/>
      <w:marTop w:val="0"/>
      <w:marBottom w:val="0"/>
      <w:divBdr>
        <w:top w:val="none" w:sz="0" w:space="0" w:color="auto"/>
        <w:left w:val="none" w:sz="0" w:space="0" w:color="auto"/>
        <w:bottom w:val="none" w:sz="0" w:space="0" w:color="auto"/>
        <w:right w:val="none" w:sz="0" w:space="0" w:color="auto"/>
      </w:divBdr>
    </w:div>
    <w:div w:id="378747759">
      <w:bodyDiv w:val="1"/>
      <w:marLeft w:val="0"/>
      <w:marRight w:val="0"/>
      <w:marTop w:val="0"/>
      <w:marBottom w:val="0"/>
      <w:divBdr>
        <w:top w:val="none" w:sz="0" w:space="0" w:color="auto"/>
        <w:left w:val="none" w:sz="0" w:space="0" w:color="auto"/>
        <w:bottom w:val="none" w:sz="0" w:space="0" w:color="auto"/>
        <w:right w:val="none" w:sz="0" w:space="0" w:color="auto"/>
      </w:divBdr>
    </w:div>
    <w:div w:id="380634610">
      <w:bodyDiv w:val="1"/>
      <w:marLeft w:val="0"/>
      <w:marRight w:val="0"/>
      <w:marTop w:val="0"/>
      <w:marBottom w:val="0"/>
      <w:divBdr>
        <w:top w:val="none" w:sz="0" w:space="0" w:color="auto"/>
        <w:left w:val="none" w:sz="0" w:space="0" w:color="auto"/>
        <w:bottom w:val="none" w:sz="0" w:space="0" w:color="auto"/>
        <w:right w:val="none" w:sz="0" w:space="0" w:color="auto"/>
      </w:divBdr>
    </w:div>
    <w:div w:id="526984494">
      <w:bodyDiv w:val="1"/>
      <w:marLeft w:val="0"/>
      <w:marRight w:val="0"/>
      <w:marTop w:val="0"/>
      <w:marBottom w:val="0"/>
      <w:divBdr>
        <w:top w:val="none" w:sz="0" w:space="0" w:color="auto"/>
        <w:left w:val="none" w:sz="0" w:space="0" w:color="auto"/>
        <w:bottom w:val="none" w:sz="0" w:space="0" w:color="auto"/>
        <w:right w:val="none" w:sz="0" w:space="0" w:color="auto"/>
      </w:divBdr>
      <w:divsChild>
        <w:div w:id="302538623">
          <w:marLeft w:val="720"/>
          <w:marRight w:val="0"/>
          <w:marTop w:val="96"/>
          <w:marBottom w:val="0"/>
          <w:divBdr>
            <w:top w:val="none" w:sz="0" w:space="0" w:color="auto"/>
            <w:left w:val="none" w:sz="0" w:space="0" w:color="auto"/>
            <w:bottom w:val="none" w:sz="0" w:space="0" w:color="auto"/>
            <w:right w:val="none" w:sz="0" w:space="0" w:color="auto"/>
          </w:divBdr>
        </w:div>
        <w:div w:id="362904026">
          <w:marLeft w:val="720"/>
          <w:marRight w:val="0"/>
          <w:marTop w:val="96"/>
          <w:marBottom w:val="0"/>
          <w:divBdr>
            <w:top w:val="none" w:sz="0" w:space="0" w:color="auto"/>
            <w:left w:val="none" w:sz="0" w:space="0" w:color="auto"/>
            <w:bottom w:val="none" w:sz="0" w:space="0" w:color="auto"/>
            <w:right w:val="none" w:sz="0" w:space="0" w:color="auto"/>
          </w:divBdr>
        </w:div>
        <w:div w:id="494421835">
          <w:marLeft w:val="1440"/>
          <w:marRight w:val="0"/>
          <w:marTop w:val="86"/>
          <w:marBottom w:val="0"/>
          <w:divBdr>
            <w:top w:val="none" w:sz="0" w:space="0" w:color="auto"/>
            <w:left w:val="none" w:sz="0" w:space="0" w:color="auto"/>
            <w:bottom w:val="none" w:sz="0" w:space="0" w:color="auto"/>
            <w:right w:val="none" w:sz="0" w:space="0" w:color="auto"/>
          </w:divBdr>
        </w:div>
        <w:div w:id="593904412">
          <w:marLeft w:val="1440"/>
          <w:marRight w:val="0"/>
          <w:marTop w:val="86"/>
          <w:marBottom w:val="0"/>
          <w:divBdr>
            <w:top w:val="none" w:sz="0" w:space="0" w:color="auto"/>
            <w:left w:val="none" w:sz="0" w:space="0" w:color="auto"/>
            <w:bottom w:val="none" w:sz="0" w:space="0" w:color="auto"/>
            <w:right w:val="none" w:sz="0" w:space="0" w:color="auto"/>
          </w:divBdr>
        </w:div>
        <w:div w:id="654802141">
          <w:marLeft w:val="1440"/>
          <w:marRight w:val="0"/>
          <w:marTop w:val="86"/>
          <w:marBottom w:val="0"/>
          <w:divBdr>
            <w:top w:val="none" w:sz="0" w:space="0" w:color="auto"/>
            <w:left w:val="none" w:sz="0" w:space="0" w:color="auto"/>
            <w:bottom w:val="none" w:sz="0" w:space="0" w:color="auto"/>
            <w:right w:val="none" w:sz="0" w:space="0" w:color="auto"/>
          </w:divBdr>
        </w:div>
        <w:div w:id="697046951">
          <w:marLeft w:val="1440"/>
          <w:marRight w:val="0"/>
          <w:marTop w:val="86"/>
          <w:marBottom w:val="0"/>
          <w:divBdr>
            <w:top w:val="none" w:sz="0" w:space="0" w:color="auto"/>
            <w:left w:val="none" w:sz="0" w:space="0" w:color="auto"/>
            <w:bottom w:val="none" w:sz="0" w:space="0" w:color="auto"/>
            <w:right w:val="none" w:sz="0" w:space="0" w:color="auto"/>
          </w:divBdr>
        </w:div>
        <w:div w:id="821390790">
          <w:marLeft w:val="1440"/>
          <w:marRight w:val="0"/>
          <w:marTop w:val="86"/>
          <w:marBottom w:val="0"/>
          <w:divBdr>
            <w:top w:val="none" w:sz="0" w:space="0" w:color="auto"/>
            <w:left w:val="none" w:sz="0" w:space="0" w:color="auto"/>
            <w:bottom w:val="none" w:sz="0" w:space="0" w:color="auto"/>
            <w:right w:val="none" w:sz="0" w:space="0" w:color="auto"/>
          </w:divBdr>
        </w:div>
        <w:div w:id="1047334708">
          <w:marLeft w:val="1440"/>
          <w:marRight w:val="0"/>
          <w:marTop w:val="86"/>
          <w:marBottom w:val="0"/>
          <w:divBdr>
            <w:top w:val="none" w:sz="0" w:space="0" w:color="auto"/>
            <w:left w:val="none" w:sz="0" w:space="0" w:color="auto"/>
            <w:bottom w:val="none" w:sz="0" w:space="0" w:color="auto"/>
            <w:right w:val="none" w:sz="0" w:space="0" w:color="auto"/>
          </w:divBdr>
        </w:div>
        <w:div w:id="1179395985">
          <w:marLeft w:val="1440"/>
          <w:marRight w:val="0"/>
          <w:marTop w:val="86"/>
          <w:marBottom w:val="0"/>
          <w:divBdr>
            <w:top w:val="none" w:sz="0" w:space="0" w:color="auto"/>
            <w:left w:val="none" w:sz="0" w:space="0" w:color="auto"/>
            <w:bottom w:val="none" w:sz="0" w:space="0" w:color="auto"/>
            <w:right w:val="none" w:sz="0" w:space="0" w:color="auto"/>
          </w:divBdr>
        </w:div>
        <w:div w:id="2019194893">
          <w:marLeft w:val="1440"/>
          <w:marRight w:val="0"/>
          <w:marTop w:val="86"/>
          <w:marBottom w:val="0"/>
          <w:divBdr>
            <w:top w:val="none" w:sz="0" w:space="0" w:color="auto"/>
            <w:left w:val="none" w:sz="0" w:space="0" w:color="auto"/>
            <w:bottom w:val="none" w:sz="0" w:space="0" w:color="auto"/>
            <w:right w:val="none" w:sz="0" w:space="0" w:color="auto"/>
          </w:divBdr>
        </w:div>
      </w:divsChild>
    </w:div>
    <w:div w:id="541945396">
      <w:bodyDiv w:val="1"/>
      <w:marLeft w:val="0"/>
      <w:marRight w:val="0"/>
      <w:marTop w:val="0"/>
      <w:marBottom w:val="0"/>
      <w:divBdr>
        <w:top w:val="none" w:sz="0" w:space="0" w:color="auto"/>
        <w:left w:val="none" w:sz="0" w:space="0" w:color="auto"/>
        <w:bottom w:val="none" w:sz="0" w:space="0" w:color="auto"/>
        <w:right w:val="none" w:sz="0" w:space="0" w:color="auto"/>
      </w:divBdr>
    </w:div>
    <w:div w:id="546992745">
      <w:bodyDiv w:val="1"/>
      <w:marLeft w:val="0"/>
      <w:marRight w:val="0"/>
      <w:marTop w:val="0"/>
      <w:marBottom w:val="0"/>
      <w:divBdr>
        <w:top w:val="none" w:sz="0" w:space="0" w:color="auto"/>
        <w:left w:val="none" w:sz="0" w:space="0" w:color="auto"/>
        <w:bottom w:val="none" w:sz="0" w:space="0" w:color="auto"/>
        <w:right w:val="none" w:sz="0" w:space="0" w:color="auto"/>
      </w:divBdr>
    </w:div>
    <w:div w:id="577595153">
      <w:bodyDiv w:val="1"/>
      <w:marLeft w:val="0"/>
      <w:marRight w:val="0"/>
      <w:marTop w:val="0"/>
      <w:marBottom w:val="0"/>
      <w:divBdr>
        <w:top w:val="none" w:sz="0" w:space="0" w:color="auto"/>
        <w:left w:val="none" w:sz="0" w:space="0" w:color="auto"/>
        <w:bottom w:val="none" w:sz="0" w:space="0" w:color="auto"/>
        <w:right w:val="none" w:sz="0" w:space="0" w:color="auto"/>
      </w:divBdr>
    </w:div>
    <w:div w:id="590241475">
      <w:bodyDiv w:val="1"/>
      <w:marLeft w:val="0"/>
      <w:marRight w:val="0"/>
      <w:marTop w:val="0"/>
      <w:marBottom w:val="0"/>
      <w:divBdr>
        <w:top w:val="none" w:sz="0" w:space="0" w:color="auto"/>
        <w:left w:val="none" w:sz="0" w:space="0" w:color="auto"/>
        <w:bottom w:val="none" w:sz="0" w:space="0" w:color="auto"/>
        <w:right w:val="none" w:sz="0" w:space="0" w:color="auto"/>
      </w:divBdr>
    </w:div>
    <w:div w:id="610434589">
      <w:bodyDiv w:val="1"/>
      <w:marLeft w:val="0"/>
      <w:marRight w:val="0"/>
      <w:marTop w:val="0"/>
      <w:marBottom w:val="0"/>
      <w:divBdr>
        <w:top w:val="none" w:sz="0" w:space="0" w:color="auto"/>
        <w:left w:val="none" w:sz="0" w:space="0" w:color="auto"/>
        <w:bottom w:val="none" w:sz="0" w:space="0" w:color="auto"/>
        <w:right w:val="none" w:sz="0" w:space="0" w:color="auto"/>
      </w:divBdr>
    </w:div>
    <w:div w:id="640305979">
      <w:bodyDiv w:val="1"/>
      <w:marLeft w:val="0"/>
      <w:marRight w:val="0"/>
      <w:marTop w:val="0"/>
      <w:marBottom w:val="0"/>
      <w:divBdr>
        <w:top w:val="none" w:sz="0" w:space="0" w:color="auto"/>
        <w:left w:val="none" w:sz="0" w:space="0" w:color="auto"/>
        <w:bottom w:val="none" w:sz="0" w:space="0" w:color="auto"/>
        <w:right w:val="none" w:sz="0" w:space="0" w:color="auto"/>
      </w:divBdr>
    </w:div>
    <w:div w:id="705712194">
      <w:bodyDiv w:val="1"/>
      <w:marLeft w:val="0"/>
      <w:marRight w:val="0"/>
      <w:marTop w:val="0"/>
      <w:marBottom w:val="0"/>
      <w:divBdr>
        <w:top w:val="none" w:sz="0" w:space="0" w:color="auto"/>
        <w:left w:val="none" w:sz="0" w:space="0" w:color="auto"/>
        <w:bottom w:val="none" w:sz="0" w:space="0" w:color="auto"/>
        <w:right w:val="none" w:sz="0" w:space="0" w:color="auto"/>
      </w:divBdr>
    </w:div>
    <w:div w:id="719402760">
      <w:bodyDiv w:val="1"/>
      <w:marLeft w:val="0"/>
      <w:marRight w:val="0"/>
      <w:marTop w:val="0"/>
      <w:marBottom w:val="0"/>
      <w:divBdr>
        <w:top w:val="none" w:sz="0" w:space="0" w:color="auto"/>
        <w:left w:val="none" w:sz="0" w:space="0" w:color="auto"/>
        <w:bottom w:val="none" w:sz="0" w:space="0" w:color="auto"/>
        <w:right w:val="none" w:sz="0" w:space="0" w:color="auto"/>
      </w:divBdr>
    </w:div>
    <w:div w:id="719675196">
      <w:bodyDiv w:val="1"/>
      <w:marLeft w:val="0"/>
      <w:marRight w:val="0"/>
      <w:marTop w:val="0"/>
      <w:marBottom w:val="0"/>
      <w:divBdr>
        <w:top w:val="none" w:sz="0" w:space="0" w:color="auto"/>
        <w:left w:val="none" w:sz="0" w:space="0" w:color="auto"/>
        <w:bottom w:val="none" w:sz="0" w:space="0" w:color="auto"/>
        <w:right w:val="none" w:sz="0" w:space="0" w:color="auto"/>
      </w:divBdr>
    </w:div>
    <w:div w:id="726226731">
      <w:bodyDiv w:val="1"/>
      <w:marLeft w:val="0"/>
      <w:marRight w:val="0"/>
      <w:marTop w:val="0"/>
      <w:marBottom w:val="0"/>
      <w:divBdr>
        <w:top w:val="none" w:sz="0" w:space="0" w:color="auto"/>
        <w:left w:val="none" w:sz="0" w:space="0" w:color="auto"/>
        <w:bottom w:val="none" w:sz="0" w:space="0" w:color="auto"/>
        <w:right w:val="none" w:sz="0" w:space="0" w:color="auto"/>
      </w:divBdr>
    </w:div>
    <w:div w:id="733049331">
      <w:bodyDiv w:val="1"/>
      <w:marLeft w:val="0"/>
      <w:marRight w:val="0"/>
      <w:marTop w:val="0"/>
      <w:marBottom w:val="0"/>
      <w:divBdr>
        <w:top w:val="none" w:sz="0" w:space="0" w:color="auto"/>
        <w:left w:val="none" w:sz="0" w:space="0" w:color="auto"/>
        <w:bottom w:val="none" w:sz="0" w:space="0" w:color="auto"/>
        <w:right w:val="none" w:sz="0" w:space="0" w:color="auto"/>
      </w:divBdr>
    </w:div>
    <w:div w:id="745802864">
      <w:bodyDiv w:val="1"/>
      <w:marLeft w:val="0"/>
      <w:marRight w:val="0"/>
      <w:marTop w:val="0"/>
      <w:marBottom w:val="0"/>
      <w:divBdr>
        <w:top w:val="none" w:sz="0" w:space="0" w:color="auto"/>
        <w:left w:val="none" w:sz="0" w:space="0" w:color="auto"/>
        <w:bottom w:val="none" w:sz="0" w:space="0" w:color="auto"/>
        <w:right w:val="none" w:sz="0" w:space="0" w:color="auto"/>
      </w:divBdr>
      <w:divsChild>
        <w:div w:id="1760446293">
          <w:marLeft w:val="0"/>
          <w:marRight w:val="0"/>
          <w:marTop w:val="0"/>
          <w:marBottom w:val="0"/>
          <w:divBdr>
            <w:top w:val="none" w:sz="0" w:space="0" w:color="auto"/>
            <w:left w:val="none" w:sz="0" w:space="0" w:color="auto"/>
            <w:bottom w:val="none" w:sz="0" w:space="0" w:color="auto"/>
            <w:right w:val="none" w:sz="0" w:space="0" w:color="auto"/>
          </w:divBdr>
          <w:divsChild>
            <w:div w:id="332101752">
              <w:marLeft w:val="0"/>
              <w:marRight w:val="0"/>
              <w:marTop w:val="0"/>
              <w:marBottom w:val="0"/>
              <w:divBdr>
                <w:top w:val="none" w:sz="0" w:space="0" w:color="auto"/>
                <w:left w:val="none" w:sz="0" w:space="0" w:color="auto"/>
                <w:bottom w:val="none" w:sz="0" w:space="0" w:color="auto"/>
                <w:right w:val="none" w:sz="0" w:space="0" w:color="auto"/>
              </w:divBdr>
            </w:div>
            <w:div w:id="916355951">
              <w:marLeft w:val="0"/>
              <w:marRight w:val="0"/>
              <w:marTop w:val="0"/>
              <w:marBottom w:val="0"/>
              <w:divBdr>
                <w:top w:val="none" w:sz="0" w:space="0" w:color="auto"/>
                <w:left w:val="none" w:sz="0" w:space="0" w:color="auto"/>
                <w:bottom w:val="none" w:sz="0" w:space="0" w:color="auto"/>
                <w:right w:val="none" w:sz="0" w:space="0" w:color="auto"/>
              </w:divBdr>
            </w:div>
            <w:div w:id="1000472674">
              <w:marLeft w:val="0"/>
              <w:marRight w:val="0"/>
              <w:marTop w:val="0"/>
              <w:marBottom w:val="0"/>
              <w:divBdr>
                <w:top w:val="none" w:sz="0" w:space="0" w:color="auto"/>
                <w:left w:val="none" w:sz="0" w:space="0" w:color="auto"/>
                <w:bottom w:val="none" w:sz="0" w:space="0" w:color="auto"/>
                <w:right w:val="none" w:sz="0" w:space="0" w:color="auto"/>
              </w:divBdr>
            </w:div>
            <w:div w:id="1054112952">
              <w:marLeft w:val="0"/>
              <w:marRight w:val="0"/>
              <w:marTop w:val="0"/>
              <w:marBottom w:val="0"/>
              <w:divBdr>
                <w:top w:val="none" w:sz="0" w:space="0" w:color="auto"/>
                <w:left w:val="none" w:sz="0" w:space="0" w:color="auto"/>
                <w:bottom w:val="none" w:sz="0" w:space="0" w:color="auto"/>
                <w:right w:val="none" w:sz="0" w:space="0" w:color="auto"/>
              </w:divBdr>
            </w:div>
            <w:div w:id="1113284344">
              <w:marLeft w:val="0"/>
              <w:marRight w:val="0"/>
              <w:marTop w:val="0"/>
              <w:marBottom w:val="0"/>
              <w:divBdr>
                <w:top w:val="none" w:sz="0" w:space="0" w:color="auto"/>
                <w:left w:val="none" w:sz="0" w:space="0" w:color="auto"/>
                <w:bottom w:val="none" w:sz="0" w:space="0" w:color="auto"/>
                <w:right w:val="none" w:sz="0" w:space="0" w:color="auto"/>
              </w:divBdr>
            </w:div>
            <w:div w:id="1187794602">
              <w:marLeft w:val="0"/>
              <w:marRight w:val="0"/>
              <w:marTop w:val="0"/>
              <w:marBottom w:val="0"/>
              <w:divBdr>
                <w:top w:val="none" w:sz="0" w:space="0" w:color="auto"/>
                <w:left w:val="none" w:sz="0" w:space="0" w:color="auto"/>
                <w:bottom w:val="none" w:sz="0" w:space="0" w:color="auto"/>
                <w:right w:val="none" w:sz="0" w:space="0" w:color="auto"/>
              </w:divBdr>
            </w:div>
            <w:div w:id="1799839616">
              <w:marLeft w:val="0"/>
              <w:marRight w:val="0"/>
              <w:marTop w:val="0"/>
              <w:marBottom w:val="0"/>
              <w:divBdr>
                <w:top w:val="none" w:sz="0" w:space="0" w:color="auto"/>
                <w:left w:val="none" w:sz="0" w:space="0" w:color="auto"/>
                <w:bottom w:val="none" w:sz="0" w:space="0" w:color="auto"/>
                <w:right w:val="none" w:sz="0" w:space="0" w:color="auto"/>
              </w:divBdr>
            </w:div>
            <w:div w:id="1912110829">
              <w:marLeft w:val="0"/>
              <w:marRight w:val="0"/>
              <w:marTop w:val="0"/>
              <w:marBottom w:val="0"/>
              <w:divBdr>
                <w:top w:val="none" w:sz="0" w:space="0" w:color="auto"/>
                <w:left w:val="none" w:sz="0" w:space="0" w:color="auto"/>
                <w:bottom w:val="none" w:sz="0" w:space="0" w:color="auto"/>
                <w:right w:val="none" w:sz="0" w:space="0" w:color="auto"/>
              </w:divBdr>
            </w:div>
            <w:div w:id="2093311070">
              <w:marLeft w:val="0"/>
              <w:marRight w:val="0"/>
              <w:marTop w:val="0"/>
              <w:marBottom w:val="0"/>
              <w:divBdr>
                <w:top w:val="none" w:sz="0" w:space="0" w:color="auto"/>
                <w:left w:val="none" w:sz="0" w:space="0" w:color="auto"/>
                <w:bottom w:val="none" w:sz="0" w:space="0" w:color="auto"/>
                <w:right w:val="none" w:sz="0" w:space="0" w:color="auto"/>
              </w:divBdr>
            </w:div>
            <w:div w:id="21397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1839">
      <w:bodyDiv w:val="1"/>
      <w:marLeft w:val="0"/>
      <w:marRight w:val="0"/>
      <w:marTop w:val="0"/>
      <w:marBottom w:val="0"/>
      <w:divBdr>
        <w:top w:val="none" w:sz="0" w:space="0" w:color="auto"/>
        <w:left w:val="none" w:sz="0" w:space="0" w:color="auto"/>
        <w:bottom w:val="none" w:sz="0" w:space="0" w:color="auto"/>
        <w:right w:val="none" w:sz="0" w:space="0" w:color="auto"/>
      </w:divBdr>
    </w:div>
    <w:div w:id="793333686">
      <w:bodyDiv w:val="1"/>
      <w:marLeft w:val="0"/>
      <w:marRight w:val="0"/>
      <w:marTop w:val="0"/>
      <w:marBottom w:val="0"/>
      <w:divBdr>
        <w:top w:val="none" w:sz="0" w:space="0" w:color="auto"/>
        <w:left w:val="none" w:sz="0" w:space="0" w:color="auto"/>
        <w:bottom w:val="none" w:sz="0" w:space="0" w:color="auto"/>
        <w:right w:val="none" w:sz="0" w:space="0" w:color="auto"/>
      </w:divBdr>
    </w:div>
    <w:div w:id="798035857">
      <w:bodyDiv w:val="1"/>
      <w:marLeft w:val="0"/>
      <w:marRight w:val="0"/>
      <w:marTop w:val="0"/>
      <w:marBottom w:val="0"/>
      <w:divBdr>
        <w:top w:val="none" w:sz="0" w:space="0" w:color="auto"/>
        <w:left w:val="none" w:sz="0" w:space="0" w:color="auto"/>
        <w:bottom w:val="none" w:sz="0" w:space="0" w:color="auto"/>
        <w:right w:val="none" w:sz="0" w:space="0" w:color="auto"/>
      </w:divBdr>
    </w:div>
    <w:div w:id="837161783">
      <w:bodyDiv w:val="1"/>
      <w:marLeft w:val="0"/>
      <w:marRight w:val="0"/>
      <w:marTop w:val="0"/>
      <w:marBottom w:val="0"/>
      <w:divBdr>
        <w:top w:val="none" w:sz="0" w:space="0" w:color="auto"/>
        <w:left w:val="none" w:sz="0" w:space="0" w:color="auto"/>
        <w:bottom w:val="none" w:sz="0" w:space="0" w:color="auto"/>
        <w:right w:val="none" w:sz="0" w:space="0" w:color="auto"/>
      </w:divBdr>
    </w:div>
    <w:div w:id="846868931">
      <w:bodyDiv w:val="1"/>
      <w:marLeft w:val="0"/>
      <w:marRight w:val="0"/>
      <w:marTop w:val="0"/>
      <w:marBottom w:val="0"/>
      <w:divBdr>
        <w:top w:val="none" w:sz="0" w:space="0" w:color="auto"/>
        <w:left w:val="none" w:sz="0" w:space="0" w:color="auto"/>
        <w:bottom w:val="none" w:sz="0" w:space="0" w:color="auto"/>
        <w:right w:val="none" w:sz="0" w:space="0" w:color="auto"/>
      </w:divBdr>
    </w:div>
    <w:div w:id="854803194">
      <w:bodyDiv w:val="1"/>
      <w:marLeft w:val="0"/>
      <w:marRight w:val="0"/>
      <w:marTop w:val="0"/>
      <w:marBottom w:val="0"/>
      <w:divBdr>
        <w:top w:val="none" w:sz="0" w:space="0" w:color="auto"/>
        <w:left w:val="none" w:sz="0" w:space="0" w:color="auto"/>
        <w:bottom w:val="none" w:sz="0" w:space="0" w:color="auto"/>
        <w:right w:val="none" w:sz="0" w:space="0" w:color="auto"/>
      </w:divBdr>
    </w:div>
    <w:div w:id="858859003">
      <w:bodyDiv w:val="1"/>
      <w:marLeft w:val="0"/>
      <w:marRight w:val="0"/>
      <w:marTop w:val="0"/>
      <w:marBottom w:val="0"/>
      <w:divBdr>
        <w:top w:val="none" w:sz="0" w:space="0" w:color="auto"/>
        <w:left w:val="none" w:sz="0" w:space="0" w:color="auto"/>
        <w:bottom w:val="none" w:sz="0" w:space="0" w:color="auto"/>
        <w:right w:val="none" w:sz="0" w:space="0" w:color="auto"/>
      </w:divBdr>
    </w:div>
    <w:div w:id="859587971">
      <w:bodyDiv w:val="1"/>
      <w:marLeft w:val="0"/>
      <w:marRight w:val="0"/>
      <w:marTop w:val="0"/>
      <w:marBottom w:val="0"/>
      <w:divBdr>
        <w:top w:val="none" w:sz="0" w:space="0" w:color="auto"/>
        <w:left w:val="none" w:sz="0" w:space="0" w:color="auto"/>
        <w:bottom w:val="none" w:sz="0" w:space="0" w:color="auto"/>
        <w:right w:val="none" w:sz="0" w:space="0" w:color="auto"/>
      </w:divBdr>
    </w:div>
    <w:div w:id="875964644">
      <w:bodyDiv w:val="1"/>
      <w:marLeft w:val="0"/>
      <w:marRight w:val="0"/>
      <w:marTop w:val="0"/>
      <w:marBottom w:val="0"/>
      <w:divBdr>
        <w:top w:val="none" w:sz="0" w:space="0" w:color="auto"/>
        <w:left w:val="none" w:sz="0" w:space="0" w:color="auto"/>
        <w:bottom w:val="none" w:sz="0" w:space="0" w:color="auto"/>
        <w:right w:val="none" w:sz="0" w:space="0" w:color="auto"/>
      </w:divBdr>
      <w:divsChild>
        <w:div w:id="2034307261">
          <w:marLeft w:val="0"/>
          <w:marRight w:val="0"/>
          <w:marTop w:val="0"/>
          <w:marBottom w:val="0"/>
          <w:divBdr>
            <w:top w:val="none" w:sz="0" w:space="0" w:color="auto"/>
            <w:left w:val="none" w:sz="0" w:space="0" w:color="auto"/>
            <w:bottom w:val="none" w:sz="0" w:space="0" w:color="auto"/>
            <w:right w:val="none" w:sz="0" w:space="0" w:color="auto"/>
          </w:divBdr>
          <w:divsChild>
            <w:div w:id="181406710">
              <w:marLeft w:val="0"/>
              <w:marRight w:val="0"/>
              <w:marTop w:val="0"/>
              <w:marBottom w:val="0"/>
              <w:divBdr>
                <w:top w:val="none" w:sz="0" w:space="0" w:color="auto"/>
                <w:left w:val="none" w:sz="0" w:space="0" w:color="auto"/>
                <w:bottom w:val="none" w:sz="0" w:space="0" w:color="auto"/>
                <w:right w:val="none" w:sz="0" w:space="0" w:color="auto"/>
              </w:divBdr>
            </w:div>
            <w:div w:id="263732509">
              <w:marLeft w:val="0"/>
              <w:marRight w:val="0"/>
              <w:marTop w:val="0"/>
              <w:marBottom w:val="0"/>
              <w:divBdr>
                <w:top w:val="none" w:sz="0" w:space="0" w:color="auto"/>
                <w:left w:val="none" w:sz="0" w:space="0" w:color="auto"/>
                <w:bottom w:val="none" w:sz="0" w:space="0" w:color="auto"/>
                <w:right w:val="none" w:sz="0" w:space="0" w:color="auto"/>
              </w:divBdr>
            </w:div>
            <w:div w:id="523985523">
              <w:marLeft w:val="0"/>
              <w:marRight w:val="0"/>
              <w:marTop w:val="0"/>
              <w:marBottom w:val="0"/>
              <w:divBdr>
                <w:top w:val="none" w:sz="0" w:space="0" w:color="auto"/>
                <w:left w:val="none" w:sz="0" w:space="0" w:color="auto"/>
                <w:bottom w:val="none" w:sz="0" w:space="0" w:color="auto"/>
                <w:right w:val="none" w:sz="0" w:space="0" w:color="auto"/>
              </w:divBdr>
            </w:div>
            <w:div w:id="606084732">
              <w:marLeft w:val="0"/>
              <w:marRight w:val="0"/>
              <w:marTop w:val="0"/>
              <w:marBottom w:val="0"/>
              <w:divBdr>
                <w:top w:val="none" w:sz="0" w:space="0" w:color="auto"/>
                <w:left w:val="none" w:sz="0" w:space="0" w:color="auto"/>
                <w:bottom w:val="none" w:sz="0" w:space="0" w:color="auto"/>
                <w:right w:val="none" w:sz="0" w:space="0" w:color="auto"/>
              </w:divBdr>
            </w:div>
            <w:div w:id="820658713">
              <w:marLeft w:val="0"/>
              <w:marRight w:val="0"/>
              <w:marTop w:val="0"/>
              <w:marBottom w:val="0"/>
              <w:divBdr>
                <w:top w:val="none" w:sz="0" w:space="0" w:color="auto"/>
                <w:left w:val="none" w:sz="0" w:space="0" w:color="auto"/>
                <w:bottom w:val="none" w:sz="0" w:space="0" w:color="auto"/>
                <w:right w:val="none" w:sz="0" w:space="0" w:color="auto"/>
              </w:divBdr>
            </w:div>
            <w:div w:id="1079058842">
              <w:marLeft w:val="0"/>
              <w:marRight w:val="0"/>
              <w:marTop w:val="0"/>
              <w:marBottom w:val="0"/>
              <w:divBdr>
                <w:top w:val="none" w:sz="0" w:space="0" w:color="auto"/>
                <w:left w:val="none" w:sz="0" w:space="0" w:color="auto"/>
                <w:bottom w:val="none" w:sz="0" w:space="0" w:color="auto"/>
                <w:right w:val="none" w:sz="0" w:space="0" w:color="auto"/>
              </w:divBdr>
            </w:div>
            <w:div w:id="1250118664">
              <w:marLeft w:val="0"/>
              <w:marRight w:val="0"/>
              <w:marTop w:val="0"/>
              <w:marBottom w:val="0"/>
              <w:divBdr>
                <w:top w:val="none" w:sz="0" w:space="0" w:color="auto"/>
                <w:left w:val="none" w:sz="0" w:space="0" w:color="auto"/>
                <w:bottom w:val="none" w:sz="0" w:space="0" w:color="auto"/>
                <w:right w:val="none" w:sz="0" w:space="0" w:color="auto"/>
              </w:divBdr>
            </w:div>
            <w:div w:id="1571304759">
              <w:marLeft w:val="0"/>
              <w:marRight w:val="0"/>
              <w:marTop w:val="0"/>
              <w:marBottom w:val="0"/>
              <w:divBdr>
                <w:top w:val="none" w:sz="0" w:space="0" w:color="auto"/>
                <w:left w:val="none" w:sz="0" w:space="0" w:color="auto"/>
                <w:bottom w:val="none" w:sz="0" w:space="0" w:color="auto"/>
                <w:right w:val="none" w:sz="0" w:space="0" w:color="auto"/>
              </w:divBdr>
            </w:div>
            <w:div w:id="1710453708">
              <w:marLeft w:val="0"/>
              <w:marRight w:val="0"/>
              <w:marTop w:val="0"/>
              <w:marBottom w:val="0"/>
              <w:divBdr>
                <w:top w:val="none" w:sz="0" w:space="0" w:color="auto"/>
                <w:left w:val="none" w:sz="0" w:space="0" w:color="auto"/>
                <w:bottom w:val="none" w:sz="0" w:space="0" w:color="auto"/>
                <w:right w:val="none" w:sz="0" w:space="0" w:color="auto"/>
              </w:divBdr>
            </w:div>
            <w:div w:id="19991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72193">
      <w:bodyDiv w:val="1"/>
      <w:marLeft w:val="0"/>
      <w:marRight w:val="0"/>
      <w:marTop w:val="0"/>
      <w:marBottom w:val="0"/>
      <w:divBdr>
        <w:top w:val="none" w:sz="0" w:space="0" w:color="auto"/>
        <w:left w:val="none" w:sz="0" w:space="0" w:color="auto"/>
        <w:bottom w:val="none" w:sz="0" w:space="0" w:color="auto"/>
        <w:right w:val="none" w:sz="0" w:space="0" w:color="auto"/>
      </w:divBdr>
    </w:div>
    <w:div w:id="988244188">
      <w:bodyDiv w:val="1"/>
      <w:marLeft w:val="0"/>
      <w:marRight w:val="0"/>
      <w:marTop w:val="0"/>
      <w:marBottom w:val="0"/>
      <w:divBdr>
        <w:top w:val="none" w:sz="0" w:space="0" w:color="auto"/>
        <w:left w:val="none" w:sz="0" w:space="0" w:color="auto"/>
        <w:bottom w:val="none" w:sz="0" w:space="0" w:color="auto"/>
        <w:right w:val="none" w:sz="0" w:space="0" w:color="auto"/>
      </w:divBdr>
    </w:div>
    <w:div w:id="1000541136">
      <w:bodyDiv w:val="1"/>
      <w:marLeft w:val="0"/>
      <w:marRight w:val="0"/>
      <w:marTop w:val="0"/>
      <w:marBottom w:val="0"/>
      <w:divBdr>
        <w:top w:val="none" w:sz="0" w:space="0" w:color="auto"/>
        <w:left w:val="none" w:sz="0" w:space="0" w:color="auto"/>
        <w:bottom w:val="none" w:sz="0" w:space="0" w:color="auto"/>
        <w:right w:val="none" w:sz="0" w:space="0" w:color="auto"/>
      </w:divBdr>
    </w:div>
    <w:div w:id="1001273360">
      <w:bodyDiv w:val="1"/>
      <w:marLeft w:val="0"/>
      <w:marRight w:val="0"/>
      <w:marTop w:val="0"/>
      <w:marBottom w:val="0"/>
      <w:divBdr>
        <w:top w:val="none" w:sz="0" w:space="0" w:color="auto"/>
        <w:left w:val="none" w:sz="0" w:space="0" w:color="auto"/>
        <w:bottom w:val="none" w:sz="0" w:space="0" w:color="auto"/>
        <w:right w:val="none" w:sz="0" w:space="0" w:color="auto"/>
      </w:divBdr>
    </w:div>
    <w:div w:id="1001354570">
      <w:bodyDiv w:val="1"/>
      <w:marLeft w:val="0"/>
      <w:marRight w:val="0"/>
      <w:marTop w:val="0"/>
      <w:marBottom w:val="0"/>
      <w:divBdr>
        <w:top w:val="none" w:sz="0" w:space="0" w:color="auto"/>
        <w:left w:val="none" w:sz="0" w:space="0" w:color="auto"/>
        <w:bottom w:val="none" w:sz="0" w:space="0" w:color="auto"/>
        <w:right w:val="none" w:sz="0" w:space="0" w:color="auto"/>
      </w:divBdr>
    </w:div>
    <w:div w:id="1056510061">
      <w:bodyDiv w:val="1"/>
      <w:marLeft w:val="0"/>
      <w:marRight w:val="0"/>
      <w:marTop w:val="0"/>
      <w:marBottom w:val="0"/>
      <w:divBdr>
        <w:top w:val="none" w:sz="0" w:space="0" w:color="auto"/>
        <w:left w:val="none" w:sz="0" w:space="0" w:color="auto"/>
        <w:bottom w:val="none" w:sz="0" w:space="0" w:color="auto"/>
        <w:right w:val="none" w:sz="0" w:space="0" w:color="auto"/>
      </w:divBdr>
    </w:div>
    <w:div w:id="1075590071">
      <w:bodyDiv w:val="1"/>
      <w:marLeft w:val="0"/>
      <w:marRight w:val="0"/>
      <w:marTop w:val="0"/>
      <w:marBottom w:val="0"/>
      <w:divBdr>
        <w:top w:val="none" w:sz="0" w:space="0" w:color="auto"/>
        <w:left w:val="none" w:sz="0" w:space="0" w:color="auto"/>
        <w:bottom w:val="none" w:sz="0" w:space="0" w:color="auto"/>
        <w:right w:val="none" w:sz="0" w:space="0" w:color="auto"/>
      </w:divBdr>
    </w:div>
    <w:div w:id="1079980200">
      <w:bodyDiv w:val="1"/>
      <w:marLeft w:val="0"/>
      <w:marRight w:val="0"/>
      <w:marTop w:val="0"/>
      <w:marBottom w:val="0"/>
      <w:divBdr>
        <w:top w:val="none" w:sz="0" w:space="0" w:color="auto"/>
        <w:left w:val="none" w:sz="0" w:space="0" w:color="auto"/>
        <w:bottom w:val="none" w:sz="0" w:space="0" w:color="auto"/>
        <w:right w:val="none" w:sz="0" w:space="0" w:color="auto"/>
      </w:divBdr>
    </w:div>
    <w:div w:id="1089615118">
      <w:bodyDiv w:val="1"/>
      <w:marLeft w:val="0"/>
      <w:marRight w:val="0"/>
      <w:marTop w:val="0"/>
      <w:marBottom w:val="0"/>
      <w:divBdr>
        <w:top w:val="none" w:sz="0" w:space="0" w:color="auto"/>
        <w:left w:val="none" w:sz="0" w:space="0" w:color="auto"/>
        <w:bottom w:val="none" w:sz="0" w:space="0" w:color="auto"/>
        <w:right w:val="none" w:sz="0" w:space="0" w:color="auto"/>
      </w:divBdr>
    </w:div>
    <w:div w:id="1129008337">
      <w:bodyDiv w:val="1"/>
      <w:marLeft w:val="0"/>
      <w:marRight w:val="0"/>
      <w:marTop w:val="0"/>
      <w:marBottom w:val="0"/>
      <w:divBdr>
        <w:top w:val="none" w:sz="0" w:space="0" w:color="auto"/>
        <w:left w:val="none" w:sz="0" w:space="0" w:color="auto"/>
        <w:bottom w:val="none" w:sz="0" w:space="0" w:color="auto"/>
        <w:right w:val="none" w:sz="0" w:space="0" w:color="auto"/>
      </w:divBdr>
    </w:div>
    <w:div w:id="1142505486">
      <w:bodyDiv w:val="1"/>
      <w:marLeft w:val="0"/>
      <w:marRight w:val="0"/>
      <w:marTop w:val="0"/>
      <w:marBottom w:val="0"/>
      <w:divBdr>
        <w:top w:val="none" w:sz="0" w:space="0" w:color="auto"/>
        <w:left w:val="none" w:sz="0" w:space="0" w:color="auto"/>
        <w:bottom w:val="none" w:sz="0" w:space="0" w:color="auto"/>
        <w:right w:val="none" w:sz="0" w:space="0" w:color="auto"/>
      </w:divBdr>
    </w:div>
    <w:div w:id="1152067044">
      <w:bodyDiv w:val="1"/>
      <w:marLeft w:val="0"/>
      <w:marRight w:val="0"/>
      <w:marTop w:val="0"/>
      <w:marBottom w:val="0"/>
      <w:divBdr>
        <w:top w:val="none" w:sz="0" w:space="0" w:color="auto"/>
        <w:left w:val="none" w:sz="0" w:space="0" w:color="auto"/>
        <w:bottom w:val="none" w:sz="0" w:space="0" w:color="auto"/>
        <w:right w:val="none" w:sz="0" w:space="0" w:color="auto"/>
      </w:divBdr>
    </w:div>
    <w:div w:id="1162740454">
      <w:bodyDiv w:val="1"/>
      <w:marLeft w:val="0"/>
      <w:marRight w:val="0"/>
      <w:marTop w:val="0"/>
      <w:marBottom w:val="0"/>
      <w:divBdr>
        <w:top w:val="none" w:sz="0" w:space="0" w:color="auto"/>
        <w:left w:val="none" w:sz="0" w:space="0" w:color="auto"/>
        <w:bottom w:val="none" w:sz="0" w:space="0" w:color="auto"/>
        <w:right w:val="none" w:sz="0" w:space="0" w:color="auto"/>
      </w:divBdr>
    </w:div>
    <w:div w:id="1164517968">
      <w:bodyDiv w:val="1"/>
      <w:marLeft w:val="0"/>
      <w:marRight w:val="0"/>
      <w:marTop w:val="0"/>
      <w:marBottom w:val="0"/>
      <w:divBdr>
        <w:top w:val="none" w:sz="0" w:space="0" w:color="auto"/>
        <w:left w:val="none" w:sz="0" w:space="0" w:color="auto"/>
        <w:bottom w:val="none" w:sz="0" w:space="0" w:color="auto"/>
        <w:right w:val="none" w:sz="0" w:space="0" w:color="auto"/>
      </w:divBdr>
    </w:div>
    <w:div w:id="1166166171">
      <w:bodyDiv w:val="1"/>
      <w:marLeft w:val="0"/>
      <w:marRight w:val="0"/>
      <w:marTop w:val="0"/>
      <w:marBottom w:val="0"/>
      <w:divBdr>
        <w:top w:val="none" w:sz="0" w:space="0" w:color="auto"/>
        <w:left w:val="none" w:sz="0" w:space="0" w:color="auto"/>
        <w:bottom w:val="none" w:sz="0" w:space="0" w:color="auto"/>
        <w:right w:val="none" w:sz="0" w:space="0" w:color="auto"/>
      </w:divBdr>
    </w:div>
    <w:div w:id="1181043408">
      <w:bodyDiv w:val="1"/>
      <w:marLeft w:val="0"/>
      <w:marRight w:val="0"/>
      <w:marTop w:val="0"/>
      <w:marBottom w:val="0"/>
      <w:divBdr>
        <w:top w:val="none" w:sz="0" w:space="0" w:color="auto"/>
        <w:left w:val="none" w:sz="0" w:space="0" w:color="auto"/>
        <w:bottom w:val="none" w:sz="0" w:space="0" w:color="auto"/>
        <w:right w:val="none" w:sz="0" w:space="0" w:color="auto"/>
      </w:divBdr>
    </w:div>
    <w:div w:id="1183516438">
      <w:bodyDiv w:val="1"/>
      <w:marLeft w:val="0"/>
      <w:marRight w:val="0"/>
      <w:marTop w:val="0"/>
      <w:marBottom w:val="0"/>
      <w:divBdr>
        <w:top w:val="none" w:sz="0" w:space="0" w:color="auto"/>
        <w:left w:val="none" w:sz="0" w:space="0" w:color="auto"/>
        <w:bottom w:val="none" w:sz="0" w:space="0" w:color="auto"/>
        <w:right w:val="none" w:sz="0" w:space="0" w:color="auto"/>
      </w:divBdr>
      <w:divsChild>
        <w:div w:id="1592616952">
          <w:marLeft w:val="0"/>
          <w:marRight w:val="0"/>
          <w:marTop w:val="0"/>
          <w:marBottom w:val="0"/>
          <w:divBdr>
            <w:top w:val="none" w:sz="0" w:space="0" w:color="auto"/>
            <w:left w:val="none" w:sz="0" w:space="0" w:color="auto"/>
            <w:bottom w:val="none" w:sz="0" w:space="0" w:color="auto"/>
            <w:right w:val="none" w:sz="0" w:space="0" w:color="auto"/>
          </w:divBdr>
          <w:divsChild>
            <w:div w:id="330837735">
              <w:marLeft w:val="0"/>
              <w:marRight w:val="0"/>
              <w:marTop w:val="0"/>
              <w:marBottom w:val="0"/>
              <w:divBdr>
                <w:top w:val="none" w:sz="0" w:space="0" w:color="auto"/>
                <w:left w:val="none" w:sz="0" w:space="0" w:color="auto"/>
                <w:bottom w:val="none" w:sz="0" w:space="0" w:color="auto"/>
                <w:right w:val="none" w:sz="0" w:space="0" w:color="auto"/>
              </w:divBdr>
            </w:div>
            <w:div w:id="660161177">
              <w:marLeft w:val="0"/>
              <w:marRight w:val="0"/>
              <w:marTop w:val="0"/>
              <w:marBottom w:val="0"/>
              <w:divBdr>
                <w:top w:val="none" w:sz="0" w:space="0" w:color="auto"/>
                <w:left w:val="none" w:sz="0" w:space="0" w:color="auto"/>
                <w:bottom w:val="none" w:sz="0" w:space="0" w:color="auto"/>
                <w:right w:val="none" w:sz="0" w:space="0" w:color="auto"/>
              </w:divBdr>
            </w:div>
            <w:div w:id="968826434">
              <w:marLeft w:val="0"/>
              <w:marRight w:val="0"/>
              <w:marTop w:val="0"/>
              <w:marBottom w:val="0"/>
              <w:divBdr>
                <w:top w:val="none" w:sz="0" w:space="0" w:color="auto"/>
                <w:left w:val="none" w:sz="0" w:space="0" w:color="auto"/>
                <w:bottom w:val="none" w:sz="0" w:space="0" w:color="auto"/>
                <w:right w:val="none" w:sz="0" w:space="0" w:color="auto"/>
              </w:divBdr>
            </w:div>
            <w:div w:id="1492719684">
              <w:marLeft w:val="0"/>
              <w:marRight w:val="0"/>
              <w:marTop w:val="0"/>
              <w:marBottom w:val="0"/>
              <w:divBdr>
                <w:top w:val="none" w:sz="0" w:space="0" w:color="auto"/>
                <w:left w:val="none" w:sz="0" w:space="0" w:color="auto"/>
                <w:bottom w:val="none" w:sz="0" w:space="0" w:color="auto"/>
                <w:right w:val="none" w:sz="0" w:space="0" w:color="auto"/>
              </w:divBdr>
            </w:div>
            <w:div w:id="1750808597">
              <w:marLeft w:val="0"/>
              <w:marRight w:val="0"/>
              <w:marTop w:val="0"/>
              <w:marBottom w:val="0"/>
              <w:divBdr>
                <w:top w:val="none" w:sz="0" w:space="0" w:color="auto"/>
                <w:left w:val="none" w:sz="0" w:space="0" w:color="auto"/>
                <w:bottom w:val="none" w:sz="0" w:space="0" w:color="auto"/>
                <w:right w:val="none" w:sz="0" w:space="0" w:color="auto"/>
              </w:divBdr>
            </w:div>
            <w:div w:id="1987470734">
              <w:marLeft w:val="0"/>
              <w:marRight w:val="0"/>
              <w:marTop w:val="0"/>
              <w:marBottom w:val="0"/>
              <w:divBdr>
                <w:top w:val="none" w:sz="0" w:space="0" w:color="auto"/>
                <w:left w:val="none" w:sz="0" w:space="0" w:color="auto"/>
                <w:bottom w:val="none" w:sz="0" w:space="0" w:color="auto"/>
                <w:right w:val="none" w:sz="0" w:space="0" w:color="auto"/>
              </w:divBdr>
            </w:div>
            <w:div w:id="20443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13468">
      <w:bodyDiv w:val="1"/>
      <w:marLeft w:val="0"/>
      <w:marRight w:val="0"/>
      <w:marTop w:val="0"/>
      <w:marBottom w:val="0"/>
      <w:divBdr>
        <w:top w:val="none" w:sz="0" w:space="0" w:color="auto"/>
        <w:left w:val="none" w:sz="0" w:space="0" w:color="auto"/>
        <w:bottom w:val="none" w:sz="0" w:space="0" w:color="auto"/>
        <w:right w:val="none" w:sz="0" w:space="0" w:color="auto"/>
      </w:divBdr>
    </w:div>
    <w:div w:id="1209490249">
      <w:bodyDiv w:val="1"/>
      <w:marLeft w:val="0"/>
      <w:marRight w:val="0"/>
      <w:marTop w:val="0"/>
      <w:marBottom w:val="0"/>
      <w:divBdr>
        <w:top w:val="none" w:sz="0" w:space="0" w:color="auto"/>
        <w:left w:val="none" w:sz="0" w:space="0" w:color="auto"/>
        <w:bottom w:val="none" w:sz="0" w:space="0" w:color="auto"/>
        <w:right w:val="none" w:sz="0" w:space="0" w:color="auto"/>
      </w:divBdr>
    </w:div>
    <w:div w:id="1219123681">
      <w:bodyDiv w:val="1"/>
      <w:marLeft w:val="0"/>
      <w:marRight w:val="0"/>
      <w:marTop w:val="0"/>
      <w:marBottom w:val="0"/>
      <w:divBdr>
        <w:top w:val="none" w:sz="0" w:space="0" w:color="auto"/>
        <w:left w:val="none" w:sz="0" w:space="0" w:color="auto"/>
        <w:bottom w:val="none" w:sz="0" w:space="0" w:color="auto"/>
        <w:right w:val="none" w:sz="0" w:space="0" w:color="auto"/>
      </w:divBdr>
    </w:div>
    <w:div w:id="1254166420">
      <w:bodyDiv w:val="1"/>
      <w:marLeft w:val="0"/>
      <w:marRight w:val="0"/>
      <w:marTop w:val="0"/>
      <w:marBottom w:val="0"/>
      <w:divBdr>
        <w:top w:val="none" w:sz="0" w:space="0" w:color="auto"/>
        <w:left w:val="none" w:sz="0" w:space="0" w:color="auto"/>
        <w:bottom w:val="none" w:sz="0" w:space="0" w:color="auto"/>
        <w:right w:val="none" w:sz="0" w:space="0" w:color="auto"/>
      </w:divBdr>
    </w:div>
    <w:div w:id="1284732266">
      <w:bodyDiv w:val="1"/>
      <w:marLeft w:val="0"/>
      <w:marRight w:val="0"/>
      <w:marTop w:val="0"/>
      <w:marBottom w:val="0"/>
      <w:divBdr>
        <w:top w:val="none" w:sz="0" w:space="0" w:color="auto"/>
        <w:left w:val="none" w:sz="0" w:space="0" w:color="auto"/>
        <w:bottom w:val="none" w:sz="0" w:space="0" w:color="auto"/>
        <w:right w:val="none" w:sz="0" w:space="0" w:color="auto"/>
      </w:divBdr>
    </w:div>
    <w:div w:id="1298029065">
      <w:bodyDiv w:val="1"/>
      <w:marLeft w:val="0"/>
      <w:marRight w:val="0"/>
      <w:marTop w:val="0"/>
      <w:marBottom w:val="0"/>
      <w:divBdr>
        <w:top w:val="none" w:sz="0" w:space="0" w:color="auto"/>
        <w:left w:val="none" w:sz="0" w:space="0" w:color="auto"/>
        <w:bottom w:val="none" w:sz="0" w:space="0" w:color="auto"/>
        <w:right w:val="none" w:sz="0" w:space="0" w:color="auto"/>
      </w:divBdr>
    </w:div>
    <w:div w:id="1313757010">
      <w:bodyDiv w:val="1"/>
      <w:marLeft w:val="0"/>
      <w:marRight w:val="0"/>
      <w:marTop w:val="0"/>
      <w:marBottom w:val="0"/>
      <w:divBdr>
        <w:top w:val="none" w:sz="0" w:space="0" w:color="auto"/>
        <w:left w:val="none" w:sz="0" w:space="0" w:color="auto"/>
        <w:bottom w:val="none" w:sz="0" w:space="0" w:color="auto"/>
        <w:right w:val="none" w:sz="0" w:space="0" w:color="auto"/>
      </w:divBdr>
    </w:div>
    <w:div w:id="1315179064">
      <w:bodyDiv w:val="1"/>
      <w:marLeft w:val="0"/>
      <w:marRight w:val="0"/>
      <w:marTop w:val="0"/>
      <w:marBottom w:val="0"/>
      <w:divBdr>
        <w:top w:val="none" w:sz="0" w:space="0" w:color="auto"/>
        <w:left w:val="none" w:sz="0" w:space="0" w:color="auto"/>
        <w:bottom w:val="none" w:sz="0" w:space="0" w:color="auto"/>
        <w:right w:val="none" w:sz="0" w:space="0" w:color="auto"/>
      </w:divBdr>
    </w:div>
    <w:div w:id="1330787763">
      <w:bodyDiv w:val="1"/>
      <w:marLeft w:val="0"/>
      <w:marRight w:val="0"/>
      <w:marTop w:val="0"/>
      <w:marBottom w:val="0"/>
      <w:divBdr>
        <w:top w:val="none" w:sz="0" w:space="0" w:color="auto"/>
        <w:left w:val="none" w:sz="0" w:space="0" w:color="auto"/>
        <w:bottom w:val="none" w:sz="0" w:space="0" w:color="auto"/>
        <w:right w:val="none" w:sz="0" w:space="0" w:color="auto"/>
      </w:divBdr>
    </w:div>
    <w:div w:id="1414738058">
      <w:bodyDiv w:val="1"/>
      <w:marLeft w:val="0"/>
      <w:marRight w:val="0"/>
      <w:marTop w:val="0"/>
      <w:marBottom w:val="0"/>
      <w:divBdr>
        <w:top w:val="none" w:sz="0" w:space="0" w:color="auto"/>
        <w:left w:val="none" w:sz="0" w:space="0" w:color="auto"/>
        <w:bottom w:val="none" w:sz="0" w:space="0" w:color="auto"/>
        <w:right w:val="none" w:sz="0" w:space="0" w:color="auto"/>
      </w:divBdr>
    </w:div>
    <w:div w:id="1420759058">
      <w:bodyDiv w:val="1"/>
      <w:marLeft w:val="0"/>
      <w:marRight w:val="0"/>
      <w:marTop w:val="0"/>
      <w:marBottom w:val="0"/>
      <w:divBdr>
        <w:top w:val="none" w:sz="0" w:space="0" w:color="auto"/>
        <w:left w:val="none" w:sz="0" w:space="0" w:color="auto"/>
        <w:bottom w:val="none" w:sz="0" w:space="0" w:color="auto"/>
        <w:right w:val="none" w:sz="0" w:space="0" w:color="auto"/>
      </w:divBdr>
    </w:div>
    <w:div w:id="1471745677">
      <w:bodyDiv w:val="1"/>
      <w:marLeft w:val="0"/>
      <w:marRight w:val="0"/>
      <w:marTop w:val="0"/>
      <w:marBottom w:val="0"/>
      <w:divBdr>
        <w:top w:val="none" w:sz="0" w:space="0" w:color="auto"/>
        <w:left w:val="none" w:sz="0" w:space="0" w:color="auto"/>
        <w:bottom w:val="none" w:sz="0" w:space="0" w:color="auto"/>
        <w:right w:val="none" w:sz="0" w:space="0" w:color="auto"/>
      </w:divBdr>
    </w:div>
    <w:div w:id="1483499192">
      <w:bodyDiv w:val="1"/>
      <w:marLeft w:val="0"/>
      <w:marRight w:val="0"/>
      <w:marTop w:val="0"/>
      <w:marBottom w:val="0"/>
      <w:divBdr>
        <w:top w:val="none" w:sz="0" w:space="0" w:color="auto"/>
        <w:left w:val="none" w:sz="0" w:space="0" w:color="auto"/>
        <w:bottom w:val="none" w:sz="0" w:space="0" w:color="auto"/>
        <w:right w:val="none" w:sz="0" w:space="0" w:color="auto"/>
      </w:divBdr>
    </w:div>
    <w:div w:id="1496648274">
      <w:bodyDiv w:val="1"/>
      <w:marLeft w:val="0"/>
      <w:marRight w:val="0"/>
      <w:marTop w:val="0"/>
      <w:marBottom w:val="0"/>
      <w:divBdr>
        <w:top w:val="none" w:sz="0" w:space="0" w:color="auto"/>
        <w:left w:val="none" w:sz="0" w:space="0" w:color="auto"/>
        <w:bottom w:val="none" w:sz="0" w:space="0" w:color="auto"/>
        <w:right w:val="none" w:sz="0" w:space="0" w:color="auto"/>
      </w:divBdr>
    </w:div>
    <w:div w:id="1500198026">
      <w:bodyDiv w:val="1"/>
      <w:marLeft w:val="0"/>
      <w:marRight w:val="0"/>
      <w:marTop w:val="0"/>
      <w:marBottom w:val="0"/>
      <w:divBdr>
        <w:top w:val="none" w:sz="0" w:space="0" w:color="auto"/>
        <w:left w:val="none" w:sz="0" w:space="0" w:color="auto"/>
        <w:bottom w:val="none" w:sz="0" w:space="0" w:color="auto"/>
        <w:right w:val="none" w:sz="0" w:space="0" w:color="auto"/>
      </w:divBdr>
    </w:div>
    <w:div w:id="1519277112">
      <w:bodyDiv w:val="1"/>
      <w:marLeft w:val="0"/>
      <w:marRight w:val="0"/>
      <w:marTop w:val="0"/>
      <w:marBottom w:val="0"/>
      <w:divBdr>
        <w:top w:val="none" w:sz="0" w:space="0" w:color="auto"/>
        <w:left w:val="none" w:sz="0" w:space="0" w:color="auto"/>
        <w:bottom w:val="none" w:sz="0" w:space="0" w:color="auto"/>
        <w:right w:val="none" w:sz="0" w:space="0" w:color="auto"/>
      </w:divBdr>
    </w:div>
    <w:div w:id="1521506381">
      <w:bodyDiv w:val="1"/>
      <w:marLeft w:val="0"/>
      <w:marRight w:val="0"/>
      <w:marTop w:val="0"/>
      <w:marBottom w:val="0"/>
      <w:divBdr>
        <w:top w:val="none" w:sz="0" w:space="0" w:color="auto"/>
        <w:left w:val="none" w:sz="0" w:space="0" w:color="auto"/>
        <w:bottom w:val="none" w:sz="0" w:space="0" w:color="auto"/>
        <w:right w:val="none" w:sz="0" w:space="0" w:color="auto"/>
      </w:divBdr>
    </w:div>
    <w:div w:id="1540241118">
      <w:bodyDiv w:val="1"/>
      <w:marLeft w:val="0"/>
      <w:marRight w:val="0"/>
      <w:marTop w:val="0"/>
      <w:marBottom w:val="0"/>
      <w:divBdr>
        <w:top w:val="none" w:sz="0" w:space="0" w:color="auto"/>
        <w:left w:val="none" w:sz="0" w:space="0" w:color="auto"/>
        <w:bottom w:val="none" w:sz="0" w:space="0" w:color="auto"/>
        <w:right w:val="none" w:sz="0" w:space="0" w:color="auto"/>
      </w:divBdr>
    </w:div>
    <w:div w:id="1548836962">
      <w:bodyDiv w:val="1"/>
      <w:marLeft w:val="0"/>
      <w:marRight w:val="0"/>
      <w:marTop w:val="0"/>
      <w:marBottom w:val="0"/>
      <w:divBdr>
        <w:top w:val="none" w:sz="0" w:space="0" w:color="auto"/>
        <w:left w:val="none" w:sz="0" w:space="0" w:color="auto"/>
        <w:bottom w:val="none" w:sz="0" w:space="0" w:color="auto"/>
        <w:right w:val="none" w:sz="0" w:space="0" w:color="auto"/>
      </w:divBdr>
    </w:div>
    <w:div w:id="1568101739">
      <w:bodyDiv w:val="1"/>
      <w:marLeft w:val="0"/>
      <w:marRight w:val="0"/>
      <w:marTop w:val="0"/>
      <w:marBottom w:val="0"/>
      <w:divBdr>
        <w:top w:val="none" w:sz="0" w:space="0" w:color="auto"/>
        <w:left w:val="none" w:sz="0" w:space="0" w:color="auto"/>
        <w:bottom w:val="none" w:sz="0" w:space="0" w:color="auto"/>
        <w:right w:val="none" w:sz="0" w:space="0" w:color="auto"/>
      </w:divBdr>
    </w:div>
    <w:div w:id="1578250215">
      <w:bodyDiv w:val="1"/>
      <w:marLeft w:val="0"/>
      <w:marRight w:val="0"/>
      <w:marTop w:val="0"/>
      <w:marBottom w:val="0"/>
      <w:divBdr>
        <w:top w:val="none" w:sz="0" w:space="0" w:color="auto"/>
        <w:left w:val="none" w:sz="0" w:space="0" w:color="auto"/>
        <w:bottom w:val="none" w:sz="0" w:space="0" w:color="auto"/>
        <w:right w:val="none" w:sz="0" w:space="0" w:color="auto"/>
      </w:divBdr>
    </w:div>
    <w:div w:id="1606231038">
      <w:bodyDiv w:val="1"/>
      <w:marLeft w:val="0"/>
      <w:marRight w:val="0"/>
      <w:marTop w:val="0"/>
      <w:marBottom w:val="0"/>
      <w:divBdr>
        <w:top w:val="none" w:sz="0" w:space="0" w:color="auto"/>
        <w:left w:val="none" w:sz="0" w:space="0" w:color="auto"/>
        <w:bottom w:val="none" w:sz="0" w:space="0" w:color="auto"/>
        <w:right w:val="none" w:sz="0" w:space="0" w:color="auto"/>
      </w:divBdr>
    </w:div>
    <w:div w:id="1607074224">
      <w:bodyDiv w:val="1"/>
      <w:marLeft w:val="0"/>
      <w:marRight w:val="0"/>
      <w:marTop w:val="0"/>
      <w:marBottom w:val="0"/>
      <w:divBdr>
        <w:top w:val="none" w:sz="0" w:space="0" w:color="auto"/>
        <w:left w:val="none" w:sz="0" w:space="0" w:color="auto"/>
        <w:bottom w:val="none" w:sz="0" w:space="0" w:color="auto"/>
        <w:right w:val="none" w:sz="0" w:space="0" w:color="auto"/>
      </w:divBdr>
    </w:div>
    <w:div w:id="1623069011">
      <w:bodyDiv w:val="1"/>
      <w:marLeft w:val="0"/>
      <w:marRight w:val="0"/>
      <w:marTop w:val="0"/>
      <w:marBottom w:val="0"/>
      <w:divBdr>
        <w:top w:val="none" w:sz="0" w:space="0" w:color="auto"/>
        <w:left w:val="none" w:sz="0" w:space="0" w:color="auto"/>
        <w:bottom w:val="none" w:sz="0" w:space="0" w:color="auto"/>
        <w:right w:val="none" w:sz="0" w:space="0" w:color="auto"/>
      </w:divBdr>
    </w:div>
    <w:div w:id="1640187998">
      <w:bodyDiv w:val="1"/>
      <w:marLeft w:val="0"/>
      <w:marRight w:val="0"/>
      <w:marTop w:val="0"/>
      <w:marBottom w:val="0"/>
      <w:divBdr>
        <w:top w:val="none" w:sz="0" w:space="0" w:color="auto"/>
        <w:left w:val="none" w:sz="0" w:space="0" w:color="auto"/>
        <w:bottom w:val="none" w:sz="0" w:space="0" w:color="auto"/>
        <w:right w:val="none" w:sz="0" w:space="0" w:color="auto"/>
      </w:divBdr>
    </w:div>
    <w:div w:id="1663196652">
      <w:bodyDiv w:val="1"/>
      <w:marLeft w:val="0"/>
      <w:marRight w:val="0"/>
      <w:marTop w:val="0"/>
      <w:marBottom w:val="0"/>
      <w:divBdr>
        <w:top w:val="none" w:sz="0" w:space="0" w:color="auto"/>
        <w:left w:val="none" w:sz="0" w:space="0" w:color="auto"/>
        <w:bottom w:val="none" w:sz="0" w:space="0" w:color="auto"/>
        <w:right w:val="none" w:sz="0" w:space="0" w:color="auto"/>
      </w:divBdr>
    </w:div>
    <w:div w:id="1670912438">
      <w:bodyDiv w:val="1"/>
      <w:marLeft w:val="0"/>
      <w:marRight w:val="0"/>
      <w:marTop w:val="0"/>
      <w:marBottom w:val="0"/>
      <w:divBdr>
        <w:top w:val="none" w:sz="0" w:space="0" w:color="auto"/>
        <w:left w:val="none" w:sz="0" w:space="0" w:color="auto"/>
        <w:bottom w:val="none" w:sz="0" w:space="0" w:color="auto"/>
        <w:right w:val="none" w:sz="0" w:space="0" w:color="auto"/>
      </w:divBdr>
    </w:div>
    <w:div w:id="1709796133">
      <w:bodyDiv w:val="1"/>
      <w:marLeft w:val="0"/>
      <w:marRight w:val="0"/>
      <w:marTop w:val="0"/>
      <w:marBottom w:val="0"/>
      <w:divBdr>
        <w:top w:val="none" w:sz="0" w:space="0" w:color="auto"/>
        <w:left w:val="none" w:sz="0" w:space="0" w:color="auto"/>
        <w:bottom w:val="none" w:sz="0" w:space="0" w:color="auto"/>
        <w:right w:val="none" w:sz="0" w:space="0" w:color="auto"/>
      </w:divBdr>
    </w:div>
    <w:div w:id="1719743605">
      <w:bodyDiv w:val="1"/>
      <w:marLeft w:val="0"/>
      <w:marRight w:val="0"/>
      <w:marTop w:val="0"/>
      <w:marBottom w:val="0"/>
      <w:divBdr>
        <w:top w:val="none" w:sz="0" w:space="0" w:color="auto"/>
        <w:left w:val="none" w:sz="0" w:space="0" w:color="auto"/>
        <w:bottom w:val="none" w:sz="0" w:space="0" w:color="auto"/>
        <w:right w:val="none" w:sz="0" w:space="0" w:color="auto"/>
      </w:divBdr>
    </w:div>
    <w:div w:id="1734811110">
      <w:bodyDiv w:val="1"/>
      <w:marLeft w:val="0"/>
      <w:marRight w:val="0"/>
      <w:marTop w:val="0"/>
      <w:marBottom w:val="0"/>
      <w:divBdr>
        <w:top w:val="none" w:sz="0" w:space="0" w:color="auto"/>
        <w:left w:val="none" w:sz="0" w:space="0" w:color="auto"/>
        <w:bottom w:val="none" w:sz="0" w:space="0" w:color="auto"/>
        <w:right w:val="none" w:sz="0" w:space="0" w:color="auto"/>
      </w:divBdr>
    </w:div>
    <w:div w:id="1751148173">
      <w:bodyDiv w:val="1"/>
      <w:marLeft w:val="0"/>
      <w:marRight w:val="0"/>
      <w:marTop w:val="0"/>
      <w:marBottom w:val="0"/>
      <w:divBdr>
        <w:top w:val="none" w:sz="0" w:space="0" w:color="auto"/>
        <w:left w:val="none" w:sz="0" w:space="0" w:color="auto"/>
        <w:bottom w:val="none" w:sz="0" w:space="0" w:color="auto"/>
        <w:right w:val="none" w:sz="0" w:space="0" w:color="auto"/>
      </w:divBdr>
      <w:divsChild>
        <w:div w:id="322927132">
          <w:marLeft w:val="547"/>
          <w:marRight w:val="0"/>
          <w:marTop w:val="0"/>
          <w:marBottom w:val="0"/>
          <w:divBdr>
            <w:top w:val="none" w:sz="0" w:space="0" w:color="auto"/>
            <w:left w:val="none" w:sz="0" w:space="0" w:color="auto"/>
            <w:bottom w:val="none" w:sz="0" w:space="0" w:color="auto"/>
            <w:right w:val="none" w:sz="0" w:space="0" w:color="auto"/>
          </w:divBdr>
        </w:div>
        <w:div w:id="753667292">
          <w:marLeft w:val="1166"/>
          <w:marRight w:val="0"/>
          <w:marTop w:val="0"/>
          <w:marBottom w:val="0"/>
          <w:divBdr>
            <w:top w:val="none" w:sz="0" w:space="0" w:color="auto"/>
            <w:left w:val="none" w:sz="0" w:space="0" w:color="auto"/>
            <w:bottom w:val="none" w:sz="0" w:space="0" w:color="auto"/>
            <w:right w:val="none" w:sz="0" w:space="0" w:color="auto"/>
          </w:divBdr>
        </w:div>
        <w:div w:id="1025136677">
          <w:marLeft w:val="1166"/>
          <w:marRight w:val="0"/>
          <w:marTop w:val="0"/>
          <w:marBottom w:val="0"/>
          <w:divBdr>
            <w:top w:val="none" w:sz="0" w:space="0" w:color="auto"/>
            <w:left w:val="none" w:sz="0" w:space="0" w:color="auto"/>
            <w:bottom w:val="none" w:sz="0" w:space="0" w:color="auto"/>
            <w:right w:val="none" w:sz="0" w:space="0" w:color="auto"/>
          </w:divBdr>
        </w:div>
      </w:divsChild>
    </w:div>
    <w:div w:id="1781878003">
      <w:bodyDiv w:val="1"/>
      <w:marLeft w:val="0"/>
      <w:marRight w:val="0"/>
      <w:marTop w:val="0"/>
      <w:marBottom w:val="0"/>
      <w:divBdr>
        <w:top w:val="none" w:sz="0" w:space="0" w:color="auto"/>
        <w:left w:val="none" w:sz="0" w:space="0" w:color="auto"/>
        <w:bottom w:val="none" w:sz="0" w:space="0" w:color="auto"/>
        <w:right w:val="none" w:sz="0" w:space="0" w:color="auto"/>
      </w:divBdr>
    </w:div>
    <w:div w:id="1824929814">
      <w:bodyDiv w:val="1"/>
      <w:marLeft w:val="0"/>
      <w:marRight w:val="0"/>
      <w:marTop w:val="0"/>
      <w:marBottom w:val="0"/>
      <w:divBdr>
        <w:top w:val="none" w:sz="0" w:space="0" w:color="auto"/>
        <w:left w:val="none" w:sz="0" w:space="0" w:color="auto"/>
        <w:bottom w:val="none" w:sz="0" w:space="0" w:color="auto"/>
        <w:right w:val="none" w:sz="0" w:space="0" w:color="auto"/>
      </w:divBdr>
    </w:div>
    <w:div w:id="1846751430">
      <w:bodyDiv w:val="1"/>
      <w:marLeft w:val="0"/>
      <w:marRight w:val="0"/>
      <w:marTop w:val="0"/>
      <w:marBottom w:val="0"/>
      <w:divBdr>
        <w:top w:val="none" w:sz="0" w:space="0" w:color="auto"/>
        <w:left w:val="none" w:sz="0" w:space="0" w:color="auto"/>
        <w:bottom w:val="none" w:sz="0" w:space="0" w:color="auto"/>
        <w:right w:val="none" w:sz="0" w:space="0" w:color="auto"/>
      </w:divBdr>
    </w:div>
    <w:div w:id="1852908957">
      <w:bodyDiv w:val="1"/>
      <w:marLeft w:val="0"/>
      <w:marRight w:val="0"/>
      <w:marTop w:val="0"/>
      <w:marBottom w:val="0"/>
      <w:divBdr>
        <w:top w:val="none" w:sz="0" w:space="0" w:color="auto"/>
        <w:left w:val="none" w:sz="0" w:space="0" w:color="auto"/>
        <w:bottom w:val="none" w:sz="0" w:space="0" w:color="auto"/>
        <w:right w:val="none" w:sz="0" w:space="0" w:color="auto"/>
      </w:divBdr>
    </w:div>
    <w:div w:id="1875728145">
      <w:bodyDiv w:val="1"/>
      <w:marLeft w:val="0"/>
      <w:marRight w:val="0"/>
      <w:marTop w:val="0"/>
      <w:marBottom w:val="0"/>
      <w:divBdr>
        <w:top w:val="none" w:sz="0" w:space="0" w:color="auto"/>
        <w:left w:val="none" w:sz="0" w:space="0" w:color="auto"/>
        <w:bottom w:val="none" w:sz="0" w:space="0" w:color="auto"/>
        <w:right w:val="none" w:sz="0" w:space="0" w:color="auto"/>
      </w:divBdr>
    </w:div>
    <w:div w:id="1903175932">
      <w:bodyDiv w:val="1"/>
      <w:marLeft w:val="0"/>
      <w:marRight w:val="0"/>
      <w:marTop w:val="0"/>
      <w:marBottom w:val="0"/>
      <w:divBdr>
        <w:top w:val="none" w:sz="0" w:space="0" w:color="auto"/>
        <w:left w:val="none" w:sz="0" w:space="0" w:color="auto"/>
        <w:bottom w:val="none" w:sz="0" w:space="0" w:color="auto"/>
        <w:right w:val="none" w:sz="0" w:space="0" w:color="auto"/>
      </w:divBdr>
    </w:div>
    <w:div w:id="1918830898">
      <w:bodyDiv w:val="1"/>
      <w:marLeft w:val="0"/>
      <w:marRight w:val="0"/>
      <w:marTop w:val="0"/>
      <w:marBottom w:val="0"/>
      <w:divBdr>
        <w:top w:val="none" w:sz="0" w:space="0" w:color="auto"/>
        <w:left w:val="none" w:sz="0" w:space="0" w:color="auto"/>
        <w:bottom w:val="none" w:sz="0" w:space="0" w:color="auto"/>
        <w:right w:val="none" w:sz="0" w:space="0" w:color="auto"/>
      </w:divBdr>
    </w:div>
    <w:div w:id="1926454555">
      <w:bodyDiv w:val="1"/>
      <w:marLeft w:val="0"/>
      <w:marRight w:val="0"/>
      <w:marTop w:val="0"/>
      <w:marBottom w:val="0"/>
      <w:divBdr>
        <w:top w:val="none" w:sz="0" w:space="0" w:color="auto"/>
        <w:left w:val="none" w:sz="0" w:space="0" w:color="auto"/>
        <w:bottom w:val="none" w:sz="0" w:space="0" w:color="auto"/>
        <w:right w:val="none" w:sz="0" w:space="0" w:color="auto"/>
      </w:divBdr>
    </w:div>
    <w:div w:id="1926525089">
      <w:bodyDiv w:val="1"/>
      <w:marLeft w:val="0"/>
      <w:marRight w:val="0"/>
      <w:marTop w:val="0"/>
      <w:marBottom w:val="0"/>
      <w:divBdr>
        <w:top w:val="none" w:sz="0" w:space="0" w:color="auto"/>
        <w:left w:val="none" w:sz="0" w:space="0" w:color="auto"/>
        <w:bottom w:val="none" w:sz="0" w:space="0" w:color="auto"/>
        <w:right w:val="none" w:sz="0" w:space="0" w:color="auto"/>
      </w:divBdr>
    </w:div>
    <w:div w:id="2002930963">
      <w:bodyDiv w:val="1"/>
      <w:marLeft w:val="0"/>
      <w:marRight w:val="0"/>
      <w:marTop w:val="0"/>
      <w:marBottom w:val="0"/>
      <w:divBdr>
        <w:top w:val="none" w:sz="0" w:space="0" w:color="auto"/>
        <w:left w:val="none" w:sz="0" w:space="0" w:color="auto"/>
        <w:bottom w:val="none" w:sz="0" w:space="0" w:color="auto"/>
        <w:right w:val="none" w:sz="0" w:space="0" w:color="auto"/>
      </w:divBdr>
    </w:div>
    <w:div w:id="2010256635">
      <w:bodyDiv w:val="1"/>
      <w:marLeft w:val="0"/>
      <w:marRight w:val="0"/>
      <w:marTop w:val="0"/>
      <w:marBottom w:val="0"/>
      <w:divBdr>
        <w:top w:val="none" w:sz="0" w:space="0" w:color="auto"/>
        <w:left w:val="none" w:sz="0" w:space="0" w:color="auto"/>
        <w:bottom w:val="none" w:sz="0" w:space="0" w:color="auto"/>
        <w:right w:val="none" w:sz="0" w:space="0" w:color="auto"/>
      </w:divBdr>
    </w:div>
    <w:div w:id="2063675682">
      <w:bodyDiv w:val="1"/>
      <w:marLeft w:val="0"/>
      <w:marRight w:val="0"/>
      <w:marTop w:val="0"/>
      <w:marBottom w:val="0"/>
      <w:divBdr>
        <w:top w:val="none" w:sz="0" w:space="0" w:color="auto"/>
        <w:left w:val="none" w:sz="0" w:space="0" w:color="auto"/>
        <w:bottom w:val="none" w:sz="0" w:space="0" w:color="auto"/>
        <w:right w:val="none" w:sz="0" w:space="0" w:color="auto"/>
      </w:divBdr>
    </w:div>
    <w:div w:id="2064985104">
      <w:bodyDiv w:val="1"/>
      <w:marLeft w:val="0"/>
      <w:marRight w:val="0"/>
      <w:marTop w:val="0"/>
      <w:marBottom w:val="0"/>
      <w:divBdr>
        <w:top w:val="none" w:sz="0" w:space="0" w:color="auto"/>
        <w:left w:val="none" w:sz="0" w:space="0" w:color="auto"/>
        <w:bottom w:val="none" w:sz="0" w:space="0" w:color="auto"/>
        <w:right w:val="none" w:sz="0" w:space="0" w:color="auto"/>
      </w:divBdr>
    </w:div>
    <w:div w:id="2093744906">
      <w:bodyDiv w:val="1"/>
      <w:marLeft w:val="0"/>
      <w:marRight w:val="0"/>
      <w:marTop w:val="0"/>
      <w:marBottom w:val="0"/>
      <w:divBdr>
        <w:top w:val="none" w:sz="0" w:space="0" w:color="auto"/>
        <w:left w:val="none" w:sz="0" w:space="0" w:color="auto"/>
        <w:bottom w:val="none" w:sz="0" w:space="0" w:color="auto"/>
        <w:right w:val="none" w:sz="0" w:space="0" w:color="auto"/>
      </w:divBdr>
    </w:div>
    <w:div w:id="2094348658">
      <w:bodyDiv w:val="1"/>
      <w:marLeft w:val="0"/>
      <w:marRight w:val="0"/>
      <w:marTop w:val="0"/>
      <w:marBottom w:val="0"/>
      <w:divBdr>
        <w:top w:val="none" w:sz="0" w:space="0" w:color="auto"/>
        <w:left w:val="none" w:sz="0" w:space="0" w:color="auto"/>
        <w:bottom w:val="none" w:sz="0" w:space="0" w:color="auto"/>
        <w:right w:val="none" w:sz="0" w:space="0" w:color="auto"/>
      </w:divBdr>
    </w:div>
    <w:div w:id="2101876519">
      <w:bodyDiv w:val="1"/>
      <w:marLeft w:val="0"/>
      <w:marRight w:val="0"/>
      <w:marTop w:val="0"/>
      <w:marBottom w:val="0"/>
      <w:divBdr>
        <w:top w:val="none" w:sz="0" w:space="0" w:color="auto"/>
        <w:left w:val="none" w:sz="0" w:space="0" w:color="auto"/>
        <w:bottom w:val="none" w:sz="0" w:space="0" w:color="auto"/>
        <w:right w:val="none" w:sz="0" w:space="0" w:color="auto"/>
      </w:divBdr>
    </w:div>
    <w:div w:id="210930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s-apps2.hcl-axon.com/APSE/SCE_CSRP/DProcess.nsf/2c4e1f9759250dcd802571a4002f9f9f/aaea2120f3cec795882581a2000852e1?OpenDocument" TargetMode="External"/><Relationship Id="rId18" Type="http://schemas.openxmlformats.org/officeDocument/2006/relationships/image" Target="media/image4.png"/><Relationship Id="rId26" Type="http://schemas.openxmlformats.org/officeDocument/2006/relationships/image" Target="media/image9.png"/><Relationship Id="rId39" Type="http://schemas.openxmlformats.org/officeDocument/2006/relationships/image" Target="media/image14.png"/><Relationship Id="rId21" Type="http://schemas.openxmlformats.org/officeDocument/2006/relationships/image" Target="media/image6.png"/><Relationship Id="rId34" Type="http://schemas.openxmlformats.org/officeDocument/2006/relationships/image" Target="media/image12.png"/><Relationship Id="rId42" Type="http://schemas.openxmlformats.org/officeDocument/2006/relationships/image" Target="media/image16.emf"/><Relationship Id="rId47" Type="http://schemas.openxmlformats.org/officeDocument/2006/relationships/hyperlink" Target="https://edisonintl.sharepoint.com/:x:/r/teams/SAP%20CRB%20Initiative/preplanning/CSRPHome/Client/BI_BPDs/Shared%20Documents/CIM-CS-12/CRM%20Topics_Sub%20Topics%20and%20Disposition%20List%20combined.xlsx?d=w57743b5c99c94b85860f42d0d1b98785&amp;csf=1&amp;e=N01mG9" TargetMode="External"/><Relationship Id="rId50" Type="http://schemas.openxmlformats.org/officeDocument/2006/relationships/image" Target="media/image21.png"/><Relationship Id="rId55" Type="http://schemas.openxmlformats.org/officeDocument/2006/relationships/oleObject" Target="embeddings/Microsoft_Visio_2003-2010_Drawing2.vsd"/><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us-apps2.hcl-axon.com/APSE/SCE_CSRP/DProcess.nsf/2c4e1f9759250dcd802571a4002f9f9f/aaea2120f3cec795882581a2000852e1?OpenDocument" TargetMode="External"/><Relationship Id="rId20" Type="http://schemas.openxmlformats.org/officeDocument/2006/relationships/image" Target="media/image5.png"/><Relationship Id="rId29" Type="http://schemas.openxmlformats.org/officeDocument/2006/relationships/image" Target="media/image10.png"/><Relationship Id="rId41" Type="http://schemas.openxmlformats.org/officeDocument/2006/relationships/package" Target="embeddings/Microsoft_Visio_Drawing1.vsdx"/><Relationship Id="rId54" Type="http://schemas.openxmlformats.org/officeDocument/2006/relationships/image" Target="media/image24.emf"/><Relationship Id="rId62"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1.png"/><Relationship Id="rId37" Type="http://schemas.openxmlformats.org/officeDocument/2006/relationships/hyperlink" Target="https://us-apps2.hcl-axon.com/APSE/SCE_CSRP/DProcess.nsf/2c4e1f9759250dcd802571a4002f9f9f/a016bcd3bcf0513f8825823500237977?OpenDocument" TargetMode="External"/><Relationship Id="rId40" Type="http://schemas.openxmlformats.org/officeDocument/2006/relationships/image" Target="media/image15.emf"/><Relationship Id="rId45" Type="http://schemas.openxmlformats.org/officeDocument/2006/relationships/image" Target="media/image18.png"/><Relationship Id="rId53" Type="http://schemas.openxmlformats.org/officeDocument/2006/relationships/oleObject" Target="embeddings/Microsoft_Visio_2003-2010_Drawing1.vsd"/><Relationship Id="rId58"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cid:image002.jpg@01D4DDAF.366F8300" TargetMode="External"/><Relationship Id="rId28" Type="http://schemas.openxmlformats.org/officeDocument/2006/relationships/hyperlink" Target="https://us-apps2.hcl-axon.com/APSE/SCE_CSRP/DProcess.nsf/2c4e1f9759250dcd802571a4002f9f9f/483909957ef32c63882581a20058dbac?OpenDocument" TargetMode="External"/><Relationship Id="rId36" Type="http://schemas.openxmlformats.org/officeDocument/2006/relationships/hyperlink" Target="https://us-apps2.hcl-axon.com/APSE/SCE_CSRP/DProcess.nsf/2c4e1f9759250dcd802571a4002f9f9f/a7afce9a3e0d37af882581a200085bb6?OpenDocument" TargetMode="External"/><Relationship Id="rId49" Type="http://schemas.openxmlformats.org/officeDocument/2006/relationships/image" Target="media/image20.png"/><Relationship Id="rId57" Type="http://schemas.openxmlformats.org/officeDocument/2006/relationships/footer" Target="footer1.xml"/><Relationship Id="rId61"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us-apps2.hcl-axon.com/APSE/SCE_CSRP/DProcess.nsf/2c4e1f9759250dcd802571a4002f9f9f/93748dd8b259badf882581a200086dc1?OpenDocument" TargetMode="External"/><Relationship Id="rId31" Type="http://schemas.openxmlformats.org/officeDocument/2006/relationships/hyperlink" Target="https://us-apps2.hcl-axon.com/APSE/SCE_CSRP/DProcess.nsf/2c4e1f9759250dcd802571a4002f9f9f/7b3006e8cebd9c51882581a20058eb23?OpenDocument" TargetMode="External"/><Relationship Id="rId44" Type="http://schemas.openxmlformats.org/officeDocument/2006/relationships/image" Target="media/image17.png"/><Relationship Id="rId52" Type="http://schemas.openxmlformats.org/officeDocument/2006/relationships/image" Target="media/image23.emf"/><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s-apps2.hcl-axon.com/APSE/SCE_CSRP/DProcess.nsf/2c4e1f9759250dcd802571a4002f9f9f/17751570498049ee882581a20058b76e?OpenDocument" TargetMode="External"/><Relationship Id="rId22" Type="http://schemas.openxmlformats.org/officeDocument/2006/relationships/image" Target="media/image7.jpeg"/><Relationship Id="rId27" Type="http://schemas.openxmlformats.org/officeDocument/2006/relationships/hyperlink" Target="https://us-apps2.hcl-axon.com/APSE/SCE_CSRP/DProcess.nsf/2c4e1f9759250dcd802571a4002f9f9f/17751570498049ee882581a20058b76e?OpenDocument" TargetMode="External"/><Relationship Id="rId30" Type="http://schemas.openxmlformats.org/officeDocument/2006/relationships/image" Target="cid:image001.png@01D3B567.777FA7B0" TargetMode="External"/><Relationship Id="rId35" Type="http://schemas.openxmlformats.org/officeDocument/2006/relationships/hyperlink" Target="https://us-apps2.hcl-axon.com/APSE/SCE_CSRP/DProcess.nsf/2c4e1f9759250dcd802571a4002f9f9f/483909957ef32c63882581a20058dbac?OpenDocument" TargetMode="External"/><Relationship Id="rId43" Type="http://schemas.openxmlformats.org/officeDocument/2006/relationships/package" Target="embeddings/Microsoft_Visio_Drawing2.vsdx"/><Relationship Id="rId48" Type="http://schemas.openxmlformats.org/officeDocument/2006/relationships/hyperlink" Target="https://us-apps2.hcl-axon.com/APSE/SCE_CSRP/Mgmt.nsf/DocUniqueKey/USDC-ANPN2C?OpenDocument" TargetMode="External"/><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22.png"/><Relationship Id="rId3" Type="http://schemas.openxmlformats.org/officeDocument/2006/relationships/customXml" Target="../customXml/item3.xml"/><Relationship Id="rId12" Type="http://schemas.openxmlformats.org/officeDocument/2006/relationships/hyperlink" Target="https://us-apps2.hcl-axon.com/APSE/SCE_CSRP/Mgmt.nsf/DocUniqueKey/USDC-AQQMSL?OpenDocument" TargetMode="External"/><Relationship Id="rId17" Type="http://schemas.openxmlformats.org/officeDocument/2006/relationships/image" Target="media/image3.png"/><Relationship Id="rId25" Type="http://schemas.openxmlformats.org/officeDocument/2006/relationships/hyperlink" Target="https://us-apps2.hcl-axon.com/APSE/SCE_CSRP/DProcess.nsf/2c4e1f9759250dcd802571a4002f9f9f/462935419bd80acb882581a200590d59?OpenDocument" TargetMode="External"/><Relationship Id="rId33" Type="http://schemas.openxmlformats.org/officeDocument/2006/relationships/image" Target="cid:image002.png@01D3B561.C6E49280" TargetMode="External"/><Relationship Id="rId38" Type="http://schemas.openxmlformats.org/officeDocument/2006/relationships/image" Target="media/image13.png"/><Relationship Id="rId46" Type="http://schemas.openxmlformats.org/officeDocument/2006/relationships/image" Target="media/image19.png"/><Relationship Id="rId5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6.jpeg"/><Relationship Id="rId1" Type="http://schemas.openxmlformats.org/officeDocument/2006/relationships/image" Target="media/image25.emf"/></Relationships>
</file>

<file path=word/_rels/header2.xml.rels><?xml version="1.0" encoding="UTF-8" standalone="yes"?>
<Relationships xmlns="http://schemas.openxmlformats.org/package/2006/relationships"><Relationship Id="rId2" Type="http://schemas.openxmlformats.org/officeDocument/2006/relationships/image" Target="media/image26.jpeg"/><Relationship Id="rId1" Type="http://schemas.openxmlformats.org/officeDocument/2006/relationships/image" Target="media/image25.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tepwb\Documents\SCE\Plan%20&amp;%20Analyze%20Phase\BPD\SCE%20-%20Business%20Process%20Design%20Template%20v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478EB8C35E6040997CC87EAC7A87FF" ma:contentTypeVersion="12" ma:contentTypeDescription="Create a new document." ma:contentTypeScope="" ma:versionID="c6a93d1035d7acea20d44a3146ad0f4b">
  <xsd:schema xmlns:xsd="http://www.w3.org/2001/XMLSchema" xmlns:xs="http://www.w3.org/2001/XMLSchema" xmlns:p="http://schemas.microsoft.com/office/2006/metadata/properties" xmlns:ns2="24203cf6-3f29-4463-91b7-d72f2d53f95f" xmlns:ns3="2d323aa6-c215-480e-9789-c70ac6c40496" targetNamespace="http://schemas.microsoft.com/office/2006/metadata/properties" ma:root="true" ma:fieldsID="35edc35b0a3697f822d899636ea955cc" ns2:_="" ns3:_="">
    <xsd:import namespace="24203cf6-3f29-4463-91b7-d72f2d53f95f"/>
    <xsd:import namespace="2d323aa6-c215-480e-9789-c70ac6c40496"/>
    <xsd:element name="properties">
      <xsd:complexType>
        <xsd:sequence>
          <xsd:element name="documentManagement">
            <xsd:complexType>
              <xsd:all>
                <xsd:element ref="ns2:Org"/>
                <xsd:element ref="ns2:Phase" minOccurs="0"/>
                <xsd:element ref="ns2:Workstream" minOccurs="0"/>
                <xsd:element ref="ns2:Functuin" minOccurs="0"/>
                <xsd:element ref="ns2:Document_x0020_Type" minOccurs="0"/>
                <xsd:element ref="ns2:Additional_x0020_Tag_x0020_1" minOccurs="0"/>
                <xsd:element ref="ns2:Additional_x0020_Tag_x0020_2" minOccurs="0"/>
                <xsd:element ref="ns2:Additional_x0020_Tag_x0020_3" minOccurs="0"/>
                <xsd:element ref="ns3:MediaServiceMetadata" minOccurs="0"/>
                <xsd:element ref="ns3:MediaServiceFastMetadata"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203cf6-3f29-4463-91b7-d72f2d53f95f" elementFormDefault="qualified">
    <xsd:import namespace="http://schemas.microsoft.com/office/2006/documentManagement/types"/>
    <xsd:import namespace="http://schemas.microsoft.com/office/infopath/2007/PartnerControls"/>
    <xsd:element name="Org" ma:index="8" ma:displayName="Org" ma:default="CSRP" ma:internalName="Org">
      <xsd:simpleType>
        <xsd:restriction base="dms:Text">
          <xsd:maxLength value="255"/>
        </xsd:restriction>
      </xsd:simpleType>
    </xsd:element>
    <xsd:element name="Phase" ma:index="9" nillable="true" ma:displayName="Phase" ma:internalName="Phase">
      <xsd:complexType>
        <xsd:complexContent>
          <xsd:extension base="dms:MultiChoice">
            <xsd:sequence>
              <xsd:element name="Value" maxOccurs="unbounded" minOccurs="0" nillable="true">
                <xsd:simpleType>
                  <xsd:restriction base="dms:Choice">
                    <xsd:enumeration value="Technology Assessment"/>
                    <xsd:enumeration value="Planning"/>
                    <xsd:enumeration value="Plan &amp; Analyze"/>
                    <xsd:enumeration value="Design"/>
                    <xsd:enumeration value="Build"/>
                    <xsd:enumeration value="Test"/>
                    <xsd:enumeration value="Deploy"/>
                    <xsd:enumeration value="Stabilize"/>
                    <xsd:enumeration value="Closing"/>
                  </xsd:restriction>
                </xsd:simpleType>
              </xsd:element>
            </xsd:sequence>
          </xsd:extension>
        </xsd:complexContent>
      </xsd:complexType>
    </xsd:element>
    <xsd:element name="Workstream" ma:index="10" nillable="true" ma:displayName="Workstream" ma:format="Dropdown" ma:internalName="Workstream">
      <xsd:simpleType>
        <xsd:restriction base="dms:Choice">
          <xsd:enumeration value="PMO"/>
          <xsd:enumeration value="Controls &amp; Compliance"/>
          <xsd:enumeration value="Business Process Development"/>
          <xsd:enumeration value="Data Conversion"/>
          <xsd:enumeration value="Organizational Readiness"/>
          <xsd:enumeration value="Technology &amp; Integration"/>
          <xsd:enumeration value="TBD"/>
        </xsd:restriction>
      </xsd:simpleType>
    </xsd:element>
    <xsd:element name="Functuin" ma:index="11" nillable="true" ma:displayName="Function" ma:internalName="Functuin">
      <xsd:complexType>
        <xsd:complexContent>
          <xsd:extension base="dms:MultiChoice">
            <xsd:sequence>
              <xsd:element name="Value" maxOccurs="unbounded" minOccurs="0" nillable="true">
                <xsd:simpleType>
                  <xsd:restriction base="dms:Choice">
                    <xsd:enumeration value="Analytics &amp; Reporting"/>
                    <xsd:enumeration value="Architecture"/>
                    <xsd:enumeration value="Assessments &amp; Deliverables"/>
                    <xsd:enumeration value="Benefit Realization"/>
                    <xsd:enumeration value="Case Management"/>
                    <xsd:enumeration value="Communication"/>
                    <xsd:enumeration value="Controls &amp; Compliance"/>
                    <xsd:enumeration value="Credit &amp; Collection"/>
                    <xsd:enumeration value="Customer Interaction Management"/>
                    <xsd:enumeration value="Data Governance"/>
                    <xsd:enumeration value="Data Governance (PII)"/>
                    <xsd:enumeration value="Data Migration/Conversion"/>
                    <xsd:enumeration value="Data Migration/Conversion (PII)"/>
                    <xsd:enumeration value="Data Quality"/>
                    <xsd:enumeration value="Data Quality (PII)"/>
                    <xsd:enumeration value="Device &amp; Field"/>
                    <xsd:enumeration value="Finance (BP)"/>
                    <xsd:enumeration value="Finance (PMO)"/>
                    <xsd:enumeration value="Integration &amp; Governance"/>
                    <xsd:enumeration value="OCM"/>
                    <xsd:enumeration value="On/Off Boarding"/>
                    <xsd:enumeration value="Organizational Readiness"/>
                    <xsd:enumeration value="Outreach &amp; Program Operations"/>
                    <xsd:enumeration value="Payments"/>
                    <xsd:enumeration value="PMO"/>
                    <xsd:enumeration value="Products &amp; Programs"/>
                    <xsd:enumeration value="Regulaty"/>
                    <xsd:enumeration value="Risk &amp; Controls"/>
                    <xsd:enumeration value="Sourcing"/>
                    <xsd:enumeration value="Staffing &amp; Org Design"/>
                    <xsd:enumeration value="Technology &amp; Integration"/>
                    <xsd:enumeration value="Training"/>
                    <xsd:enumeration value="Usage &amp; Billing"/>
                    <xsd:enumeration value="TBD"/>
                  </xsd:restriction>
                </xsd:simpleType>
              </xsd:element>
            </xsd:sequence>
          </xsd:extension>
        </xsd:complexContent>
      </xsd:complexType>
    </xsd:element>
    <xsd:element name="Document_x0020_Type" ma:index="12" nillable="true" ma:displayName="Document Type" ma:format="Dropdown" ma:internalName="Document_x0020_Type">
      <xsd:simpleType>
        <xsd:restriction base="dms:Choice">
          <xsd:enumeration value="Supporting Document"/>
          <xsd:enumeration value="Deliverable"/>
          <xsd:enumeration value="Current Working Copy"/>
          <xsd:enumeration value="TBD"/>
        </xsd:restriction>
      </xsd:simpleType>
    </xsd:element>
    <xsd:element name="Additional_x0020_Tag_x0020_1" ma:index="13" nillable="true" ma:displayName="Additional Tag 1" ma:description="one or two words for user to easily identify document" ma:internalName="Additional_x0020_Tag_x0020_1">
      <xsd:simpleType>
        <xsd:restriction base="dms:Text">
          <xsd:maxLength value="255"/>
        </xsd:restriction>
      </xsd:simpleType>
    </xsd:element>
    <xsd:element name="Additional_x0020_Tag_x0020_2" ma:index="14" nillable="true" ma:displayName="Additional Tag 2" ma:description="one or two words for user to easily identify document" ma:internalName="Additional_x0020_Tag_x0020_2">
      <xsd:simpleType>
        <xsd:restriction base="dms:Text">
          <xsd:maxLength value="255"/>
        </xsd:restriction>
      </xsd:simpleType>
    </xsd:element>
    <xsd:element name="Additional_x0020_Tag_x0020_3" ma:index="15" nillable="true" ma:displayName="Additional Tag 3" ma:description="one or two words for user to easily identify document" ma:internalName="Additional_x0020_Tag_x0020_3">
      <xsd:simpleType>
        <xsd:restriction base="dms:Text">
          <xsd:maxLength value="255"/>
        </xsd:restriction>
      </xsd:simple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323aa6-c215-480e-9789-c70ac6c40496" elementFormDefault="qualified">
    <xsd:import namespace="http://schemas.microsoft.com/office/2006/documentManagement/types"/>
    <xsd:import namespace="http://schemas.microsoft.com/office/infopath/2007/PartnerControls"/>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Functuin xmlns="24203cf6-3f29-4463-91b7-d72f2d53f95f">
      <Value>Customer Interaction Management</Value>
    </Functuin>
    <Phase xmlns="24203cf6-3f29-4463-91b7-d72f2d53f95f">
      <Value>Design</Value>
    </Phase>
    <Document_x0020_Type xmlns="24203cf6-3f29-4463-91b7-d72f2d53f95f">Supporting Document</Document_x0020_Type>
    <Additional_x0020_Tag_x0020_2 xmlns="24203cf6-3f29-4463-91b7-d72f2d53f95f" xsi:nil="true"/>
    <Workstream xmlns="24203cf6-3f29-4463-91b7-d72f2d53f95f">Business Process Development</Workstream>
    <Additional_x0020_Tag_x0020_3 xmlns="24203cf6-3f29-4463-91b7-d72f2d53f95f" xsi:nil="true"/>
    <Org xmlns="24203cf6-3f29-4463-91b7-d72f2d53f95f">CSRP</Org>
    <Additional_x0020_Tag_x0020_1 xmlns="24203cf6-3f29-4463-91b7-d72f2d53f95f"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751DEF-AF28-4127-AE08-D734A1915E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203cf6-3f29-4463-91b7-d72f2d53f95f"/>
    <ds:schemaRef ds:uri="2d323aa6-c215-480e-9789-c70ac6c404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F43BED-601E-46A5-B547-B979E2565224}">
  <ds:schemaRefs>
    <ds:schemaRef ds:uri="http://schemas.microsoft.com/sharepoint/v3/contenttype/forms"/>
  </ds:schemaRefs>
</ds:datastoreItem>
</file>

<file path=customXml/itemProps3.xml><?xml version="1.0" encoding="utf-8"?>
<ds:datastoreItem xmlns:ds="http://schemas.openxmlformats.org/officeDocument/2006/customXml" ds:itemID="{ED3AFD8B-543E-48B1-885E-87DA640F15E3}">
  <ds:schemaRefs>
    <ds:schemaRef ds:uri="http://schemas.microsoft.com/office/2006/metadata/properties"/>
    <ds:schemaRef ds:uri="24203cf6-3f29-4463-91b7-d72f2d53f95f"/>
  </ds:schemaRefs>
</ds:datastoreItem>
</file>

<file path=customXml/itemProps4.xml><?xml version="1.0" encoding="utf-8"?>
<ds:datastoreItem xmlns:ds="http://schemas.openxmlformats.org/officeDocument/2006/customXml" ds:itemID="{5F48C0CB-E314-4EA3-A890-634AA1421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SCE - Business Process Design Template v1.dotx</Template>
  <TotalTime>2255</TotalTime>
  <Pages>49</Pages>
  <Words>10295</Words>
  <Characters>58688</Characters>
  <Application>Microsoft Office Word</Application>
  <DocSecurity>0</DocSecurity>
  <Lines>489</Lines>
  <Paragraphs>137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Direct Energy Global Role Design</vt:lpstr>
      <vt:lpstr>SAP User Access Guidelines and Procedures v1.3</vt:lpstr>
    </vt:vector>
  </TitlesOfParts>
  <Company>ITT</Company>
  <LinksUpToDate>false</LinksUpToDate>
  <CharactersWithSpaces>68846</CharactersWithSpaces>
  <SharedDoc>false</SharedDoc>
  <HLinks>
    <vt:vector size="618" baseType="variant">
      <vt:variant>
        <vt:i4>5177432</vt:i4>
      </vt:variant>
      <vt:variant>
        <vt:i4>582</vt:i4>
      </vt:variant>
      <vt:variant>
        <vt:i4>0</vt:i4>
      </vt:variant>
      <vt:variant>
        <vt:i4>5</vt:i4>
      </vt:variant>
      <vt:variant>
        <vt:lpwstr>http://ts1.pro.intra/sites/GLISgSAPPrSv/Auth/Forms/ByDocType.aspx</vt:lpwstr>
      </vt:variant>
      <vt:variant>
        <vt:lpwstr/>
      </vt:variant>
      <vt:variant>
        <vt:i4>5177432</vt:i4>
      </vt:variant>
      <vt:variant>
        <vt:i4>576</vt:i4>
      </vt:variant>
      <vt:variant>
        <vt:i4>0</vt:i4>
      </vt:variant>
      <vt:variant>
        <vt:i4>5</vt:i4>
      </vt:variant>
      <vt:variant>
        <vt:lpwstr>http://ts1.pro.intra/sites/GLISgSAPPrSv/Auth/Forms/ByDocType.aspx</vt:lpwstr>
      </vt:variant>
      <vt:variant>
        <vt:lpwstr/>
      </vt:variant>
      <vt:variant>
        <vt:i4>5177432</vt:i4>
      </vt:variant>
      <vt:variant>
        <vt:i4>573</vt:i4>
      </vt:variant>
      <vt:variant>
        <vt:i4>0</vt:i4>
      </vt:variant>
      <vt:variant>
        <vt:i4>5</vt:i4>
      </vt:variant>
      <vt:variant>
        <vt:lpwstr>http://ts1.pro.intra/sites/GLISgSAPPrSv/Auth/Forms/ByDocType.aspx</vt:lpwstr>
      </vt:variant>
      <vt:variant>
        <vt:lpwstr/>
      </vt:variant>
      <vt:variant>
        <vt:i4>1048644</vt:i4>
      </vt:variant>
      <vt:variant>
        <vt:i4>564</vt:i4>
      </vt:variant>
      <vt:variant>
        <vt:i4>0</vt:i4>
      </vt:variant>
      <vt:variant>
        <vt:i4>5</vt:i4>
      </vt:variant>
      <vt:variant>
        <vt:lpwstr>http://ts1.pro.intra/sites/GLISgSAPPrSv/Auth/Critical Tcode Mapping v0.1.xls</vt:lpwstr>
      </vt:variant>
      <vt:variant>
        <vt:lpwstr/>
      </vt:variant>
      <vt:variant>
        <vt:i4>1048644</vt:i4>
      </vt:variant>
      <vt:variant>
        <vt:i4>561</vt:i4>
      </vt:variant>
      <vt:variant>
        <vt:i4>0</vt:i4>
      </vt:variant>
      <vt:variant>
        <vt:i4>5</vt:i4>
      </vt:variant>
      <vt:variant>
        <vt:lpwstr>http://ts1.pro.intra/sites/GLISgSAPPrSv/Auth/Critical Tcode Mapping v0.1.xls</vt:lpwstr>
      </vt:variant>
      <vt:variant>
        <vt:lpwstr/>
      </vt:variant>
      <vt:variant>
        <vt:i4>1441809</vt:i4>
      </vt:variant>
      <vt:variant>
        <vt:i4>558</vt:i4>
      </vt:variant>
      <vt:variant>
        <vt:i4>0</vt:i4>
      </vt:variant>
      <vt:variant>
        <vt:i4>5</vt:i4>
      </vt:variant>
      <vt:variant>
        <vt:lpwstr>http://ts1.pro.intra/sites/GLISgSAPPrSv/Auth/request_reason_tmpl.01.txt</vt:lpwstr>
      </vt:variant>
      <vt:variant>
        <vt:lpwstr/>
      </vt:variant>
      <vt:variant>
        <vt:i4>5177432</vt:i4>
      </vt:variant>
      <vt:variant>
        <vt:i4>555</vt:i4>
      </vt:variant>
      <vt:variant>
        <vt:i4>0</vt:i4>
      </vt:variant>
      <vt:variant>
        <vt:i4>5</vt:i4>
      </vt:variant>
      <vt:variant>
        <vt:lpwstr>http://ts1.pro.intra/sites/GLISgSAPPrSv/Auth/Forms/ByDocType.aspx</vt:lpwstr>
      </vt:variant>
      <vt:variant>
        <vt:lpwstr/>
      </vt:variant>
      <vt:variant>
        <vt:i4>5177432</vt:i4>
      </vt:variant>
      <vt:variant>
        <vt:i4>552</vt:i4>
      </vt:variant>
      <vt:variant>
        <vt:i4>0</vt:i4>
      </vt:variant>
      <vt:variant>
        <vt:i4>5</vt:i4>
      </vt:variant>
      <vt:variant>
        <vt:lpwstr>http://ts1.pro.intra/sites/GLISgSAPPrSv/Auth/Forms/ByDocType.aspx</vt:lpwstr>
      </vt:variant>
      <vt:variant>
        <vt:lpwstr/>
      </vt:variant>
      <vt:variant>
        <vt:i4>5177432</vt:i4>
      </vt:variant>
      <vt:variant>
        <vt:i4>549</vt:i4>
      </vt:variant>
      <vt:variant>
        <vt:i4>0</vt:i4>
      </vt:variant>
      <vt:variant>
        <vt:i4>5</vt:i4>
      </vt:variant>
      <vt:variant>
        <vt:lpwstr>http://ts1.pro.intra/sites/GLISgSAPPrSv/Auth/Forms/ByDocType.aspx</vt:lpwstr>
      </vt:variant>
      <vt:variant>
        <vt:lpwstr/>
      </vt:variant>
      <vt:variant>
        <vt:i4>524359</vt:i4>
      </vt:variant>
      <vt:variant>
        <vt:i4>543</vt:i4>
      </vt:variant>
      <vt:variant>
        <vt:i4>0</vt:i4>
      </vt:variant>
      <vt:variant>
        <vt:i4>5</vt:i4>
      </vt:variant>
      <vt:variant>
        <vt:lpwstr>http://ts1.pro.intra/sites/GLISgSAPPrSv/Auth/Foundation - SAP authorization request form.zip</vt:lpwstr>
      </vt:variant>
      <vt:variant>
        <vt:lpwstr/>
      </vt:variant>
      <vt:variant>
        <vt:i4>5177432</vt:i4>
      </vt:variant>
      <vt:variant>
        <vt:i4>540</vt:i4>
      </vt:variant>
      <vt:variant>
        <vt:i4>0</vt:i4>
      </vt:variant>
      <vt:variant>
        <vt:i4>5</vt:i4>
      </vt:variant>
      <vt:variant>
        <vt:lpwstr>http://ts1.pro.intra/sites/GLISgSAPPrSv/Auth/Forms/ByDocType.aspx</vt:lpwstr>
      </vt:variant>
      <vt:variant>
        <vt:lpwstr/>
      </vt:variant>
      <vt:variant>
        <vt:i4>393290</vt:i4>
      </vt:variant>
      <vt:variant>
        <vt:i4>537</vt:i4>
      </vt:variant>
      <vt:variant>
        <vt:i4>0</vt:i4>
      </vt:variant>
      <vt:variant>
        <vt:i4>5</vt:i4>
      </vt:variant>
      <vt:variant>
        <vt:lpwstr>http://big4guy.com/index.php/2006/07/27/composite_authorization_profiles_in_sap</vt:lpwstr>
      </vt:variant>
      <vt:variant>
        <vt:lpwstr/>
      </vt:variant>
      <vt:variant>
        <vt:i4>1179711</vt:i4>
      </vt:variant>
      <vt:variant>
        <vt:i4>530</vt:i4>
      </vt:variant>
      <vt:variant>
        <vt:i4>0</vt:i4>
      </vt:variant>
      <vt:variant>
        <vt:i4>5</vt:i4>
      </vt:variant>
      <vt:variant>
        <vt:lpwstr/>
      </vt:variant>
      <vt:variant>
        <vt:lpwstr>_Toc241647805</vt:lpwstr>
      </vt:variant>
      <vt:variant>
        <vt:i4>1179711</vt:i4>
      </vt:variant>
      <vt:variant>
        <vt:i4>524</vt:i4>
      </vt:variant>
      <vt:variant>
        <vt:i4>0</vt:i4>
      </vt:variant>
      <vt:variant>
        <vt:i4>5</vt:i4>
      </vt:variant>
      <vt:variant>
        <vt:lpwstr/>
      </vt:variant>
      <vt:variant>
        <vt:lpwstr>_Toc241647804</vt:lpwstr>
      </vt:variant>
      <vt:variant>
        <vt:i4>1179711</vt:i4>
      </vt:variant>
      <vt:variant>
        <vt:i4>518</vt:i4>
      </vt:variant>
      <vt:variant>
        <vt:i4>0</vt:i4>
      </vt:variant>
      <vt:variant>
        <vt:i4>5</vt:i4>
      </vt:variant>
      <vt:variant>
        <vt:lpwstr/>
      </vt:variant>
      <vt:variant>
        <vt:lpwstr>_Toc241647803</vt:lpwstr>
      </vt:variant>
      <vt:variant>
        <vt:i4>1179711</vt:i4>
      </vt:variant>
      <vt:variant>
        <vt:i4>512</vt:i4>
      </vt:variant>
      <vt:variant>
        <vt:i4>0</vt:i4>
      </vt:variant>
      <vt:variant>
        <vt:i4>5</vt:i4>
      </vt:variant>
      <vt:variant>
        <vt:lpwstr/>
      </vt:variant>
      <vt:variant>
        <vt:lpwstr>_Toc241647802</vt:lpwstr>
      </vt:variant>
      <vt:variant>
        <vt:i4>1179711</vt:i4>
      </vt:variant>
      <vt:variant>
        <vt:i4>506</vt:i4>
      </vt:variant>
      <vt:variant>
        <vt:i4>0</vt:i4>
      </vt:variant>
      <vt:variant>
        <vt:i4>5</vt:i4>
      </vt:variant>
      <vt:variant>
        <vt:lpwstr/>
      </vt:variant>
      <vt:variant>
        <vt:lpwstr>_Toc241647801</vt:lpwstr>
      </vt:variant>
      <vt:variant>
        <vt:i4>1179711</vt:i4>
      </vt:variant>
      <vt:variant>
        <vt:i4>500</vt:i4>
      </vt:variant>
      <vt:variant>
        <vt:i4>0</vt:i4>
      </vt:variant>
      <vt:variant>
        <vt:i4>5</vt:i4>
      </vt:variant>
      <vt:variant>
        <vt:lpwstr/>
      </vt:variant>
      <vt:variant>
        <vt:lpwstr>_Toc241647800</vt:lpwstr>
      </vt:variant>
      <vt:variant>
        <vt:i4>1769520</vt:i4>
      </vt:variant>
      <vt:variant>
        <vt:i4>494</vt:i4>
      </vt:variant>
      <vt:variant>
        <vt:i4>0</vt:i4>
      </vt:variant>
      <vt:variant>
        <vt:i4>5</vt:i4>
      </vt:variant>
      <vt:variant>
        <vt:lpwstr/>
      </vt:variant>
      <vt:variant>
        <vt:lpwstr>_Toc241647799</vt:lpwstr>
      </vt:variant>
      <vt:variant>
        <vt:i4>1769520</vt:i4>
      </vt:variant>
      <vt:variant>
        <vt:i4>488</vt:i4>
      </vt:variant>
      <vt:variant>
        <vt:i4>0</vt:i4>
      </vt:variant>
      <vt:variant>
        <vt:i4>5</vt:i4>
      </vt:variant>
      <vt:variant>
        <vt:lpwstr/>
      </vt:variant>
      <vt:variant>
        <vt:lpwstr>_Toc241647798</vt:lpwstr>
      </vt:variant>
      <vt:variant>
        <vt:i4>1769520</vt:i4>
      </vt:variant>
      <vt:variant>
        <vt:i4>482</vt:i4>
      </vt:variant>
      <vt:variant>
        <vt:i4>0</vt:i4>
      </vt:variant>
      <vt:variant>
        <vt:i4>5</vt:i4>
      </vt:variant>
      <vt:variant>
        <vt:lpwstr/>
      </vt:variant>
      <vt:variant>
        <vt:lpwstr>_Toc241647797</vt:lpwstr>
      </vt:variant>
      <vt:variant>
        <vt:i4>1769520</vt:i4>
      </vt:variant>
      <vt:variant>
        <vt:i4>476</vt:i4>
      </vt:variant>
      <vt:variant>
        <vt:i4>0</vt:i4>
      </vt:variant>
      <vt:variant>
        <vt:i4>5</vt:i4>
      </vt:variant>
      <vt:variant>
        <vt:lpwstr/>
      </vt:variant>
      <vt:variant>
        <vt:lpwstr>_Toc241647796</vt:lpwstr>
      </vt:variant>
      <vt:variant>
        <vt:i4>1769520</vt:i4>
      </vt:variant>
      <vt:variant>
        <vt:i4>470</vt:i4>
      </vt:variant>
      <vt:variant>
        <vt:i4>0</vt:i4>
      </vt:variant>
      <vt:variant>
        <vt:i4>5</vt:i4>
      </vt:variant>
      <vt:variant>
        <vt:lpwstr/>
      </vt:variant>
      <vt:variant>
        <vt:lpwstr>_Toc241647795</vt:lpwstr>
      </vt:variant>
      <vt:variant>
        <vt:i4>1769520</vt:i4>
      </vt:variant>
      <vt:variant>
        <vt:i4>464</vt:i4>
      </vt:variant>
      <vt:variant>
        <vt:i4>0</vt:i4>
      </vt:variant>
      <vt:variant>
        <vt:i4>5</vt:i4>
      </vt:variant>
      <vt:variant>
        <vt:lpwstr/>
      </vt:variant>
      <vt:variant>
        <vt:lpwstr>_Toc241647794</vt:lpwstr>
      </vt:variant>
      <vt:variant>
        <vt:i4>1769520</vt:i4>
      </vt:variant>
      <vt:variant>
        <vt:i4>458</vt:i4>
      </vt:variant>
      <vt:variant>
        <vt:i4>0</vt:i4>
      </vt:variant>
      <vt:variant>
        <vt:i4>5</vt:i4>
      </vt:variant>
      <vt:variant>
        <vt:lpwstr/>
      </vt:variant>
      <vt:variant>
        <vt:lpwstr>_Toc241647793</vt:lpwstr>
      </vt:variant>
      <vt:variant>
        <vt:i4>1769520</vt:i4>
      </vt:variant>
      <vt:variant>
        <vt:i4>452</vt:i4>
      </vt:variant>
      <vt:variant>
        <vt:i4>0</vt:i4>
      </vt:variant>
      <vt:variant>
        <vt:i4>5</vt:i4>
      </vt:variant>
      <vt:variant>
        <vt:lpwstr/>
      </vt:variant>
      <vt:variant>
        <vt:lpwstr>_Toc241647792</vt:lpwstr>
      </vt:variant>
      <vt:variant>
        <vt:i4>1769520</vt:i4>
      </vt:variant>
      <vt:variant>
        <vt:i4>446</vt:i4>
      </vt:variant>
      <vt:variant>
        <vt:i4>0</vt:i4>
      </vt:variant>
      <vt:variant>
        <vt:i4>5</vt:i4>
      </vt:variant>
      <vt:variant>
        <vt:lpwstr/>
      </vt:variant>
      <vt:variant>
        <vt:lpwstr>_Toc241647791</vt:lpwstr>
      </vt:variant>
      <vt:variant>
        <vt:i4>1769520</vt:i4>
      </vt:variant>
      <vt:variant>
        <vt:i4>440</vt:i4>
      </vt:variant>
      <vt:variant>
        <vt:i4>0</vt:i4>
      </vt:variant>
      <vt:variant>
        <vt:i4>5</vt:i4>
      </vt:variant>
      <vt:variant>
        <vt:lpwstr/>
      </vt:variant>
      <vt:variant>
        <vt:lpwstr>_Toc241647790</vt:lpwstr>
      </vt:variant>
      <vt:variant>
        <vt:i4>1703984</vt:i4>
      </vt:variant>
      <vt:variant>
        <vt:i4>434</vt:i4>
      </vt:variant>
      <vt:variant>
        <vt:i4>0</vt:i4>
      </vt:variant>
      <vt:variant>
        <vt:i4>5</vt:i4>
      </vt:variant>
      <vt:variant>
        <vt:lpwstr/>
      </vt:variant>
      <vt:variant>
        <vt:lpwstr>_Toc241647789</vt:lpwstr>
      </vt:variant>
      <vt:variant>
        <vt:i4>1703984</vt:i4>
      </vt:variant>
      <vt:variant>
        <vt:i4>428</vt:i4>
      </vt:variant>
      <vt:variant>
        <vt:i4>0</vt:i4>
      </vt:variant>
      <vt:variant>
        <vt:i4>5</vt:i4>
      </vt:variant>
      <vt:variant>
        <vt:lpwstr/>
      </vt:variant>
      <vt:variant>
        <vt:lpwstr>_Toc241647788</vt:lpwstr>
      </vt:variant>
      <vt:variant>
        <vt:i4>1703984</vt:i4>
      </vt:variant>
      <vt:variant>
        <vt:i4>422</vt:i4>
      </vt:variant>
      <vt:variant>
        <vt:i4>0</vt:i4>
      </vt:variant>
      <vt:variant>
        <vt:i4>5</vt:i4>
      </vt:variant>
      <vt:variant>
        <vt:lpwstr/>
      </vt:variant>
      <vt:variant>
        <vt:lpwstr>_Toc241647787</vt:lpwstr>
      </vt:variant>
      <vt:variant>
        <vt:i4>1703984</vt:i4>
      </vt:variant>
      <vt:variant>
        <vt:i4>416</vt:i4>
      </vt:variant>
      <vt:variant>
        <vt:i4>0</vt:i4>
      </vt:variant>
      <vt:variant>
        <vt:i4>5</vt:i4>
      </vt:variant>
      <vt:variant>
        <vt:lpwstr/>
      </vt:variant>
      <vt:variant>
        <vt:lpwstr>_Toc241647786</vt:lpwstr>
      </vt:variant>
      <vt:variant>
        <vt:i4>1703984</vt:i4>
      </vt:variant>
      <vt:variant>
        <vt:i4>410</vt:i4>
      </vt:variant>
      <vt:variant>
        <vt:i4>0</vt:i4>
      </vt:variant>
      <vt:variant>
        <vt:i4>5</vt:i4>
      </vt:variant>
      <vt:variant>
        <vt:lpwstr/>
      </vt:variant>
      <vt:variant>
        <vt:lpwstr>_Toc241647785</vt:lpwstr>
      </vt:variant>
      <vt:variant>
        <vt:i4>1703984</vt:i4>
      </vt:variant>
      <vt:variant>
        <vt:i4>404</vt:i4>
      </vt:variant>
      <vt:variant>
        <vt:i4>0</vt:i4>
      </vt:variant>
      <vt:variant>
        <vt:i4>5</vt:i4>
      </vt:variant>
      <vt:variant>
        <vt:lpwstr/>
      </vt:variant>
      <vt:variant>
        <vt:lpwstr>_Toc241647784</vt:lpwstr>
      </vt:variant>
      <vt:variant>
        <vt:i4>1703984</vt:i4>
      </vt:variant>
      <vt:variant>
        <vt:i4>398</vt:i4>
      </vt:variant>
      <vt:variant>
        <vt:i4>0</vt:i4>
      </vt:variant>
      <vt:variant>
        <vt:i4>5</vt:i4>
      </vt:variant>
      <vt:variant>
        <vt:lpwstr/>
      </vt:variant>
      <vt:variant>
        <vt:lpwstr>_Toc241647783</vt:lpwstr>
      </vt:variant>
      <vt:variant>
        <vt:i4>1703984</vt:i4>
      </vt:variant>
      <vt:variant>
        <vt:i4>392</vt:i4>
      </vt:variant>
      <vt:variant>
        <vt:i4>0</vt:i4>
      </vt:variant>
      <vt:variant>
        <vt:i4>5</vt:i4>
      </vt:variant>
      <vt:variant>
        <vt:lpwstr/>
      </vt:variant>
      <vt:variant>
        <vt:lpwstr>_Toc241647782</vt:lpwstr>
      </vt:variant>
      <vt:variant>
        <vt:i4>1703984</vt:i4>
      </vt:variant>
      <vt:variant>
        <vt:i4>386</vt:i4>
      </vt:variant>
      <vt:variant>
        <vt:i4>0</vt:i4>
      </vt:variant>
      <vt:variant>
        <vt:i4>5</vt:i4>
      </vt:variant>
      <vt:variant>
        <vt:lpwstr/>
      </vt:variant>
      <vt:variant>
        <vt:lpwstr>_Toc241647781</vt:lpwstr>
      </vt:variant>
      <vt:variant>
        <vt:i4>1703984</vt:i4>
      </vt:variant>
      <vt:variant>
        <vt:i4>380</vt:i4>
      </vt:variant>
      <vt:variant>
        <vt:i4>0</vt:i4>
      </vt:variant>
      <vt:variant>
        <vt:i4>5</vt:i4>
      </vt:variant>
      <vt:variant>
        <vt:lpwstr/>
      </vt:variant>
      <vt:variant>
        <vt:lpwstr>_Toc241647780</vt:lpwstr>
      </vt:variant>
      <vt:variant>
        <vt:i4>1376304</vt:i4>
      </vt:variant>
      <vt:variant>
        <vt:i4>374</vt:i4>
      </vt:variant>
      <vt:variant>
        <vt:i4>0</vt:i4>
      </vt:variant>
      <vt:variant>
        <vt:i4>5</vt:i4>
      </vt:variant>
      <vt:variant>
        <vt:lpwstr/>
      </vt:variant>
      <vt:variant>
        <vt:lpwstr>_Toc241647779</vt:lpwstr>
      </vt:variant>
      <vt:variant>
        <vt:i4>1376304</vt:i4>
      </vt:variant>
      <vt:variant>
        <vt:i4>368</vt:i4>
      </vt:variant>
      <vt:variant>
        <vt:i4>0</vt:i4>
      </vt:variant>
      <vt:variant>
        <vt:i4>5</vt:i4>
      </vt:variant>
      <vt:variant>
        <vt:lpwstr/>
      </vt:variant>
      <vt:variant>
        <vt:lpwstr>_Toc241647778</vt:lpwstr>
      </vt:variant>
      <vt:variant>
        <vt:i4>1376304</vt:i4>
      </vt:variant>
      <vt:variant>
        <vt:i4>362</vt:i4>
      </vt:variant>
      <vt:variant>
        <vt:i4>0</vt:i4>
      </vt:variant>
      <vt:variant>
        <vt:i4>5</vt:i4>
      </vt:variant>
      <vt:variant>
        <vt:lpwstr/>
      </vt:variant>
      <vt:variant>
        <vt:lpwstr>_Toc241647777</vt:lpwstr>
      </vt:variant>
      <vt:variant>
        <vt:i4>1376304</vt:i4>
      </vt:variant>
      <vt:variant>
        <vt:i4>356</vt:i4>
      </vt:variant>
      <vt:variant>
        <vt:i4>0</vt:i4>
      </vt:variant>
      <vt:variant>
        <vt:i4>5</vt:i4>
      </vt:variant>
      <vt:variant>
        <vt:lpwstr/>
      </vt:variant>
      <vt:variant>
        <vt:lpwstr>_Toc241647776</vt:lpwstr>
      </vt:variant>
      <vt:variant>
        <vt:i4>1376304</vt:i4>
      </vt:variant>
      <vt:variant>
        <vt:i4>350</vt:i4>
      </vt:variant>
      <vt:variant>
        <vt:i4>0</vt:i4>
      </vt:variant>
      <vt:variant>
        <vt:i4>5</vt:i4>
      </vt:variant>
      <vt:variant>
        <vt:lpwstr/>
      </vt:variant>
      <vt:variant>
        <vt:lpwstr>_Toc241647775</vt:lpwstr>
      </vt:variant>
      <vt:variant>
        <vt:i4>1376304</vt:i4>
      </vt:variant>
      <vt:variant>
        <vt:i4>344</vt:i4>
      </vt:variant>
      <vt:variant>
        <vt:i4>0</vt:i4>
      </vt:variant>
      <vt:variant>
        <vt:i4>5</vt:i4>
      </vt:variant>
      <vt:variant>
        <vt:lpwstr/>
      </vt:variant>
      <vt:variant>
        <vt:lpwstr>_Toc241647774</vt:lpwstr>
      </vt:variant>
      <vt:variant>
        <vt:i4>1376304</vt:i4>
      </vt:variant>
      <vt:variant>
        <vt:i4>338</vt:i4>
      </vt:variant>
      <vt:variant>
        <vt:i4>0</vt:i4>
      </vt:variant>
      <vt:variant>
        <vt:i4>5</vt:i4>
      </vt:variant>
      <vt:variant>
        <vt:lpwstr/>
      </vt:variant>
      <vt:variant>
        <vt:lpwstr>_Toc241647773</vt:lpwstr>
      </vt:variant>
      <vt:variant>
        <vt:i4>1376304</vt:i4>
      </vt:variant>
      <vt:variant>
        <vt:i4>332</vt:i4>
      </vt:variant>
      <vt:variant>
        <vt:i4>0</vt:i4>
      </vt:variant>
      <vt:variant>
        <vt:i4>5</vt:i4>
      </vt:variant>
      <vt:variant>
        <vt:lpwstr/>
      </vt:variant>
      <vt:variant>
        <vt:lpwstr>_Toc241647772</vt:lpwstr>
      </vt:variant>
      <vt:variant>
        <vt:i4>1376304</vt:i4>
      </vt:variant>
      <vt:variant>
        <vt:i4>326</vt:i4>
      </vt:variant>
      <vt:variant>
        <vt:i4>0</vt:i4>
      </vt:variant>
      <vt:variant>
        <vt:i4>5</vt:i4>
      </vt:variant>
      <vt:variant>
        <vt:lpwstr/>
      </vt:variant>
      <vt:variant>
        <vt:lpwstr>_Toc241647771</vt:lpwstr>
      </vt:variant>
      <vt:variant>
        <vt:i4>1376304</vt:i4>
      </vt:variant>
      <vt:variant>
        <vt:i4>320</vt:i4>
      </vt:variant>
      <vt:variant>
        <vt:i4>0</vt:i4>
      </vt:variant>
      <vt:variant>
        <vt:i4>5</vt:i4>
      </vt:variant>
      <vt:variant>
        <vt:lpwstr/>
      </vt:variant>
      <vt:variant>
        <vt:lpwstr>_Toc241647770</vt:lpwstr>
      </vt:variant>
      <vt:variant>
        <vt:i4>1310768</vt:i4>
      </vt:variant>
      <vt:variant>
        <vt:i4>314</vt:i4>
      </vt:variant>
      <vt:variant>
        <vt:i4>0</vt:i4>
      </vt:variant>
      <vt:variant>
        <vt:i4>5</vt:i4>
      </vt:variant>
      <vt:variant>
        <vt:lpwstr/>
      </vt:variant>
      <vt:variant>
        <vt:lpwstr>_Toc241647769</vt:lpwstr>
      </vt:variant>
      <vt:variant>
        <vt:i4>1310768</vt:i4>
      </vt:variant>
      <vt:variant>
        <vt:i4>308</vt:i4>
      </vt:variant>
      <vt:variant>
        <vt:i4>0</vt:i4>
      </vt:variant>
      <vt:variant>
        <vt:i4>5</vt:i4>
      </vt:variant>
      <vt:variant>
        <vt:lpwstr/>
      </vt:variant>
      <vt:variant>
        <vt:lpwstr>_Toc241647768</vt:lpwstr>
      </vt:variant>
      <vt:variant>
        <vt:i4>1310768</vt:i4>
      </vt:variant>
      <vt:variant>
        <vt:i4>302</vt:i4>
      </vt:variant>
      <vt:variant>
        <vt:i4>0</vt:i4>
      </vt:variant>
      <vt:variant>
        <vt:i4>5</vt:i4>
      </vt:variant>
      <vt:variant>
        <vt:lpwstr/>
      </vt:variant>
      <vt:variant>
        <vt:lpwstr>_Toc241647767</vt:lpwstr>
      </vt:variant>
      <vt:variant>
        <vt:i4>1310768</vt:i4>
      </vt:variant>
      <vt:variant>
        <vt:i4>296</vt:i4>
      </vt:variant>
      <vt:variant>
        <vt:i4>0</vt:i4>
      </vt:variant>
      <vt:variant>
        <vt:i4>5</vt:i4>
      </vt:variant>
      <vt:variant>
        <vt:lpwstr/>
      </vt:variant>
      <vt:variant>
        <vt:lpwstr>_Toc241647766</vt:lpwstr>
      </vt:variant>
      <vt:variant>
        <vt:i4>1310768</vt:i4>
      </vt:variant>
      <vt:variant>
        <vt:i4>290</vt:i4>
      </vt:variant>
      <vt:variant>
        <vt:i4>0</vt:i4>
      </vt:variant>
      <vt:variant>
        <vt:i4>5</vt:i4>
      </vt:variant>
      <vt:variant>
        <vt:lpwstr/>
      </vt:variant>
      <vt:variant>
        <vt:lpwstr>_Toc241647765</vt:lpwstr>
      </vt:variant>
      <vt:variant>
        <vt:i4>1310768</vt:i4>
      </vt:variant>
      <vt:variant>
        <vt:i4>284</vt:i4>
      </vt:variant>
      <vt:variant>
        <vt:i4>0</vt:i4>
      </vt:variant>
      <vt:variant>
        <vt:i4>5</vt:i4>
      </vt:variant>
      <vt:variant>
        <vt:lpwstr/>
      </vt:variant>
      <vt:variant>
        <vt:lpwstr>_Toc241647764</vt:lpwstr>
      </vt:variant>
      <vt:variant>
        <vt:i4>1310768</vt:i4>
      </vt:variant>
      <vt:variant>
        <vt:i4>278</vt:i4>
      </vt:variant>
      <vt:variant>
        <vt:i4>0</vt:i4>
      </vt:variant>
      <vt:variant>
        <vt:i4>5</vt:i4>
      </vt:variant>
      <vt:variant>
        <vt:lpwstr/>
      </vt:variant>
      <vt:variant>
        <vt:lpwstr>_Toc241647763</vt:lpwstr>
      </vt:variant>
      <vt:variant>
        <vt:i4>1310768</vt:i4>
      </vt:variant>
      <vt:variant>
        <vt:i4>272</vt:i4>
      </vt:variant>
      <vt:variant>
        <vt:i4>0</vt:i4>
      </vt:variant>
      <vt:variant>
        <vt:i4>5</vt:i4>
      </vt:variant>
      <vt:variant>
        <vt:lpwstr/>
      </vt:variant>
      <vt:variant>
        <vt:lpwstr>_Toc241647762</vt:lpwstr>
      </vt:variant>
      <vt:variant>
        <vt:i4>1310768</vt:i4>
      </vt:variant>
      <vt:variant>
        <vt:i4>266</vt:i4>
      </vt:variant>
      <vt:variant>
        <vt:i4>0</vt:i4>
      </vt:variant>
      <vt:variant>
        <vt:i4>5</vt:i4>
      </vt:variant>
      <vt:variant>
        <vt:lpwstr/>
      </vt:variant>
      <vt:variant>
        <vt:lpwstr>_Toc241647761</vt:lpwstr>
      </vt:variant>
      <vt:variant>
        <vt:i4>1310768</vt:i4>
      </vt:variant>
      <vt:variant>
        <vt:i4>260</vt:i4>
      </vt:variant>
      <vt:variant>
        <vt:i4>0</vt:i4>
      </vt:variant>
      <vt:variant>
        <vt:i4>5</vt:i4>
      </vt:variant>
      <vt:variant>
        <vt:lpwstr/>
      </vt:variant>
      <vt:variant>
        <vt:lpwstr>_Toc241647760</vt:lpwstr>
      </vt:variant>
      <vt:variant>
        <vt:i4>1507376</vt:i4>
      </vt:variant>
      <vt:variant>
        <vt:i4>254</vt:i4>
      </vt:variant>
      <vt:variant>
        <vt:i4>0</vt:i4>
      </vt:variant>
      <vt:variant>
        <vt:i4>5</vt:i4>
      </vt:variant>
      <vt:variant>
        <vt:lpwstr/>
      </vt:variant>
      <vt:variant>
        <vt:lpwstr>_Toc241647759</vt:lpwstr>
      </vt:variant>
      <vt:variant>
        <vt:i4>1507376</vt:i4>
      </vt:variant>
      <vt:variant>
        <vt:i4>248</vt:i4>
      </vt:variant>
      <vt:variant>
        <vt:i4>0</vt:i4>
      </vt:variant>
      <vt:variant>
        <vt:i4>5</vt:i4>
      </vt:variant>
      <vt:variant>
        <vt:lpwstr/>
      </vt:variant>
      <vt:variant>
        <vt:lpwstr>_Toc241647758</vt:lpwstr>
      </vt:variant>
      <vt:variant>
        <vt:i4>1507376</vt:i4>
      </vt:variant>
      <vt:variant>
        <vt:i4>242</vt:i4>
      </vt:variant>
      <vt:variant>
        <vt:i4>0</vt:i4>
      </vt:variant>
      <vt:variant>
        <vt:i4>5</vt:i4>
      </vt:variant>
      <vt:variant>
        <vt:lpwstr/>
      </vt:variant>
      <vt:variant>
        <vt:lpwstr>_Toc241647757</vt:lpwstr>
      </vt:variant>
      <vt:variant>
        <vt:i4>1507376</vt:i4>
      </vt:variant>
      <vt:variant>
        <vt:i4>236</vt:i4>
      </vt:variant>
      <vt:variant>
        <vt:i4>0</vt:i4>
      </vt:variant>
      <vt:variant>
        <vt:i4>5</vt:i4>
      </vt:variant>
      <vt:variant>
        <vt:lpwstr/>
      </vt:variant>
      <vt:variant>
        <vt:lpwstr>_Toc241647756</vt:lpwstr>
      </vt:variant>
      <vt:variant>
        <vt:i4>1507376</vt:i4>
      </vt:variant>
      <vt:variant>
        <vt:i4>230</vt:i4>
      </vt:variant>
      <vt:variant>
        <vt:i4>0</vt:i4>
      </vt:variant>
      <vt:variant>
        <vt:i4>5</vt:i4>
      </vt:variant>
      <vt:variant>
        <vt:lpwstr/>
      </vt:variant>
      <vt:variant>
        <vt:lpwstr>_Toc241647755</vt:lpwstr>
      </vt:variant>
      <vt:variant>
        <vt:i4>1507376</vt:i4>
      </vt:variant>
      <vt:variant>
        <vt:i4>224</vt:i4>
      </vt:variant>
      <vt:variant>
        <vt:i4>0</vt:i4>
      </vt:variant>
      <vt:variant>
        <vt:i4>5</vt:i4>
      </vt:variant>
      <vt:variant>
        <vt:lpwstr/>
      </vt:variant>
      <vt:variant>
        <vt:lpwstr>_Toc241647754</vt:lpwstr>
      </vt:variant>
      <vt:variant>
        <vt:i4>1507376</vt:i4>
      </vt:variant>
      <vt:variant>
        <vt:i4>218</vt:i4>
      </vt:variant>
      <vt:variant>
        <vt:i4>0</vt:i4>
      </vt:variant>
      <vt:variant>
        <vt:i4>5</vt:i4>
      </vt:variant>
      <vt:variant>
        <vt:lpwstr/>
      </vt:variant>
      <vt:variant>
        <vt:lpwstr>_Toc241647753</vt:lpwstr>
      </vt:variant>
      <vt:variant>
        <vt:i4>1507376</vt:i4>
      </vt:variant>
      <vt:variant>
        <vt:i4>212</vt:i4>
      </vt:variant>
      <vt:variant>
        <vt:i4>0</vt:i4>
      </vt:variant>
      <vt:variant>
        <vt:i4>5</vt:i4>
      </vt:variant>
      <vt:variant>
        <vt:lpwstr/>
      </vt:variant>
      <vt:variant>
        <vt:lpwstr>_Toc241647752</vt:lpwstr>
      </vt:variant>
      <vt:variant>
        <vt:i4>1507376</vt:i4>
      </vt:variant>
      <vt:variant>
        <vt:i4>206</vt:i4>
      </vt:variant>
      <vt:variant>
        <vt:i4>0</vt:i4>
      </vt:variant>
      <vt:variant>
        <vt:i4>5</vt:i4>
      </vt:variant>
      <vt:variant>
        <vt:lpwstr/>
      </vt:variant>
      <vt:variant>
        <vt:lpwstr>_Toc241647751</vt:lpwstr>
      </vt:variant>
      <vt:variant>
        <vt:i4>1507376</vt:i4>
      </vt:variant>
      <vt:variant>
        <vt:i4>200</vt:i4>
      </vt:variant>
      <vt:variant>
        <vt:i4>0</vt:i4>
      </vt:variant>
      <vt:variant>
        <vt:i4>5</vt:i4>
      </vt:variant>
      <vt:variant>
        <vt:lpwstr/>
      </vt:variant>
      <vt:variant>
        <vt:lpwstr>_Toc241647750</vt:lpwstr>
      </vt:variant>
      <vt:variant>
        <vt:i4>1441840</vt:i4>
      </vt:variant>
      <vt:variant>
        <vt:i4>194</vt:i4>
      </vt:variant>
      <vt:variant>
        <vt:i4>0</vt:i4>
      </vt:variant>
      <vt:variant>
        <vt:i4>5</vt:i4>
      </vt:variant>
      <vt:variant>
        <vt:lpwstr/>
      </vt:variant>
      <vt:variant>
        <vt:lpwstr>_Toc241647749</vt:lpwstr>
      </vt:variant>
      <vt:variant>
        <vt:i4>1441840</vt:i4>
      </vt:variant>
      <vt:variant>
        <vt:i4>188</vt:i4>
      </vt:variant>
      <vt:variant>
        <vt:i4>0</vt:i4>
      </vt:variant>
      <vt:variant>
        <vt:i4>5</vt:i4>
      </vt:variant>
      <vt:variant>
        <vt:lpwstr/>
      </vt:variant>
      <vt:variant>
        <vt:lpwstr>_Toc241647748</vt:lpwstr>
      </vt:variant>
      <vt:variant>
        <vt:i4>1441840</vt:i4>
      </vt:variant>
      <vt:variant>
        <vt:i4>182</vt:i4>
      </vt:variant>
      <vt:variant>
        <vt:i4>0</vt:i4>
      </vt:variant>
      <vt:variant>
        <vt:i4>5</vt:i4>
      </vt:variant>
      <vt:variant>
        <vt:lpwstr/>
      </vt:variant>
      <vt:variant>
        <vt:lpwstr>_Toc241647747</vt:lpwstr>
      </vt:variant>
      <vt:variant>
        <vt:i4>1441840</vt:i4>
      </vt:variant>
      <vt:variant>
        <vt:i4>176</vt:i4>
      </vt:variant>
      <vt:variant>
        <vt:i4>0</vt:i4>
      </vt:variant>
      <vt:variant>
        <vt:i4>5</vt:i4>
      </vt:variant>
      <vt:variant>
        <vt:lpwstr/>
      </vt:variant>
      <vt:variant>
        <vt:lpwstr>_Toc241647746</vt:lpwstr>
      </vt:variant>
      <vt:variant>
        <vt:i4>1441840</vt:i4>
      </vt:variant>
      <vt:variant>
        <vt:i4>170</vt:i4>
      </vt:variant>
      <vt:variant>
        <vt:i4>0</vt:i4>
      </vt:variant>
      <vt:variant>
        <vt:i4>5</vt:i4>
      </vt:variant>
      <vt:variant>
        <vt:lpwstr/>
      </vt:variant>
      <vt:variant>
        <vt:lpwstr>_Toc241647745</vt:lpwstr>
      </vt:variant>
      <vt:variant>
        <vt:i4>1441840</vt:i4>
      </vt:variant>
      <vt:variant>
        <vt:i4>164</vt:i4>
      </vt:variant>
      <vt:variant>
        <vt:i4>0</vt:i4>
      </vt:variant>
      <vt:variant>
        <vt:i4>5</vt:i4>
      </vt:variant>
      <vt:variant>
        <vt:lpwstr/>
      </vt:variant>
      <vt:variant>
        <vt:lpwstr>_Toc241647744</vt:lpwstr>
      </vt:variant>
      <vt:variant>
        <vt:i4>1441840</vt:i4>
      </vt:variant>
      <vt:variant>
        <vt:i4>158</vt:i4>
      </vt:variant>
      <vt:variant>
        <vt:i4>0</vt:i4>
      </vt:variant>
      <vt:variant>
        <vt:i4>5</vt:i4>
      </vt:variant>
      <vt:variant>
        <vt:lpwstr/>
      </vt:variant>
      <vt:variant>
        <vt:lpwstr>_Toc241647743</vt:lpwstr>
      </vt:variant>
      <vt:variant>
        <vt:i4>1441840</vt:i4>
      </vt:variant>
      <vt:variant>
        <vt:i4>152</vt:i4>
      </vt:variant>
      <vt:variant>
        <vt:i4>0</vt:i4>
      </vt:variant>
      <vt:variant>
        <vt:i4>5</vt:i4>
      </vt:variant>
      <vt:variant>
        <vt:lpwstr/>
      </vt:variant>
      <vt:variant>
        <vt:lpwstr>_Toc241647742</vt:lpwstr>
      </vt:variant>
      <vt:variant>
        <vt:i4>1441840</vt:i4>
      </vt:variant>
      <vt:variant>
        <vt:i4>146</vt:i4>
      </vt:variant>
      <vt:variant>
        <vt:i4>0</vt:i4>
      </vt:variant>
      <vt:variant>
        <vt:i4>5</vt:i4>
      </vt:variant>
      <vt:variant>
        <vt:lpwstr/>
      </vt:variant>
      <vt:variant>
        <vt:lpwstr>_Toc241647741</vt:lpwstr>
      </vt:variant>
      <vt:variant>
        <vt:i4>1441840</vt:i4>
      </vt:variant>
      <vt:variant>
        <vt:i4>140</vt:i4>
      </vt:variant>
      <vt:variant>
        <vt:i4>0</vt:i4>
      </vt:variant>
      <vt:variant>
        <vt:i4>5</vt:i4>
      </vt:variant>
      <vt:variant>
        <vt:lpwstr/>
      </vt:variant>
      <vt:variant>
        <vt:lpwstr>_Toc241647740</vt:lpwstr>
      </vt:variant>
      <vt:variant>
        <vt:i4>1114160</vt:i4>
      </vt:variant>
      <vt:variant>
        <vt:i4>134</vt:i4>
      </vt:variant>
      <vt:variant>
        <vt:i4>0</vt:i4>
      </vt:variant>
      <vt:variant>
        <vt:i4>5</vt:i4>
      </vt:variant>
      <vt:variant>
        <vt:lpwstr/>
      </vt:variant>
      <vt:variant>
        <vt:lpwstr>_Toc241647739</vt:lpwstr>
      </vt:variant>
      <vt:variant>
        <vt:i4>1114160</vt:i4>
      </vt:variant>
      <vt:variant>
        <vt:i4>128</vt:i4>
      </vt:variant>
      <vt:variant>
        <vt:i4>0</vt:i4>
      </vt:variant>
      <vt:variant>
        <vt:i4>5</vt:i4>
      </vt:variant>
      <vt:variant>
        <vt:lpwstr/>
      </vt:variant>
      <vt:variant>
        <vt:lpwstr>_Toc241647738</vt:lpwstr>
      </vt:variant>
      <vt:variant>
        <vt:i4>1114160</vt:i4>
      </vt:variant>
      <vt:variant>
        <vt:i4>122</vt:i4>
      </vt:variant>
      <vt:variant>
        <vt:i4>0</vt:i4>
      </vt:variant>
      <vt:variant>
        <vt:i4>5</vt:i4>
      </vt:variant>
      <vt:variant>
        <vt:lpwstr/>
      </vt:variant>
      <vt:variant>
        <vt:lpwstr>_Toc241647737</vt:lpwstr>
      </vt:variant>
      <vt:variant>
        <vt:i4>1114160</vt:i4>
      </vt:variant>
      <vt:variant>
        <vt:i4>116</vt:i4>
      </vt:variant>
      <vt:variant>
        <vt:i4>0</vt:i4>
      </vt:variant>
      <vt:variant>
        <vt:i4>5</vt:i4>
      </vt:variant>
      <vt:variant>
        <vt:lpwstr/>
      </vt:variant>
      <vt:variant>
        <vt:lpwstr>_Toc241647736</vt:lpwstr>
      </vt:variant>
      <vt:variant>
        <vt:i4>1114160</vt:i4>
      </vt:variant>
      <vt:variant>
        <vt:i4>110</vt:i4>
      </vt:variant>
      <vt:variant>
        <vt:i4>0</vt:i4>
      </vt:variant>
      <vt:variant>
        <vt:i4>5</vt:i4>
      </vt:variant>
      <vt:variant>
        <vt:lpwstr/>
      </vt:variant>
      <vt:variant>
        <vt:lpwstr>_Toc241647735</vt:lpwstr>
      </vt:variant>
      <vt:variant>
        <vt:i4>1114160</vt:i4>
      </vt:variant>
      <vt:variant>
        <vt:i4>104</vt:i4>
      </vt:variant>
      <vt:variant>
        <vt:i4>0</vt:i4>
      </vt:variant>
      <vt:variant>
        <vt:i4>5</vt:i4>
      </vt:variant>
      <vt:variant>
        <vt:lpwstr/>
      </vt:variant>
      <vt:variant>
        <vt:lpwstr>_Toc241647734</vt:lpwstr>
      </vt:variant>
      <vt:variant>
        <vt:i4>1114160</vt:i4>
      </vt:variant>
      <vt:variant>
        <vt:i4>98</vt:i4>
      </vt:variant>
      <vt:variant>
        <vt:i4>0</vt:i4>
      </vt:variant>
      <vt:variant>
        <vt:i4>5</vt:i4>
      </vt:variant>
      <vt:variant>
        <vt:lpwstr/>
      </vt:variant>
      <vt:variant>
        <vt:lpwstr>_Toc241647730</vt:lpwstr>
      </vt:variant>
      <vt:variant>
        <vt:i4>1048624</vt:i4>
      </vt:variant>
      <vt:variant>
        <vt:i4>92</vt:i4>
      </vt:variant>
      <vt:variant>
        <vt:i4>0</vt:i4>
      </vt:variant>
      <vt:variant>
        <vt:i4>5</vt:i4>
      </vt:variant>
      <vt:variant>
        <vt:lpwstr/>
      </vt:variant>
      <vt:variant>
        <vt:lpwstr>_Toc241647729</vt:lpwstr>
      </vt:variant>
      <vt:variant>
        <vt:i4>1048624</vt:i4>
      </vt:variant>
      <vt:variant>
        <vt:i4>86</vt:i4>
      </vt:variant>
      <vt:variant>
        <vt:i4>0</vt:i4>
      </vt:variant>
      <vt:variant>
        <vt:i4>5</vt:i4>
      </vt:variant>
      <vt:variant>
        <vt:lpwstr/>
      </vt:variant>
      <vt:variant>
        <vt:lpwstr>_Toc241647728</vt:lpwstr>
      </vt:variant>
      <vt:variant>
        <vt:i4>1048624</vt:i4>
      </vt:variant>
      <vt:variant>
        <vt:i4>80</vt:i4>
      </vt:variant>
      <vt:variant>
        <vt:i4>0</vt:i4>
      </vt:variant>
      <vt:variant>
        <vt:i4>5</vt:i4>
      </vt:variant>
      <vt:variant>
        <vt:lpwstr/>
      </vt:variant>
      <vt:variant>
        <vt:lpwstr>_Toc241647727</vt:lpwstr>
      </vt:variant>
      <vt:variant>
        <vt:i4>1048624</vt:i4>
      </vt:variant>
      <vt:variant>
        <vt:i4>74</vt:i4>
      </vt:variant>
      <vt:variant>
        <vt:i4>0</vt:i4>
      </vt:variant>
      <vt:variant>
        <vt:i4>5</vt:i4>
      </vt:variant>
      <vt:variant>
        <vt:lpwstr/>
      </vt:variant>
      <vt:variant>
        <vt:lpwstr>_Toc241647726</vt:lpwstr>
      </vt:variant>
      <vt:variant>
        <vt:i4>1048624</vt:i4>
      </vt:variant>
      <vt:variant>
        <vt:i4>68</vt:i4>
      </vt:variant>
      <vt:variant>
        <vt:i4>0</vt:i4>
      </vt:variant>
      <vt:variant>
        <vt:i4>5</vt:i4>
      </vt:variant>
      <vt:variant>
        <vt:lpwstr/>
      </vt:variant>
      <vt:variant>
        <vt:lpwstr>_Toc241647725</vt:lpwstr>
      </vt:variant>
      <vt:variant>
        <vt:i4>1048624</vt:i4>
      </vt:variant>
      <vt:variant>
        <vt:i4>62</vt:i4>
      </vt:variant>
      <vt:variant>
        <vt:i4>0</vt:i4>
      </vt:variant>
      <vt:variant>
        <vt:i4>5</vt:i4>
      </vt:variant>
      <vt:variant>
        <vt:lpwstr/>
      </vt:variant>
      <vt:variant>
        <vt:lpwstr>_Toc241647724</vt:lpwstr>
      </vt:variant>
      <vt:variant>
        <vt:i4>1048624</vt:i4>
      </vt:variant>
      <vt:variant>
        <vt:i4>56</vt:i4>
      </vt:variant>
      <vt:variant>
        <vt:i4>0</vt:i4>
      </vt:variant>
      <vt:variant>
        <vt:i4>5</vt:i4>
      </vt:variant>
      <vt:variant>
        <vt:lpwstr/>
      </vt:variant>
      <vt:variant>
        <vt:lpwstr>_Toc241647723</vt:lpwstr>
      </vt:variant>
      <vt:variant>
        <vt:i4>1048624</vt:i4>
      </vt:variant>
      <vt:variant>
        <vt:i4>50</vt:i4>
      </vt:variant>
      <vt:variant>
        <vt:i4>0</vt:i4>
      </vt:variant>
      <vt:variant>
        <vt:i4>5</vt:i4>
      </vt:variant>
      <vt:variant>
        <vt:lpwstr/>
      </vt:variant>
      <vt:variant>
        <vt:lpwstr>_Toc241647722</vt:lpwstr>
      </vt:variant>
      <vt:variant>
        <vt:i4>1048624</vt:i4>
      </vt:variant>
      <vt:variant>
        <vt:i4>44</vt:i4>
      </vt:variant>
      <vt:variant>
        <vt:i4>0</vt:i4>
      </vt:variant>
      <vt:variant>
        <vt:i4>5</vt:i4>
      </vt:variant>
      <vt:variant>
        <vt:lpwstr/>
      </vt:variant>
      <vt:variant>
        <vt:lpwstr>_Toc241647721</vt:lpwstr>
      </vt:variant>
      <vt:variant>
        <vt:i4>1048624</vt:i4>
      </vt:variant>
      <vt:variant>
        <vt:i4>38</vt:i4>
      </vt:variant>
      <vt:variant>
        <vt:i4>0</vt:i4>
      </vt:variant>
      <vt:variant>
        <vt:i4>5</vt:i4>
      </vt:variant>
      <vt:variant>
        <vt:lpwstr/>
      </vt:variant>
      <vt:variant>
        <vt:lpwstr>_Toc241647720</vt:lpwstr>
      </vt:variant>
      <vt:variant>
        <vt:i4>1245232</vt:i4>
      </vt:variant>
      <vt:variant>
        <vt:i4>32</vt:i4>
      </vt:variant>
      <vt:variant>
        <vt:i4>0</vt:i4>
      </vt:variant>
      <vt:variant>
        <vt:i4>5</vt:i4>
      </vt:variant>
      <vt:variant>
        <vt:lpwstr/>
      </vt:variant>
      <vt:variant>
        <vt:lpwstr>_Toc241647719</vt:lpwstr>
      </vt:variant>
      <vt:variant>
        <vt:i4>1245232</vt:i4>
      </vt:variant>
      <vt:variant>
        <vt:i4>26</vt:i4>
      </vt:variant>
      <vt:variant>
        <vt:i4>0</vt:i4>
      </vt:variant>
      <vt:variant>
        <vt:i4>5</vt:i4>
      </vt:variant>
      <vt:variant>
        <vt:lpwstr/>
      </vt:variant>
      <vt:variant>
        <vt:lpwstr>_Toc241647718</vt:lpwstr>
      </vt:variant>
      <vt:variant>
        <vt:i4>1245232</vt:i4>
      </vt:variant>
      <vt:variant>
        <vt:i4>20</vt:i4>
      </vt:variant>
      <vt:variant>
        <vt:i4>0</vt:i4>
      </vt:variant>
      <vt:variant>
        <vt:i4>5</vt:i4>
      </vt:variant>
      <vt:variant>
        <vt:lpwstr/>
      </vt:variant>
      <vt:variant>
        <vt:lpwstr>_Toc241647717</vt:lpwstr>
      </vt:variant>
      <vt:variant>
        <vt:i4>1245232</vt:i4>
      </vt:variant>
      <vt:variant>
        <vt:i4>14</vt:i4>
      </vt:variant>
      <vt:variant>
        <vt:i4>0</vt:i4>
      </vt:variant>
      <vt:variant>
        <vt:i4>5</vt:i4>
      </vt:variant>
      <vt:variant>
        <vt:lpwstr/>
      </vt:variant>
      <vt:variant>
        <vt:lpwstr>_Toc241647716</vt:lpwstr>
      </vt:variant>
      <vt:variant>
        <vt:i4>1245232</vt:i4>
      </vt:variant>
      <vt:variant>
        <vt:i4>8</vt:i4>
      </vt:variant>
      <vt:variant>
        <vt:i4>0</vt:i4>
      </vt:variant>
      <vt:variant>
        <vt:i4>5</vt:i4>
      </vt:variant>
      <vt:variant>
        <vt:lpwstr/>
      </vt:variant>
      <vt:variant>
        <vt:lpwstr>_Toc241647715</vt:lpwstr>
      </vt:variant>
      <vt:variant>
        <vt:i4>1245232</vt:i4>
      </vt:variant>
      <vt:variant>
        <vt:i4>2</vt:i4>
      </vt:variant>
      <vt:variant>
        <vt:i4>0</vt:i4>
      </vt:variant>
      <vt:variant>
        <vt:i4>5</vt:i4>
      </vt:variant>
      <vt:variant>
        <vt:lpwstr/>
      </vt:variant>
      <vt:variant>
        <vt:lpwstr>_Toc241647714</vt:lpwstr>
      </vt:variant>
      <vt:variant>
        <vt:i4>2949137</vt:i4>
      </vt:variant>
      <vt:variant>
        <vt:i4>-1</vt:i4>
      </vt:variant>
      <vt:variant>
        <vt:i4>19460</vt:i4>
      </vt:variant>
      <vt:variant>
        <vt:i4>1</vt:i4>
      </vt:variant>
      <vt:variant>
        <vt:lpwstr>cid:image001.jpg@01CA3C3F.BD523CD0</vt:lpwstr>
      </vt:variant>
      <vt:variant>
        <vt:lpwstr/>
      </vt:variant>
      <vt:variant>
        <vt:i4>2949137</vt:i4>
      </vt:variant>
      <vt:variant>
        <vt:i4>-1</vt:i4>
      </vt:variant>
      <vt:variant>
        <vt:i4>19462</vt:i4>
      </vt:variant>
      <vt:variant>
        <vt:i4>1</vt:i4>
      </vt:variant>
      <vt:variant>
        <vt:lpwstr>cid:image001.jpg@01CA3C3F.BD523CD0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Energy Global Role Design</dc:title>
  <dc:subject/>
  <dc:creator>Ed Siegfried</dc:creator>
  <cp:keywords/>
  <dc:description/>
  <cp:lastModifiedBy>Tuan Yap</cp:lastModifiedBy>
  <cp:revision>92</cp:revision>
  <cp:lastPrinted>2013-05-22T09:24:00Z</cp:lastPrinted>
  <dcterms:created xsi:type="dcterms:W3CDTF">2018-04-05T21:15:00Z</dcterms:created>
  <dcterms:modified xsi:type="dcterms:W3CDTF">2019-06-21T04:23:00Z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
    <vt:lpwstr/>
  </property>
  <property fmtid="{D5CDD505-2E9C-101B-9397-08002B2CF9AE}" pid="3" name="Keywords">
    <vt:lpwstr/>
  </property>
  <property fmtid="{D5CDD505-2E9C-101B-9397-08002B2CF9AE}" pid="4" name="_Author">
    <vt:lpwstr>Ed Siegfried</vt:lpwstr>
  </property>
  <property fmtid="{D5CDD505-2E9C-101B-9397-08002B2CF9AE}" pid="5" name="_Category">
    <vt:lpwstr/>
  </property>
  <property fmtid="{D5CDD505-2E9C-101B-9397-08002B2CF9AE}" pid="6" name="Categories">
    <vt:lpwstr/>
  </property>
  <property fmtid="{D5CDD505-2E9C-101B-9397-08002B2CF9AE}" pid="7" name="Approval Level">
    <vt:lpwstr/>
  </property>
  <property fmtid="{D5CDD505-2E9C-101B-9397-08002B2CF9AE}" pid="8" name="_Comments">
    <vt:lpwstr/>
  </property>
  <property fmtid="{D5CDD505-2E9C-101B-9397-08002B2CF9AE}" pid="9" name="Assigned To">
    <vt:lpwstr/>
  </property>
  <property fmtid="{D5CDD505-2E9C-101B-9397-08002B2CF9AE}" pid="10" name="ContentType">
    <vt:lpwstr>Teamspace Document content type</vt:lpwstr>
  </property>
  <property fmtid="{D5CDD505-2E9C-101B-9397-08002B2CF9AE}" pid="11" name="ContentTypeId">
    <vt:lpwstr>0x0101000A478EB8C35E6040997CC87EAC7A87FF</vt:lpwstr>
  </property>
</Properties>
</file>