
<file path=[Content_Types].xml><?xml version="1.0" encoding="utf-8"?>
<Types xmlns="http://schemas.openxmlformats.org/package/2006/content-types">
  <Default Extension="png" ContentType="image/png"/>
  <Default Extension="vsd" ContentType="application/vnd.visio"/>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9521AC" w14:textId="77777777" w:rsidR="00560135" w:rsidRPr="001E1582" w:rsidRDefault="00560135" w:rsidP="00560135">
      <w:pPr>
        <w:pStyle w:val="Cover-ProposalText"/>
        <w:ind w:right="27"/>
        <w:rPr>
          <w:rFonts w:ascii="Arial" w:hAnsi="Arial"/>
        </w:rPr>
      </w:pPr>
      <w:bookmarkStart w:id="0" w:name="_GoBack"/>
      <w:bookmarkEnd w:id="0"/>
    </w:p>
    <w:p w14:paraId="5839A5CA" w14:textId="1D367A51" w:rsidR="00A96F48" w:rsidRPr="001E1582" w:rsidRDefault="0038047C" w:rsidP="00976734">
      <w:pPr>
        <w:jc w:val="right"/>
        <w:rPr>
          <w:rFonts w:cs="Arial"/>
        </w:rPr>
      </w:pPr>
      <w:r>
        <w:rPr>
          <w:b/>
          <w:noProof/>
          <w:color w:val="F79646"/>
          <w:sz w:val="40"/>
        </w:rPr>
        <w:drawing>
          <wp:inline distT="0" distB="0" distL="0" distR="0" wp14:anchorId="4DFF254E" wp14:editId="70FF7F08">
            <wp:extent cx="1905000" cy="18108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RP-Image-v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26129" cy="1830973"/>
                    </a:xfrm>
                    <a:prstGeom prst="rect">
                      <a:avLst/>
                    </a:prstGeom>
                  </pic:spPr>
                </pic:pic>
              </a:graphicData>
            </a:graphic>
          </wp:inline>
        </w:drawing>
      </w:r>
    </w:p>
    <w:p w14:paraId="369A1C36" w14:textId="77777777" w:rsidR="00A96F48" w:rsidRPr="001E1582" w:rsidRDefault="00A96F48" w:rsidP="00A96F48">
      <w:pPr>
        <w:jc w:val="right"/>
        <w:rPr>
          <w:rFonts w:cs="Arial"/>
        </w:rPr>
      </w:pPr>
    </w:p>
    <w:p w14:paraId="513917B0" w14:textId="77777777" w:rsidR="00A96F48" w:rsidRPr="001E1582" w:rsidRDefault="00A96F48" w:rsidP="00A96F48">
      <w:pPr>
        <w:rPr>
          <w:rFonts w:cs="Arial"/>
        </w:rPr>
      </w:pPr>
    </w:p>
    <w:tbl>
      <w:tblPr>
        <w:tblW w:w="9468" w:type="dxa"/>
        <w:tblLayout w:type="fixed"/>
        <w:tblLook w:val="0000" w:firstRow="0" w:lastRow="0" w:firstColumn="0" w:lastColumn="0" w:noHBand="0" w:noVBand="0"/>
      </w:tblPr>
      <w:tblGrid>
        <w:gridCol w:w="18"/>
        <w:gridCol w:w="9450"/>
      </w:tblGrid>
      <w:tr w:rsidR="00A14DC0" w:rsidRPr="001E1582" w14:paraId="4D8EA6CE" w14:textId="77777777" w:rsidTr="0035091A">
        <w:trPr>
          <w:gridBefore w:val="1"/>
          <w:wBefore w:w="18" w:type="dxa"/>
          <w:trHeight w:val="1878"/>
        </w:trPr>
        <w:tc>
          <w:tcPr>
            <w:tcW w:w="9450" w:type="dxa"/>
            <w:vAlign w:val="center"/>
          </w:tcPr>
          <w:p w14:paraId="4C1D897E" w14:textId="77777777" w:rsidR="00CE2E6D" w:rsidRPr="00350F6B" w:rsidRDefault="00CE2E6D" w:rsidP="00CE2E6D">
            <w:pPr>
              <w:pStyle w:val="Cover-ProposalText"/>
              <w:ind w:right="27"/>
              <w:jc w:val="center"/>
              <w:rPr>
                <w:rStyle w:val="Cover-CustomerNameChar"/>
                <w:rFonts w:ascii="Calibri Light" w:eastAsia="Calibri Light" w:hAnsi="Calibri Light" w:cs="Calibri Light"/>
                <w:sz w:val="40"/>
                <w:szCs w:val="40"/>
                <w:lang w:val="en-US"/>
              </w:rPr>
            </w:pPr>
            <w:r w:rsidRPr="2C33CDF8">
              <w:rPr>
                <w:rStyle w:val="Cover-CustomerNameChar"/>
                <w:rFonts w:ascii="Calibri Light" w:eastAsia="Calibri Light" w:hAnsi="Calibri Light" w:cs="Calibri Light"/>
                <w:sz w:val="40"/>
                <w:szCs w:val="40"/>
                <w:lang w:val="en-US"/>
              </w:rPr>
              <w:t>Southern California Edison</w:t>
            </w:r>
          </w:p>
          <w:p w14:paraId="24308E40" w14:textId="77777777" w:rsidR="00CE2E6D" w:rsidRPr="00350F6B" w:rsidRDefault="00CE2E6D" w:rsidP="00CE2E6D">
            <w:pPr>
              <w:pStyle w:val="Cover-ProposalText"/>
              <w:ind w:right="27"/>
              <w:jc w:val="center"/>
              <w:rPr>
                <w:rStyle w:val="Cover-CustomerNameChar"/>
                <w:rFonts w:ascii="Calibri Light" w:eastAsia="Calibri Light" w:hAnsi="Calibri Light" w:cs="Calibri Light"/>
                <w:sz w:val="40"/>
                <w:szCs w:val="40"/>
                <w:lang w:val="en-US"/>
              </w:rPr>
            </w:pPr>
            <w:r w:rsidRPr="2C33CDF8">
              <w:rPr>
                <w:rStyle w:val="Cover-CustomerNameChar"/>
                <w:rFonts w:ascii="Calibri Light" w:eastAsia="Calibri Light" w:hAnsi="Calibri Light" w:cs="Calibri Light"/>
                <w:sz w:val="40"/>
                <w:szCs w:val="40"/>
                <w:lang w:val="en-US"/>
              </w:rPr>
              <w:t>CS Re-Platform Project</w:t>
            </w:r>
          </w:p>
          <w:p w14:paraId="164E8D23" w14:textId="77777777" w:rsidR="00A14DC0" w:rsidRPr="001E1582" w:rsidRDefault="00A14DC0" w:rsidP="00CE2E6D">
            <w:pPr>
              <w:jc w:val="center"/>
              <w:rPr>
                <w:rFonts w:cs="Arial"/>
                <w:noProof/>
              </w:rPr>
            </w:pPr>
          </w:p>
          <w:p w14:paraId="5E893528" w14:textId="77777777" w:rsidR="00A14DC0" w:rsidRPr="001E1582" w:rsidRDefault="00A14DC0" w:rsidP="0035091A">
            <w:pPr>
              <w:pStyle w:val="TitlePage-BoldCentered"/>
              <w:jc w:val="right"/>
              <w:rPr>
                <w:rStyle w:val="TOCHeader"/>
                <w:rFonts w:ascii="Arial" w:hAnsi="Arial" w:cs="Arial"/>
                <w:b/>
                <w:sz w:val="48"/>
              </w:rPr>
            </w:pPr>
          </w:p>
          <w:p w14:paraId="50C91746" w14:textId="77777777" w:rsidR="00A14DC0" w:rsidRPr="001E1582" w:rsidRDefault="00A14DC0" w:rsidP="0035091A">
            <w:pPr>
              <w:rPr>
                <w:rFonts w:cs="Arial"/>
              </w:rPr>
            </w:pPr>
          </w:p>
        </w:tc>
      </w:tr>
      <w:tr w:rsidR="00A14DC0" w:rsidRPr="001E1582" w14:paraId="06E12CC8" w14:textId="77777777" w:rsidTr="00CB11F6">
        <w:trPr>
          <w:gridBefore w:val="1"/>
          <w:wBefore w:w="18" w:type="dxa"/>
          <w:trHeight w:val="720"/>
        </w:trPr>
        <w:tc>
          <w:tcPr>
            <w:tcW w:w="9450" w:type="dxa"/>
            <w:tcBorders>
              <w:top w:val="single" w:sz="4" w:space="0" w:color="auto"/>
              <w:bottom w:val="single" w:sz="6" w:space="0" w:color="auto"/>
            </w:tcBorders>
            <w:shd w:val="clear" w:color="auto" w:fill="F9FBAF"/>
            <w:vAlign w:val="center"/>
          </w:tcPr>
          <w:p w14:paraId="74A20686" w14:textId="6B727E7F" w:rsidR="00A14DC0" w:rsidRPr="00350F6B" w:rsidRDefault="009E4B2C" w:rsidP="009E4B2C">
            <w:pPr>
              <w:pStyle w:val="TitlePage-BoldItalic"/>
              <w:rPr>
                <w:rFonts w:ascii="Calibri Light,Arial" w:eastAsia="Calibri Light,Arial" w:hAnsi="Calibri Light,Arial" w:cs="Calibri Light,Arial"/>
              </w:rPr>
            </w:pPr>
            <w:r w:rsidRPr="2C33CDF8">
              <w:rPr>
                <w:rFonts w:ascii="Calibri Light" w:eastAsia="Calibri Light" w:hAnsi="Calibri Light" w:cs="Calibri Light"/>
              </w:rPr>
              <w:t>CIM-CS-11</w:t>
            </w:r>
            <w:r w:rsidR="00A14DC0" w:rsidRPr="2C33CDF8">
              <w:rPr>
                <w:rFonts w:ascii="Calibri Light,Arial" w:eastAsia="Calibri Light,Arial" w:hAnsi="Calibri Light,Arial" w:cs="Calibri Light,Arial"/>
              </w:rPr>
              <w:t xml:space="preserve"> </w:t>
            </w:r>
            <w:r w:rsidRPr="2C33CDF8">
              <w:rPr>
                <w:rFonts w:ascii="Calibri Light" w:eastAsia="Calibri Light" w:hAnsi="Calibri Light" w:cs="Calibri Light"/>
              </w:rPr>
              <w:t>Manage Outbound Request</w:t>
            </w:r>
          </w:p>
        </w:tc>
      </w:tr>
      <w:tr w:rsidR="00A14DC0" w:rsidRPr="001E1582" w14:paraId="488CE493" w14:textId="77777777" w:rsidTr="0035091A">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077FAFEE" w14:textId="15B0E2AF" w:rsidR="00A14DC0" w:rsidRPr="00350F6B" w:rsidRDefault="009E4B2C" w:rsidP="0035091A">
            <w:pPr>
              <w:pStyle w:val="TitlePage-Italic"/>
              <w:rPr>
                <w:rFonts w:ascii="Calibri Light,Arial" w:eastAsia="Calibri Light,Arial" w:hAnsi="Calibri Light,Arial" w:cs="Calibri Light,Arial"/>
              </w:rPr>
            </w:pPr>
            <w:r w:rsidRPr="2C33CDF8">
              <w:rPr>
                <w:rFonts w:ascii="Calibri Light" w:eastAsia="Calibri Light" w:hAnsi="Calibri Light" w:cs="Calibri Light"/>
              </w:rPr>
              <w:t>Customer Interaction Management</w:t>
            </w:r>
          </w:p>
        </w:tc>
      </w:tr>
      <w:tr w:rsidR="00A14DC0" w:rsidRPr="001E1582" w14:paraId="3A0CA95A" w14:textId="77777777" w:rsidTr="00CB11F6">
        <w:trPr>
          <w:gridBefore w:val="1"/>
          <w:wBefore w:w="18" w:type="dxa"/>
          <w:trHeight w:val="720"/>
        </w:trPr>
        <w:tc>
          <w:tcPr>
            <w:tcW w:w="9450" w:type="dxa"/>
            <w:tcBorders>
              <w:top w:val="single" w:sz="6" w:space="0" w:color="auto"/>
              <w:bottom w:val="single" w:sz="6" w:space="0" w:color="auto"/>
            </w:tcBorders>
            <w:shd w:val="clear" w:color="auto" w:fill="F9FBAF"/>
            <w:vAlign w:val="center"/>
          </w:tcPr>
          <w:p w14:paraId="6029AE32" w14:textId="77777777" w:rsidR="00A14DC0" w:rsidRPr="00350F6B" w:rsidRDefault="00A14DC0" w:rsidP="0035091A">
            <w:pPr>
              <w:pStyle w:val="TitlePage-Italic"/>
              <w:rPr>
                <w:rFonts w:ascii="Calibri Light,Arial" w:eastAsia="Calibri Light,Arial" w:hAnsi="Calibri Light,Arial" w:cs="Calibri Light,Arial"/>
              </w:rPr>
            </w:pPr>
            <w:r w:rsidRPr="2C33CDF8">
              <w:rPr>
                <w:rFonts w:ascii="Calibri Light" w:eastAsia="Calibri Light" w:hAnsi="Calibri Light" w:cs="Calibri Light"/>
              </w:rPr>
              <w:t>Business Process Design</w:t>
            </w:r>
          </w:p>
        </w:tc>
      </w:tr>
      <w:tr w:rsidR="00A14DC0" w:rsidRPr="001E1582" w14:paraId="60AAC2C0" w14:textId="77777777" w:rsidTr="0035091A">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12C9BED6" w14:textId="4070235D" w:rsidR="00A14DC0" w:rsidRPr="00350F6B" w:rsidRDefault="00A14DC0" w:rsidP="000E68DC">
            <w:pPr>
              <w:pStyle w:val="TitlePage-Italic"/>
              <w:rPr>
                <w:rFonts w:ascii="Calibri Light,Arial" w:eastAsia="Calibri Light,Arial" w:hAnsi="Calibri Light,Arial" w:cs="Calibri Light,Arial"/>
              </w:rPr>
            </w:pPr>
            <w:r w:rsidRPr="2C33CDF8">
              <w:rPr>
                <w:rFonts w:ascii="Calibri Light" w:eastAsia="Calibri Light" w:hAnsi="Calibri Light" w:cs="Calibri Light"/>
              </w:rPr>
              <w:t xml:space="preserve">Version </w:t>
            </w:r>
            <w:r w:rsidR="009E4B2C" w:rsidRPr="2C33CDF8">
              <w:rPr>
                <w:rFonts w:ascii="Calibri Light" w:eastAsia="Calibri Light" w:hAnsi="Calibri Light" w:cs="Calibri Light"/>
              </w:rPr>
              <w:t>0</w:t>
            </w:r>
            <w:r w:rsidRPr="2C33CDF8">
              <w:rPr>
                <w:rFonts w:ascii="Calibri Light,Arial" w:eastAsia="Calibri Light,Arial" w:hAnsi="Calibri Light,Arial" w:cs="Calibri Light,Arial"/>
              </w:rPr>
              <w:t>.</w:t>
            </w:r>
            <w:r w:rsidR="000E68DC" w:rsidRPr="2C33CDF8">
              <w:rPr>
                <w:rFonts w:ascii="Calibri Light" w:eastAsia="Calibri Light" w:hAnsi="Calibri Light" w:cs="Calibri Light"/>
              </w:rPr>
              <w:t>10</w:t>
            </w:r>
          </w:p>
        </w:tc>
      </w:tr>
      <w:tr w:rsidR="00A14DC0" w:rsidRPr="001E1582" w14:paraId="5DA9B632" w14:textId="77777777" w:rsidTr="00CB11F6">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shd w:val="clear" w:color="auto" w:fill="F9FBAF"/>
            <w:vAlign w:val="center"/>
          </w:tcPr>
          <w:p w14:paraId="11FE23A2" w14:textId="77777777" w:rsidR="00A14DC0" w:rsidRPr="001E1582" w:rsidRDefault="00A14DC0" w:rsidP="0035091A">
            <w:pPr>
              <w:pStyle w:val="TitlePage-Italic"/>
              <w:rPr>
                <w:rFonts w:ascii="Arial" w:hAnsi="Arial" w:cs="Arial"/>
              </w:rPr>
            </w:pPr>
          </w:p>
        </w:tc>
      </w:tr>
    </w:tbl>
    <w:p w14:paraId="52BF8CC8" w14:textId="77777777" w:rsidR="00A96F48" w:rsidRPr="001E1582" w:rsidRDefault="00A96F48" w:rsidP="00A96F48">
      <w:pPr>
        <w:rPr>
          <w:rFonts w:cs="Arial"/>
        </w:rPr>
      </w:pPr>
      <w:r w:rsidRPr="001E1582">
        <w:rPr>
          <w:rFonts w:cs="Arial"/>
        </w:rPr>
        <w:br w:type="page"/>
      </w:r>
    </w:p>
    <w:sdt>
      <w:sdtPr>
        <w:rPr>
          <w:rFonts w:ascii="Arial" w:eastAsia="Times New Roman" w:hAnsi="Arial" w:cs="Times New Roman"/>
          <w:b w:val="0"/>
          <w:bCs w:val="0"/>
          <w:color w:val="auto"/>
          <w:sz w:val="22"/>
          <w:szCs w:val="22"/>
          <w:lang w:eastAsia="en-US"/>
        </w:rPr>
        <w:id w:val="-1885095538"/>
        <w:docPartObj>
          <w:docPartGallery w:val="Table of Contents"/>
          <w:docPartUnique/>
        </w:docPartObj>
      </w:sdtPr>
      <w:sdtEndPr>
        <w:rPr>
          <w:rFonts w:cs="Arial"/>
          <w:noProof/>
        </w:rPr>
      </w:sdtEndPr>
      <w:sdtContent>
        <w:p w14:paraId="1988AEB9" w14:textId="77777777" w:rsidR="005526A2" w:rsidRPr="00E76680" w:rsidRDefault="005526A2" w:rsidP="002F58D0">
          <w:pPr>
            <w:pStyle w:val="TOCHeading"/>
            <w:rPr>
              <w:rFonts w:ascii="Calibri Light" w:eastAsia="Calibri Light" w:hAnsi="Calibri Light" w:cs="Calibri Light"/>
              <w:sz w:val="24"/>
              <w:szCs w:val="24"/>
            </w:rPr>
          </w:pPr>
          <w:r w:rsidRPr="2C33CDF8">
            <w:rPr>
              <w:rFonts w:ascii="Calibri Light" w:eastAsia="Calibri Light" w:hAnsi="Calibri Light" w:cs="Calibri Light"/>
              <w:sz w:val="24"/>
              <w:szCs w:val="24"/>
            </w:rPr>
            <w:t>Table of Contents</w:t>
          </w:r>
        </w:p>
        <w:p w14:paraId="5A4C1F3B" w14:textId="77777777" w:rsidR="00533003" w:rsidRPr="00533003" w:rsidRDefault="005526A2">
          <w:pPr>
            <w:pStyle w:val="TOC1"/>
            <w:tabs>
              <w:tab w:val="left" w:pos="480"/>
              <w:tab w:val="right" w:leader="dot" w:pos="9350"/>
            </w:tabs>
            <w:rPr>
              <w:rFonts w:eastAsiaTheme="minorEastAsia" w:cs="Arial"/>
              <w:noProof/>
              <w:sz w:val="22"/>
            </w:rPr>
          </w:pPr>
          <w:r w:rsidRPr="00CD4E29">
            <w:rPr>
              <w:rFonts w:ascii="Calibri Light" w:hAnsi="Calibri Light" w:cs="Arial"/>
              <w:szCs w:val="24"/>
            </w:rPr>
            <w:fldChar w:fldCharType="begin"/>
          </w:r>
          <w:r w:rsidRPr="00CD4E29">
            <w:rPr>
              <w:rFonts w:ascii="Calibri Light" w:hAnsi="Calibri Light" w:cs="Arial"/>
              <w:szCs w:val="24"/>
            </w:rPr>
            <w:instrText xml:space="preserve"> TOC \o "1-3" \h \z \u </w:instrText>
          </w:r>
          <w:r w:rsidRPr="00CD4E29">
            <w:rPr>
              <w:rFonts w:ascii="Calibri Light" w:hAnsi="Calibri Light" w:cs="Arial"/>
              <w:szCs w:val="24"/>
            </w:rPr>
            <w:fldChar w:fldCharType="separate"/>
          </w:r>
          <w:hyperlink w:anchor="_Toc513448800" w:history="1">
            <w:r w:rsidR="00533003" w:rsidRPr="00533003">
              <w:rPr>
                <w:rStyle w:val="Hyperlink"/>
                <w:rFonts w:cs="Arial"/>
                <w:noProof/>
              </w:rPr>
              <w:t>1</w:t>
            </w:r>
            <w:r w:rsidR="00533003" w:rsidRPr="00533003">
              <w:rPr>
                <w:rFonts w:eastAsiaTheme="minorEastAsia" w:cs="Arial"/>
                <w:noProof/>
                <w:sz w:val="22"/>
              </w:rPr>
              <w:tab/>
            </w:r>
            <w:r w:rsidR="00533003" w:rsidRPr="00533003">
              <w:rPr>
                <w:rStyle w:val="Hyperlink"/>
                <w:rFonts w:cs="Arial"/>
                <w:noProof/>
              </w:rPr>
              <w:t>Business Process Overview</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_Toc513448800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5</w:t>
            </w:r>
            <w:r w:rsidR="00533003" w:rsidRPr="00533003">
              <w:rPr>
                <w:rFonts w:cs="Arial"/>
                <w:noProof/>
                <w:webHidden/>
              </w:rPr>
              <w:fldChar w:fldCharType="end"/>
            </w:r>
          </w:hyperlink>
        </w:p>
        <w:p w14:paraId="355711CC" w14:textId="77777777" w:rsidR="00533003" w:rsidRPr="00533003" w:rsidRDefault="00281C4F">
          <w:pPr>
            <w:pStyle w:val="TOC2"/>
            <w:tabs>
              <w:tab w:val="right" w:leader="dot" w:pos="9350"/>
            </w:tabs>
            <w:rPr>
              <w:rFonts w:eastAsiaTheme="minorEastAsia" w:cs="Arial"/>
              <w:noProof/>
              <w:sz w:val="22"/>
            </w:rPr>
          </w:pPr>
          <w:hyperlink w:anchor="_Toc513448801" w:history="1">
            <w:r w:rsidR="00533003" w:rsidRPr="00533003">
              <w:rPr>
                <w:rStyle w:val="Hyperlink"/>
                <w:rFonts w:cs="Arial"/>
                <w:noProof/>
              </w:rPr>
              <w:t>1.1 Current Pain Points for Southern California Edison</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_Toc513448801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5</w:t>
            </w:r>
            <w:r w:rsidR="00533003" w:rsidRPr="00533003">
              <w:rPr>
                <w:rFonts w:cs="Arial"/>
                <w:noProof/>
                <w:webHidden/>
              </w:rPr>
              <w:fldChar w:fldCharType="end"/>
            </w:r>
          </w:hyperlink>
        </w:p>
        <w:p w14:paraId="68528025" w14:textId="77777777" w:rsidR="00533003" w:rsidRPr="00533003" w:rsidRDefault="00281C4F">
          <w:pPr>
            <w:pStyle w:val="TOC2"/>
            <w:tabs>
              <w:tab w:val="right" w:leader="dot" w:pos="9350"/>
            </w:tabs>
            <w:rPr>
              <w:rFonts w:eastAsiaTheme="minorEastAsia" w:cs="Arial"/>
              <w:noProof/>
              <w:sz w:val="22"/>
            </w:rPr>
          </w:pPr>
          <w:hyperlink w:anchor="_Toc513448802" w:history="1">
            <w:r w:rsidR="00533003" w:rsidRPr="00533003">
              <w:rPr>
                <w:rStyle w:val="Hyperlink"/>
                <w:rFonts w:cs="Arial"/>
                <w:noProof/>
              </w:rPr>
              <w:t>1.2 Responsible Parties</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_Toc513448802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5</w:t>
            </w:r>
            <w:r w:rsidR="00533003" w:rsidRPr="00533003">
              <w:rPr>
                <w:rFonts w:cs="Arial"/>
                <w:noProof/>
                <w:webHidden/>
              </w:rPr>
              <w:fldChar w:fldCharType="end"/>
            </w:r>
          </w:hyperlink>
        </w:p>
        <w:p w14:paraId="400AFEC2" w14:textId="77777777" w:rsidR="00533003" w:rsidRPr="00533003" w:rsidRDefault="00281C4F">
          <w:pPr>
            <w:pStyle w:val="TOC2"/>
            <w:tabs>
              <w:tab w:val="right" w:leader="dot" w:pos="9350"/>
            </w:tabs>
            <w:rPr>
              <w:rFonts w:eastAsiaTheme="minorEastAsia" w:cs="Arial"/>
              <w:noProof/>
              <w:sz w:val="22"/>
            </w:rPr>
          </w:pPr>
          <w:hyperlink w:anchor="_Toc513448803" w:history="1">
            <w:r w:rsidR="00533003" w:rsidRPr="00533003">
              <w:rPr>
                <w:rStyle w:val="Hyperlink"/>
                <w:rFonts w:cs="Arial"/>
                <w:noProof/>
              </w:rPr>
              <w:t>1.3 Document Control</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_Toc513448803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6</w:t>
            </w:r>
            <w:r w:rsidR="00533003" w:rsidRPr="00533003">
              <w:rPr>
                <w:rFonts w:cs="Arial"/>
                <w:noProof/>
                <w:webHidden/>
              </w:rPr>
              <w:fldChar w:fldCharType="end"/>
            </w:r>
          </w:hyperlink>
        </w:p>
        <w:p w14:paraId="00DC20DD" w14:textId="77777777" w:rsidR="00533003" w:rsidRPr="00533003" w:rsidRDefault="00281C4F">
          <w:pPr>
            <w:pStyle w:val="TOC2"/>
            <w:tabs>
              <w:tab w:val="right" w:leader="dot" w:pos="9350"/>
            </w:tabs>
            <w:rPr>
              <w:rFonts w:eastAsiaTheme="minorEastAsia" w:cs="Arial"/>
              <w:noProof/>
              <w:sz w:val="22"/>
            </w:rPr>
          </w:pPr>
          <w:hyperlink w:anchor="_Toc513448804" w:history="1">
            <w:r w:rsidR="00533003" w:rsidRPr="00533003">
              <w:rPr>
                <w:rStyle w:val="Hyperlink"/>
                <w:rFonts w:cs="Arial"/>
                <w:noProof/>
              </w:rPr>
              <w:t>1.4 Terminology</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_Toc513448804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6</w:t>
            </w:r>
            <w:r w:rsidR="00533003" w:rsidRPr="00533003">
              <w:rPr>
                <w:rFonts w:cs="Arial"/>
                <w:noProof/>
                <w:webHidden/>
              </w:rPr>
              <w:fldChar w:fldCharType="end"/>
            </w:r>
          </w:hyperlink>
        </w:p>
        <w:p w14:paraId="17E55D3C" w14:textId="77777777" w:rsidR="00533003" w:rsidRPr="00533003" w:rsidRDefault="00281C4F">
          <w:pPr>
            <w:pStyle w:val="TOC1"/>
            <w:tabs>
              <w:tab w:val="left" w:pos="480"/>
              <w:tab w:val="right" w:leader="dot" w:pos="9350"/>
            </w:tabs>
            <w:rPr>
              <w:rFonts w:eastAsiaTheme="minorEastAsia" w:cs="Arial"/>
              <w:noProof/>
              <w:sz w:val="22"/>
            </w:rPr>
          </w:pPr>
          <w:hyperlink w:anchor="_Toc513448805" w:history="1">
            <w:r w:rsidR="00533003" w:rsidRPr="00533003">
              <w:rPr>
                <w:rStyle w:val="Hyperlink"/>
                <w:rFonts w:cs="Arial"/>
                <w:noProof/>
              </w:rPr>
              <w:t>2</w:t>
            </w:r>
            <w:r w:rsidR="00533003" w:rsidRPr="00533003">
              <w:rPr>
                <w:rFonts w:eastAsiaTheme="minorEastAsia" w:cs="Arial"/>
                <w:noProof/>
                <w:sz w:val="22"/>
              </w:rPr>
              <w:tab/>
            </w:r>
            <w:r w:rsidR="00533003" w:rsidRPr="00533003">
              <w:rPr>
                <w:rStyle w:val="Hyperlink"/>
                <w:rFonts w:cs="Arial"/>
                <w:noProof/>
              </w:rPr>
              <w:t>Business Process Design</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_Toc513448805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8</w:t>
            </w:r>
            <w:r w:rsidR="00533003" w:rsidRPr="00533003">
              <w:rPr>
                <w:rFonts w:cs="Arial"/>
                <w:noProof/>
                <w:webHidden/>
              </w:rPr>
              <w:fldChar w:fldCharType="end"/>
            </w:r>
          </w:hyperlink>
        </w:p>
        <w:p w14:paraId="55367AF2" w14:textId="77777777" w:rsidR="00533003" w:rsidRPr="00533003" w:rsidRDefault="00281C4F">
          <w:pPr>
            <w:pStyle w:val="TOC2"/>
            <w:tabs>
              <w:tab w:val="right" w:leader="dot" w:pos="9350"/>
            </w:tabs>
            <w:rPr>
              <w:rFonts w:eastAsiaTheme="minorEastAsia" w:cs="Arial"/>
              <w:noProof/>
              <w:sz w:val="22"/>
            </w:rPr>
          </w:pPr>
          <w:hyperlink w:anchor="_Toc513448806" w:history="1">
            <w:r w:rsidR="00533003" w:rsidRPr="00533003">
              <w:rPr>
                <w:rStyle w:val="Hyperlink"/>
                <w:rFonts w:cs="Arial"/>
                <w:noProof/>
              </w:rPr>
              <w:t>2.1 Overview Details</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_Toc513448806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8</w:t>
            </w:r>
            <w:r w:rsidR="00533003" w:rsidRPr="00533003">
              <w:rPr>
                <w:rFonts w:cs="Arial"/>
                <w:noProof/>
                <w:webHidden/>
              </w:rPr>
              <w:fldChar w:fldCharType="end"/>
            </w:r>
          </w:hyperlink>
        </w:p>
        <w:p w14:paraId="26178B71" w14:textId="77777777" w:rsidR="00533003" w:rsidRPr="00533003" w:rsidRDefault="00281C4F">
          <w:pPr>
            <w:pStyle w:val="TOC3"/>
            <w:tabs>
              <w:tab w:val="left" w:pos="1320"/>
              <w:tab w:val="right" w:leader="dot" w:pos="9350"/>
            </w:tabs>
            <w:rPr>
              <w:rFonts w:eastAsiaTheme="minorEastAsia" w:cs="Arial"/>
              <w:noProof/>
              <w:sz w:val="22"/>
            </w:rPr>
          </w:pPr>
          <w:hyperlink w:anchor="_Toc513448807" w:history="1">
            <w:r w:rsidR="00533003" w:rsidRPr="00533003">
              <w:rPr>
                <w:rStyle w:val="Hyperlink"/>
                <w:rFonts w:cs="Arial"/>
                <w:noProof/>
              </w:rPr>
              <w:t>2.1.1</w:t>
            </w:r>
            <w:r w:rsidR="00533003" w:rsidRPr="00533003">
              <w:rPr>
                <w:rFonts w:eastAsiaTheme="minorEastAsia" w:cs="Arial"/>
                <w:noProof/>
                <w:sz w:val="22"/>
              </w:rPr>
              <w:tab/>
            </w:r>
            <w:r w:rsidR="00533003" w:rsidRPr="00533003">
              <w:rPr>
                <w:rStyle w:val="Hyperlink"/>
                <w:rFonts w:cs="Arial"/>
                <w:noProof/>
              </w:rPr>
              <w:t>Manual Outbound Correspondence</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_Toc513448807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10</w:t>
            </w:r>
            <w:r w:rsidR="00533003" w:rsidRPr="00533003">
              <w:rPr>
                <w:rFonts w:cs="Arial"/>
                <w:noProof/>
                <w:webHidden/>
              </w:rPr>
              <w:fldChar w:fldCharType="end"/>
            </w:r>
          </w:hyperlink>
        </w:p>
        <w:p w14:paraId="704D3109" w14:textId="77777777" w:rsidR="00533003" w:rsidRPr="00533003" w:rsidRDefault="00281C4F">
          <w:pPr>
            <w:pStyle w:val="TOC3"/>
            <w:tabs>
              <w:tab w:val="left" w:pos="1320"/>
              <w:tab w:val="right" w:leader="dot" w:pos="9350"/>
            </w:tabs>
            <w:rPr>
              <w:rFonts w:eastAsiaTheme="minorEastAsia" w:cs="Arial"/>
              <w:noProof/>
              <w:sz w:val="22"/>
            </w:rPr>
          </w:pPr>
          <w:hyperlink w:anchor="_Toc513448808" w:history="1">
            <w:r w:rsidR="00533003" w:rsidRPr="00533003">
              <w:rPr>
                <w:rStyle w:val="Hyperlink"/>
                <w:rFonts w:cs="Arial"/>
                <w:noProof/>
              </w:rPr>
              <w:t>2.1.2</w:t>
            </w:r>
            <w:r w:rsidR="00533003" w:rsidRPr="00533003">
              <w:rPr>
                <w:rFonts w:eastAsiaTheme="minorEastAsia" w:cs="Arial"/>
                <w:noProof/>
                <w:sz w:val="22"/>
              </w:rPr>
              <w:tab/>
            </w:r>
            <w:r w:rsidR="00533003" w:rsidRPr="00533003">
              <w:rPr>
                <w:rStyle w:val="Hyperlink"/>
                <w:rFonts w:cs="Arial"/>
                <w:noProof/>
              </w:rPr>
              <w:t>Automatic Outbound Correspondence</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_Toc513448808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12</w:t>
            </w:r>
            <w:r w:rsidR="00533003" w:rsidRPr="00533003">
              <w:rPr>
                <w:rFonts w:cs="Arial"/>
                <w:noProof/>
                <w:webHidden/>
              </w:rPr>
              <w:fldChar w:fldCharType="end"/>
            </w:r>
          </w:hyperlink>
        </w:p>
        <w:p w14:paraId="5C5F0EF1" w14:textId="77777777" w:rsidR="00533003" w:rsidRPr="00533003" w:rsidRDefault="00281C4F">
          <w:pPr>
            <w:pStyle w:val="TOC3"/>
            <w:tabs>
              <w:tab w:val="left" w:pos="1320"/>
              <w:tab w:val="right" w:leader="dot" w:pos="9350"/>
            </w:tabs>
            <w:rPr>
              <w:rFonts w:eastAsiaTheme="minorEastAsia" w:cs="Arial"/>
              <w:noProof/>
              <w:sz w:val="22"/>
            </w:rPr>
          </w:pPr>
          <w:hyperlink w:anchor="_Toc513448809" w:history="1">
            <w:r w:rsidR="00533003" w:rsidRPr="00533003">
              <w:rPr>
                <w:rStyle w:val="Hyperlink"/>
                <w:rFonts w:cs="Arial"/>
                <w:noProof/>
              </w:rPr>
              <w:t>2.1.3</w:t>
            </w:r>
            <w:r w:rsidR="00533003" w:rsidRPr="00533003">
              <w:rPr>
                <w:rFonts w:eastAsiaTheme="minorEastAsia" w:cs="Arial"/>
                <w:noProof/>
                <w:sz w:val="22"/>
              </w:rPr>
              <w:tab/>
            </w:r>
            <w:r w:rsidR="00533003" w:rsidRPr="00533003">
              <w:rPr>
                <w:rStyle w:val="Hyperlink"/>
                <w:rFonts w:cs="Arial"/>
                <w:noProof/>
              </w:rPr>
              <w:t>Manual Mass Outbound Correspondence</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_Toc513448809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13</w:t>
            </w:r>
            <w:r w:rsidR="00533003" w:rsidRPr="00533003">
              <w:rPr>
                <w:rFonts w:cs="Arial"/>
                <w:noProof/>
                <w:webHidden/>
              </w:rPr>
              <w:fldChar w:fldCharType="end"/>
            </w:r>
          </w:hyperlink>
        </w:p>
        <w:p w14:paraId="45CD2A50" w14:textId="77777777" w:rsidR="00533003" w:rsidRPr="00533003" w:rsidRDefault="00281C4F">
          <w:pPr>
            <w:pStyle w:val="TOC3"/>
            <w:tabs>
              <w:tab w:val="left" w:pos="1320"/>
              <w:tab w:val="right" w:leader="dot" w:pos="9350"/>
            </w:tabs>
            <w:rPr>
              <w:rFonts w:eastAsiaTheme="minorEastAsia" w:cs="Arial"/>
              <w:noProof/>
              <w:sz w:val="22"/>
            </w:rPr>
          </w:pPr>
          <w:hyperlink w:anchor="_Toc513448810" w:history="1">
            <w:r w:rsidR="00533003" w:rsidRPr="00533003">
              <w:rPr>
                <w:rStyle w:val="Hyperlink"/>
                <w:rFonts w:cs="Arial"/>
                <w:noProof/>
              </w:rPr>
              <w:t>2.1.4</w:t>
            </w:r>
            <w:r w:rsidR="00533003" w:rsidRPr="00533003">
              <w:rPr>
                <w:rFonts w:eastAsiaTheme="minorEastAsia" w:cs="Arial"/>
                <w:noProof/>
                <w:sz w:val="22"/>
              </w:rPr>
              <w:tab/>
            </w:r>
            <w:r w:rsidR="00533003" w:rsidRPr="00533003">
              <w:rPr>
                <w:rStyle w:val="Hyperlink"/>
                <w:rFonts w:cs="Arial"/>
                <w:noProof/>
              </w:rPr>
              <w:t>Obtain customer contact information</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_Toc513448810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14</w:t>
            </w:r>
            <w:r w:rsidR="00533003" w:rsidRPr="00533003">
              <w:rPr>
                <w:rFonts w:cs="Arial"/>
                <w:noProof/>
                <w:webHidden/>
              </w:rPr>
              <w:fldChar w:fldCharType="end"/>
            </w:r>
          </w:hyperlink>
        </w:p>
        <w:p w14:paraId="6ADD1514" w14:textId="77777777" w:rsidR="00533003" w:rsidRPr="00533003" w:rsidRDefault="00281C4F">
          <w:pPr>
            <w:pStyle w:val="TOC3"/>
            <w:tabs>
              <w:tab w:val="left" w:pos="1320"/>
              <w:tab w:val="right" w:leader="dot" w:pos="9350"/>
            </w:tabs>
            <w:rPr>
              <w:rFonts w:eastAsiaTheme="minorEastAsia" w:cs="Arial"/>
              <w:noProof/>
              <w:sz w:val="22"/>
            </w:rPr>
          </w:pPr>
          <w:hyperlink w:anchor="_Toc513448811" w:history="1">
            <w:r w:rsidR="00533003" w:rsidRPr="00533003">
              <w:rPr>
                <w:rStyle w:val="Hyperlink"/>
                <w:rFonts w:cs="Arial"/>
                <w:noProof/>
              </w:rPr>
              <w:t>2.1.5</w:t>
            </w:r>
            <w:r w:rsidR="00533003" w:rsidRPr="00533003">
              <w:rPr>
                <w:rFonts w:eastAsiaTheme="minorEastAsia" w:cs="Arial"/>
                <w:noProof/>
                <w:sz w:val="22"/>
              </w:rPr>
              <w:tab/>
            </w:r>
            <w:r w:rsidR="00533003" w:rsidRPr="00533003">
              <w:rPr>
                <w:rStyle w:val="Hyperlink"/>
                <w:rFonts w:cs="Arial"/>
                <w:noProof/>
              </w:rPr>
              <w:t>Handling of data files</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_Toc513448811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14</w:t>
            </w:r>
            <w:r w:rsidR="00533003" w:rsidRPr="00533003">
              <w:rPr>
                <w:rFonts w:cs="Arial"/>
                <w:noProof/>
                <w:webHidden/>
              </w:rPr>
              <w:fldChar w:fldCharType="end"/>
            </w:r>
          </w:hyperlink>
        </w:p>
        <w:p w14:paraId="3E7E8E30" w14:textId="77777777" w:rsidR="00533003" w:rsidRPr="00533003" w:rsidRDefault="00281C4F">
          <w:pPr>
            <w:pStyle w:val="TOC3"/>
            <w:tabs>
              <w:tab w:val="left" w:pos="1320"/>
              <w:tab w:val="right" w:leader="dot" w:pos="9350"/>
            </w:tabs>
            <w:rPr>
              <w:rFonts w:eastAsiaTheme="minorEastAsia" w:cs="Arial"/>
              <w:noProof/>
              <w:sz w:val="22"/>
            </w:rPr>
          </w:pPr>
          <w:hyperlink w:anchor="_Toc513448812" w:history="1">
            <w:r w:rsidR="00533003" w:rsidRPr="00533003">
              <w:rPr>
                <w:rStyle w:val="Hyperlink"/>
                <w:rFonts w:cs="Arial"/>
                <w:noProof/>
              </w:rPr>
              <w:t>2.1.6</w:t>
            </w:r>
            <w:r w:rsidR="00533003" w:rsidRPr="00533003">
              <w:rPr>
                <w:rFonts w:eastAsiaTheme="minorEastAsia" w:cs="Arial"/>
                <w:noProof/>
                <w:sz w:val="22"/>
              </w:rPr>
              <w:tab/>
            </w:r>
            <w:r w:rsidR="00533003" w:rsidRPr="00533003">
              <w:rPr>
                <w:rStyle w:val="Hyperlink"/>
                <w:rFonts w:cs="Arial"/>
                <w:noProof/>
              </w:rPr>
              <w:t>Control Report</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_Toc513448812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15</w:t>
            </w:r>
            <w:r w:rsidR="00533003" w:rsidRPr="00533003">
              <w:rPr>
                <w:rFonts w:cs="Arial"/>
                <w:noProof/>
                <w:webHidden/>
              </w:rPr>
              <w:fldChar w:fldCharType="end"/>
            </w:r>
          </w:hyperlink>
        </w:p>
        <w:p w14:paraId="18218CE6" w14:textId="77777777" w:rsidR="00533003" w:rsidRPr="00533003" w:rsidRDefault="00281C4F">
          <w:pPr>
            <w:pStyle w:val="TOC3"/>
            <w:tabs>
              <w:tab w:val="left" w:pos="1320"/>
              <w:tab w:val="right" w:leader="dot" w:pos="9350"/>
            </w:tabs>
            <w:rPr>
              <w:rFonts w:eastAsiaTheme="minorEastAsia" w:cs="Arial"/>
              <w:noProof/>
              <w:sz w:val="22"/>
            </w:rPr>
          </w:pPr>
          <w:hyperlink w:anchor="_Toc513448813" w:history="1">
            <w:r w:rsidR="00533003" w:rsidRPr="00533003">
              <w:rPr>
                <w:rStyle w:val="Hyperlink"/>
                <w:rFonts w:cs="Arial"/>
                <w:noProof/>
              </w:rPr>
              <w:t>2.1.7</w:t>
            </w:r>
            <w:r w:rsidR="00533003" w:rsidRPr="00533003">
              <w:rPr>
                <w:rFonts w:eastAsiaTheme="minorEastAsia" w:cs="Arial"/>
                <w:noProof/>
                <w:sz w:val="22"/>
              </w:rPr>
              <w:tab/>
            </w:r>
            <w:r w:rsidR="00533003" w:rsidRPr="00533003">
              <w:rPr>
                <w:rStyle w:val="Hyperlink"/>
                <w:rFonts w:cs="Arial"/>
                <w:noProof/>
              </w:rPr>
              <w:t>Correspondence Master Table</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_Toc513448813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15</w:t>
            </w:r>
            <w:r w:rsidR="00533003" w:rsidRPr="00533003">
              <w:rPr>
                <w:rFonts w:cs="Arial"/>
                <w:noProof/>
                <w:webHidden/>
              </w:rPr>
              <w:fldChar w:fldCharType="end"/>
            </w:r>
          </w:hyperlink>
        </w:p>
        <w:p w14:paraId="5A2715A4" w14:textId="77777777" w:rsidR="00533003" w:rsidRPr="00533003" w:rsidRDefault="00281C4F">
          <w:pPr>
            <w:pStyle w:val="TOC2"/>
            <w:tabs>
              <w:tab w:val="right" w:leader="dot" w:pos="9350"/>
            </w:tabs>
            <w:rPr>
              <w:rFonts w:eastAsiaTheme="minorEastAsia" w:cs="Arial"/>
              <w:noProof/>
              <w:sz w:val="22"/>
            </w:rPr>
          </w:pPr>
          <w:hyperlink w:anchor="_Toc513448814" w:history="1">
            <w:r w:rsidR="00533003" w:rsidRPr="00533003">
              <w:rPr>
                <w:rStyle w:val="Hyperlink"/>
                <w:rFonts w:cs="Arial"/>
                <w:noProof/>
              </w:rPr>
              <w:t>2.2 Process / Performance Improvement</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_Toc513448814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16</w:t>
            </w:r>
            <w:r w:rsidR="00533003" w:rsidRPr="00533003">
              <w:rPr>
                <w:rFonts w:cs="Arial"/>
                <w:noProof/>
                <w:webHidden/>
              </w:rPr>
              <w:fldChar w:fldCharType="end"/>
            </w:r>
          </w:hyperlink>
        </w:p>
        <w:p w14:paraId="2876165C" w14:textId="77777777" w:rsidR="00533003" w:rsidRPr="00533003" w:rsidRDefault="00281C4F">
          <w:pPr>
            <w:pStyle w:val="TOC2"/>
            <w:tabs>
              <w:tab w:val="right" w:leader="dot" w:pos="9350"/>
            </w:tabs>
            <w:rPr>
              <w:rFonts w:eastAsiaTheme="minorEastAsia" w:cs="Arial"/>
              <w:noProof/>
              <w:sz w:val="22"/>
            </w:rPr>
          </w:pPr>
          <w:hyperlink w:anchor="_Toc513448815" w:history="1">
            <w:r w:rsidR="00533003" w:rsidRPr="00533003">
              <w:rPr>
                <w:rStyle w:val="Hyperlink"/>
                <w:rFonts w:cs="Arial"/>
                <w:noProof/>
              </w:rPr>
              <w:t>2.3 Prerequisites and Inputs</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_Toc513448815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16</w:t>
            </w:r>
            <w:r w:rsidR="00533003" w:rsidRPr="00533003">
              <w:rPr>
                <w:rFonts w:cs="Arial"/>
                <w:noProof/>
                <w:webHidden/>
              </w:rPr>
              <w:fldChar w:fldCharType="end"/>
            </w:r>
          </w:hyperlink>
        </w:p>
        <w:p w14:paraId="5544A2D5" w14:textId="77777777" w:rsidR="00533003" w:rsidRPr="00533003" w:rsidRDefault="00281C4F">
          <w:pPr>
            <w:pStyle w:val="TOC2"/>
            <w:tabs>
              <w:tab w:val="right" w:leader="dot" w:pos="9350"/>
            </w:tabs>
            <w:rPr>
              <w:rFonts w:eastAsiaTheme="minorEastAsia" w:cs="Arial"/>
              <w:noProof/>
              <w:sz w:val="22"/>
            </w:rPr>
          </w:pPr>
          <w:hyperlink w:anchor="_Toc513448816" w:history="1">
            <w:r w:rsidR="00533003" w:rsidRPr="00533003">
              <w:rPr>
                <w:rStyle w:val="Hyperlink"/>
                <w:rFonts w:cs="Arial"/>
                <w:noProof/>
              </w:rPr>
              <w:t>2.4 General Assumptions</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_Toc513448816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16</w:t>
            </w:r>
            <w:r w:rsidR="00533003" w:rsidRPr="00533003">
              <w:rPr>
                <w:rFonts w:cs="Arial"/>
                <w:noProof/>
                <w:webHidden/>
              </w:rPr>
              <w:fldChar w:fldCharType="end"/>
            </w:r>
          </w:hyperlink>
        </w:p>
        <w:p w14:paraId="4527B64C" w14:textId="77777777" w:rsidR="00533003" w:rsidRPr="00533003" w:rsidRDefault="00281C4F">
          <w:pPr>
            <w:pStyle w:val="TOC2"/>
            <w:tabs>
              <w:tab w:val="right" w:leader="dot" w:pos="9350"/>
            </w:tabs>
            <w:rPr>
              <w:rFonts w:eastAsiaTheme="minorEastAsia" w:cs="Arial"/>
              <w:noProof/>
              <w:sz w:val="22"/>
            </w:rPr>
          </w:pPr>
          <w:hyperlink w:anchor="_Toc513448817" w:history="1">
            <w:r w:rsidR="00533003" w:rsidRPr="00533003">
              <w:rPr>
                <w:rStyle w:val="Hyperlink"/>
                <w:rFonts w:cs="Arial"/>
                <w:noProof/>
              </w:rPr>
              <w:t>2.5 Business Process Hierarchy</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_Toc513448817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16</w:t>
            </w:r>
            <w:r w:rsidR="00533003" w:rsidRPr="00533003">
              <w:rPr>
                <w:rFonts w:cs="Arial"/>
                <w:noProof/>
                <w:webHidden/>
              </w:rPr>
              <w:fldChar w:fldCharType="end"/>
            </w:r>
          </w:hyperlink>
        </w:p>
        <w:p w14:paraId="1F89512F" w14:textId="77777777" w:rsidR="00533003" w:rsidRPr="00533003" w:rsidRDefault="00281C4F">
          <w:pPr>
            <w:pStyle w:val="TOC2"/>
            <w:tabs>
              <w:tab w:val="right" w:leader="dot" w:pos="9350"/>
            </w:tabs>
            <w:rPr>
              <w:rFonts w:eastAsiaTheme="minorEastAsia" w:cs="Arial"/>
              <w:noProof/>
              <w:sz w:val="22"/>
            </w:rPr>
          </w:pPr>
          <w:hyperlink w:anchor="_Toc513448818" w:history="1">
            <w:r w:rsidR="00533003" w:rsidRPr="00533003">
              <w:rPr>
                <w:rStyle w:val="Hyperlink"/>
                <w:rFonts w:cs="Arial"/>
                <w:noProof/>
              </w:rPr>
              <w:t>2.6 Process Flows</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_Toc513448818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17</w:t>
            </w:r>
            <w:r w:rsidR="00533003" w:rsidRPr="00533003">
              <w:rPr>
                <w:rFonts w:cs="Arial"/>
                <w:noProof/>
                <w:webHidden/>
              </w:rPr>
              <w:fldChar w:fldCharType="end"/>
            </w:r>
          </w:hyperlink>
        </w:p>
        <w:p w14:paraId="71FC4E2A" w14:textId="77777777" w:rsidR="00533003" w:rsidRPr="00533003" w:rsidRDefault="00281C4F">
          <w:pPr>
            <w:pStyle w:val="TOC3"/>
            <w:tabs>
              <w:tab w:val="right" w:leader="dot" w:pos="9350"/>
            </w:tabs>
            <w:rPr>
              <w:rFonts w:eastAsiaTheme="minorEastAsia" w:cs="Arial"/>
              <w:noProof/>
              <w:sz w:val="22"/>
            </w:rPr>
          </w:pPr>
          <w:hyperlink w:anchor="_Toc513448819" w:history="1">
            <w:r w:rsidR="00533003" w:rsidRPr="00533003">
              <w:rPr>
                <w:rStyle w:val="Hyperlink"/>
                <w:rFonts w:cs="Arial"/>
                <w:noProof/>
              </w:rPr>
              <w:t>2.6.1 Manual Outbound Correspondence</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_Toc513448819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17</w:t>
            </w:r>
            <w:r w:rsidR="00533003" w:rsidRPr="00533003">
              <w:rPr>
                <w:rFonts w:cs="Arial"/>
                <w:noProof/>
                <w:webHidden/>
              </w:rPr>
              <w:fldChar w:fldCharType="end"/>
            </w:r>
          </w:hyperlink>
        </w:p>
        <w:p w14:paraId="774F9625" w14:textId="77777777" w:rsidR="00533003" w:rsidRPr="00533003" w:rsidRDefault="00281C4F">
          <w:pPr>
            <w:pStyle w:val="TOC3"/>
            <w:tabs>
              <w:tab w:val="right" w:leader="dot" w:pos="9350"/>
            </w:tabs>
            <w:rPr>
              <w:rFonts w:eastAsiaTheme="minorEastAsia" w:cs="Arial"/>
              <w:noProof/>
              <w:sz w:val="22"/>
            </w:rPr>
          </w:pPr>
          <w:hyperlink w:anchor="_Toc513448820" w:history="1">
            <w:r w:rsidR="00533003" w:rsidRPr="00533003">
              <w:rPr>
                <w:rStyle w:val="Hyperlink"/>
                <w:rFonts w:cs="Arial"/>
                <w:noProof/>
              </w:rPr>
              <w:t>2.6.1 Automatic and Manual Mass Outbound Correspondence</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_Toc513448820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20</w:t>
            </w:r>
            <w:r w:rsidR="00533003" w:rsidRPr="00533003">
              <w:rPr>
                <w:rFonts w:cs="Arial"/>
                <w:noProof/>
                <w:webHidden/>
              </w:rPr>
              <w:fldChar w:fldCharType="end"/>
            </w:r>
          </w:hyperlink>
        </w:p>
        <w:p w14:paraId="433FF111" w14:textId="77777777" w:rsidR="00533003" w:rsidRPr="00533003" w:rsidRDefault="00281C4F">
          <w:pPr>
            <w:pStyle w:val="TOC2"/>
            <w:tabs>
              <w:tab w:val="right" w:leader="dot" w:pos="9350"/>
            </w:tabs>
            <w:rPr>
              <w:rFonts w:eastAsiaTheme="minorEastAsia" w:cs="Arial"/>
              <w:noProof/>
              <w:sz w:val="22"/>
            </w:rPr>
          </w:pPr>
          <w:hyperlink w:anchor="_Toc513448821" w:history="1">
            <w:r w:rsidR="00533003" w:rsidRPr="00533003">
              <w:rPr>
                <w:rStyle w:val="Hyperlink"/>
                <w:rFonts w:cs="Arial"/>
                <w:noProof/>
              </w:rPr>
              <w:t>2.7 3</w:t>
            </w:r>
            <w:r w:rsidR="00533003" w:rsidRPr="00533003">
              <w:rPr>
                <w:rStyle w:val="Hyperlink"/>
                <w:rFonts w:cs="Arial"/>
                <w:noProof/>
                <w:vertAlign w:val="superscript"/>
              </w:rPr>
              <w:t>rd</w:t>
            </w:r>
            <w:r w:rsidR="00533003" w:rsidRPr="00533003">
              <w:rPr>
                <w:rStyle w:val="Hyperlink"/>
                <w:rFonts w:cs="Arial"/>
                <w:noProof/>
              </w:rPr>
              <w:t xml:space="preserve"> Party and SCE Legacy System Integrations</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_Toc513448821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22</w:t>
            </w:r>
            <w:r w:rsidR="00533003" w:rsidRPr="00533003">
              <w:rPr>
                <w:rFonts w:cs="Arial"/>
                <w:noProof/>
                <w:webHidden/>
              </w:rPr>
              <w:fldChar w:fldCharType="end"/>
            </w:r>
          </w:hyperlink>
        </w:p>
        <w:p w14:paraId="070FFB1C" w14:textId="77777777" w:rsidR="00533003" w:rsidRPr="00533003" w:rsidRDefault="00281C4F">
          <w:pPr>
            <w:pStyle w:val="TOC2"/>
            <w:tabs>
              <w:tab w:val="right" w:leader="dot" w:pos="9350"/>
            </w:tabs>
            <w:rPr>
              <w:rFonts w:eastAsiaTheme="minorEastAsia" w:cs="Arial"/>
              <w:noProof/>
              <w:sz w:val="22"/>
            </w:rPr>
          </w:pPr>
          <w:hyperlink w:anchor="_Toc513448822" w:history="1">
            <w:r w:rsidR="00533003" w:rsidRPr="00533003">
              <w:rPr>
                <w:rStyle w:val="Hyperlink"/>
                <w:rFonts w:cs="Arial"/>
                <w:noProof/>
              </w:rPr>
              <w:t>2.8 Data Elements</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_Toc513448822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22</w:t>
            </w:r>
            <w:r w:rsidR="00533003" w:rsidRPr="00533003">
              <w:rPr>
                <w:rFonts w:cs="Arial"/>
                <w:noProof/>
                <w:webHidden/>
              </w:rPr>
              <w:fldChar w:fldCharType="end"/>
            </w:r>
          </w:hyperlink>
        </w:p>
        <w:p w14:paraId="0B212429" w14:textId="77777777" w:rsidR="00533003" w:rsidRPr="00533003" w:rsidRDefault="00281C4F">
          <w:pPr>
            <w:pStyle w:val="TOC3"/>
            <w:tabs>
              <w:tab w:val="right" w:leader="dot" w:pos="9350"/>
            </w:tabs>
            <w:rPr>
              <w:rFonts w:eastAsiaTheme="minorEastAsia" w:cs="Arial"/>
              <w:noProof/>
              <w:sz w:val="22"/>
            </w:rPr>
          </w:pPr>
          <w:hyperlink w:anchor="_Toc513448823" w:history="1">
            <w:r w:rsidR="00533003" w:rsidRPr="00533003">
              <w:rPr>
                <w:rStyle w:val="Hyperlink"/>
                <w:rFonts w:cs="Arial"/>
                <w:noProof/>
              </w:rPr>
              <w:t>2.8.1 Outbound Correspondence</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_Toc513448823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22</w:t>
            </w:r>
            <w:r w:rsidR="00533003" w:rsidRPr="00533003">
              <w:rPr>
                <w:rFonts w:cs="Arial"/>
                <w:noProof/>
                <w:webHidden/>
              </w:rPr>
              <w:fldChar w:fldCharType="end"/>
            </w:r>
          </w:hyperlink>
        </w:p>
        <w:p w14:paraId="1174FB36" w14:textId="77777777" w:rsidR="00533003" w:rsidRPr="00533003" w:rsidRDefault="00281C4F">
          <w:pPr>
            <w:pStyle w:val="TOC3"/>
            <w:tabs>
              <w:tab w:val="right" w:leader="dot" w:pos="9350"/>
            </w:tabs>
            <w:rPr>
              <w:rFonts w:eastAsiaTheme="minorEastAsia" w:cs="Arial"/>
              <w:noProof/>
              <w:sz w:val="22"/>
            </w:rPr>
          </w:pPr>
          <w:hyperlink w:anchor="_Toc513448824" w:history="1">
            <w:r w:rsidR="00533003" w:rsidRPr="00533003">
              <w:rPr>
                <w:rStyle w:val="Hyperlink"/>
                <w:rFonts w:cs="Arial"/>
                <w:noProof/>
              </w:rPr>
              <w:t>2.8.2 Source Systems and Data Volumes</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_Toc513448824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22</w:t>
            </w:r>
            <w:r w:rsidR="00533003" w:rsidRPr="00533003">
              <w:rPr>
                <w:rFonts w:cs="Arial"/>
                <w:noProof/>
                <w:webHidden/>
              </w:rPr>
              <w:fldChar w:fldCharType="end"/>
            </w:r>
          </w:hyperlink>
        </w:p>
        <w:p w14:paraId="4FD5F094" w14:textId="77777777" w:rsidR="00533003" w:rsidRPr="00533003" w:rsidRDefault="00281C4F">
          <w:pPr>
            <w:pStyle w:val="TOC2"/>
            <w:tabs>
              <w:tab w:val="right" w:leader="dot" w:pos="9350"/>
            </w:tabs>
            <w:rPr>
              <w:rFonts w:eastAsiaTheme="minorEastAsia" w:cs="Arial"/>
              <w:noProof/>
              <w:sz w:val="22"/>
            </w:rPr>
          </w:pPr>
          <w:hyperlink w:anchor="_Toc513448825" w:history="1">
            <w:r w:rsidR="00533003" w:rsidRPr="00533003">
              <w:rPr>
                <w:rStyle w:val="Hyperlink"/>
                <w:rFonts w:cs="Arial"/>
                <w:noProof/>
              </w:rPr>
              <w:t>2.9 Cloud for Customer (C4C) Integration</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_Toc513448825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23</w:t>
            </w:r>
            <w:r w:rsidR="00533003" w:rsidRPr="00533003">
              <w:rPr>
                <w:rFonts w:cs="Arial"/>
                <w:noProof/>
                <w:webHidden/>
              </w:rPr>
              <w:fldChar w:fldCharType="end"/>
            </w:r>
          </w:hyperlink>
        </w:p>
        <w:p w14:paraId="5D7B2CD0" w14:textId="77777777" w:rsidR="00533003" w:rsidRPr="00533003" w:rsidRDefault="00281C4F">
          <w:pPr>
            <w:pStyle w:val="TOC3"/>
            <w:tabs>
              <w:tab w:val="right" w:leader="dot" w:pos="9350"/>
            </w:tabs>
            <w:rPr>
              <w:rFonts w:eastAsiaTheme="minorEastAsia" w:cs="Arial"/>
              <w:noProof/>
              <w:sz w:val="22"/>
            </w:rPr>
          </w:pPr>
          <w:hyperlink w:anchor="_Toc513448826" w:history="1">
            <w:r w:rsidR="00533003" w:rsidRPr="00533003">
              <w:rPr>
                <w:rStyle w:val="Hyperlink"/>
                <w:rFonts w:cs="Arial"/>
                <w:noProof/>
              </w:rPr>
              <w:t>2.9.1 Processes</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_Toc513448826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23</w:t>
            </w:r>
            <w:r w:rsidR="00533003" w:rsidRPr="00533003">
              <w:rPr>
                <w:rFonts w:cs="Arial"/>
                <w:noProof/>
                <w:webHidden/>
              </w:rPr>
              <w:fldChar w:fldCharType="end"/>
            </w:r>
          </w:hyperlink>
        </w:p>
        <w:p w14:paraId="5973199A" w14:textId="77777777" w:rsidR="00533003" w:rsidRPr="00533003" w:rsidRDefault="00281C4F">
          <w:pPr>
            <w:pStyle w:val="TOC3"/>
            <w:tabs>
              <w:tab w:val="right" w:leader="dot" w:pos="9350"/>
            </w:tabs>
            <w:rPr>
              <w:rFonts w:eastAsiaTheme="minorEastAsia" w:cs="Arial"/>
              <w:noProof/>
              <w:sz w:val="22"/>
            </w:rPr>
          </w:pPr>
          <w:hyperlink w:anchor="_Toc513448827" w:history="1">
            <w:r w:rsidR="00533003" w:rsidRPr="00533003">
              <w:rPr>
                <w:rStyle w:val="Hyperlink"/>
                <w:rFonts w:cs="Arial"/>
                <w:noProof/>
              </w:rPr>
              <w:t>2.9.2 C4C Views</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_Toc513448827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23</w:t>
            </w:r>
            <w:r w:rsidR="00533003" w:rsidRPr="00533003">
              <w:rPr>
                <w:rFonts w:cs="Arial"/>
                <w:noProof/>
                <w:webHidden/>
              </w:rPr>
              <w:fldChar w:fldCharType="end"/>
            </w:r>
          </w:hyperlink>
        </w:p>
        <w:p w14:paraId="2FAA1452" w14:textId="77777777" w:rsidR="00533003" w:rsidRPr="00533003" w:rsidRDefault="00281C4F">
          <w:pPr>
            <w:pStyle w:val="TOC3"/>
            <w:tabs>
              <w:tab w:val="right" w:leader="dot" w:pos="9350"/>
            </w:tabs>
            <w:rPr>
              <w:rFonts w:eastAsiaTheme="minorEastAsia" w:cs="Arial"/>
              <w:noProof/>
              <w:sz w:val="22"/>
            </w:rPr>
          </w:pPr>
          <w:hyperlink w:anchor="_Toc513448828" w:history="1">
            <w:r w:rsidR="00533003" w:rsidRPr="00533003">
              <w:rPr>
                <w:rStyle w:val="Hyperlink"/>
                <w:rFonts w:cs="Arial"/>
                <w:noProof/>
              </w:rPr>
              <w:t>2.9.3 Activity / BP Contact</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_Toc513448828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23</w:t>
            </w:r>
            <w:r w:rsidR="00533003" w:rsidRPr="00533003">
              <w:rPr>
                <w:rFonts w:cs="Arial"/>
                <w:noProof/>
                <w:webHidden/>
              </w:rPr>
              <w:fldChar w:fldCharType="end"/>
            </w:r>
          </w:hyperlink>
        </w:p>
        <w:p w14:paraId="2ADA4C6E" w14:textId="77777777" w:rsidR="00533003" w:rsidRPr="00533003" w:rsidRDefault="00281C4F">
          <w:pPr>
            <w:pStyle w:val="TOC2"/>
            <w:tabs>
              <w:tab w:val="right" w:leader="dot" w:pos="9350"/>
            </w:tabs>
            <w:rPr>
              <w:rFonts w:eastAsiaTheme="minorEastAsia" w:cs="Arial"/>
              <w:noProof/>
              <w:sz w:val="22"/>
            </w:rPr>
          </w:pPr>
          <w:hyperlink w:anchor="_Toc513448829" w:history="1">
            <w:r w:rsidR="00533003" w:rsidRPr="00533003">
              <w:rPr>
                <w:rStyle w:val="Hyperlink"/>
                <w:rFonts w:cs="Arial"/>
                <w:noProof/>
              </w:rPr>
              <w:t>2.10 Exception Management Requirements</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_Toc513448829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23</w:t>
            </w:r>
            <w:r w:rsidR="00533003" w:rsidRPr="00533003">
              <w:rPr>
                <w:rFonts w:cs="Arial"/>
                <w:noProof/>
                <w:webHidden/>
              </w:rPr>
              <w:fldChar w:fldCharType="end"/>
            </w:r>
          </w:hyperlink>
        </w:p>
        <w:p w14:paraId="13B2EC1C" w14:textId="77777777" w:rsidR="00533003" w:rsidRPr="00533003" w:rsidRDefault="00281C4F">
          <w:pPr>
            <w:pStyle w:val="TOC2"/>
            <w:tabs>
              <w:tab w:val="right" w:leader="dot" w:pos="9350"/>
            </w:tabs>
            <w:rPr>
              <w:rFonts w:eastAsiaTheme="minorEastAsia" w:cs="Arial"/>
              <w:noProof/>
              <w:sz w:val="22"/>
            </w:rPr>
          </w:pPr>
          <w:hyperlink w:anchor="_Toc513448830" w:history="1">
            <w:r w:rsidR="00533003" w:rsidRPr="00533003">
              <w:rPr>
                <w:rStyle w:val="Hyperlink"/>
                <w:rFonts w:cs="Arial"/>
                <w:noProof/>
              </w:rPr>
              <w:t>2.11 Process Risks and Mitigation</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_Toc513448830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23</w:t>
            </w:r>
            <w:r w:rsidR="00533003" w:rsidRPr="00533003">
              <w:rPr>
                <w:rFonts w:cs="Arial"/>
                <w:noProof/>
                <w:webHidden/>
              </w:rPr>
              <w:fldChar w:fldCharType="end"/>
            </w:r>
          </w:hyperlink>
        </w:p>
        <w:p w14:paraId="5218A0F9" w14:textId="77777777" w:rsidR="00533003" w:rsidRPr="00533003" w:rsidRDefault="00281C4F">
          <w:pPr>
            <w:pStyle w:val="TOC2"/>
            <w:tabs>
              <w:tab w:val="right" w:leader="dot" w:pos="9350"/>
            </w:tabs>
            <w:rPr>
              <w:rFonts w:eastAsiaTheme="minorEastAsia" w:cs="Arial"/>
              <w:noProof/>
              <w:sz w:val="22"/>
            </w:rPr>
          </w:pPr>
          <w:hyperlink w:anchor="_Toc513448831" w:history="1">
            <w:r w:rsidR="00533003" w:rsidRPr="00533003">
              <w:rPr>
                <w:rStyle w:val="Hyperlink"/>
                <w:rFonts w:cs="Arial"/>
                <w:noProof/>
              </w:rPr>
              <w:t>2.12 Key Performance Indicators</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_Toc513448831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23</w:t>
            </w:r>
            <w:r w:rsidR="00533003" w:rsidRPr="00533003">
              <w:rPr>
                <w:rFonts w:cs="Arial"/>
                <w:noProof/>
                <w:webHidden/>
              </w:rPr>
              <w:fldChar w:fldCharType="end"/>
            </w:r>
          </w:hyperlink>
        </w:p>
        <w:p w14:paraId="15E45025" w14:textId="77777777" w:rsidR="00533003" w:rsidRPr="00533003" w:rsidRDefault="00281C4F">
          <w:pPr>
            <w:pStyle w:val="TOC3"/>
            <w:tabs>
              <w:tab w:val="right" w:leader="dot" w:pos="9350"/>
            </w:tabs>
            <w:rPr>
              <w:rFonts w:eastAsiaTheme="minorEastAsia" w:cs="Arial"/>
              <w:noProof/>
              <w:sz w:val="22"/>
            </w:rPr>
          </w:pPr>
          <w:hyperlink w:anchor="_Toc513448832" w:history="1">
            <w:r w:rsidR="00533003" w:rsidRPr="00533003">
              <w:rPr>
                <w:rStyle w:val="Hyperlink"/>
                <w:rFonts w:cs="Arial"/>
                <w:noProof/>
              </w:rPr>
              <w:t>2.12.1 Key Metric Definition</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_Toc513448832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24</w:t>
            </w:r>
            <w:r w:rsidR="00533003" w:rsidRPr="00533003">
              <w:rPr>
                <w:rFonts w:cs="Arial"/>
                <w:noProof/>
                <w:webHidden/>
              </w:rPr>
              <w:fldChar w:fldCharType="end"/>
            </w:r>
          </w:hyperlink>
        </w:p>
        <w:p w14:paraId="72E34D31" w14:textId="77777777" w:rsidR="00533003" w:rsidRPr="00533003" w:rsidRDefault="00281C4F">
          <w:pPr>
            <w:pStyle w:val="TOC1"/>
            <w:tabs>
              <w:tab w:val="right" w:leader="dot" w:pos="9350"/>
            </w:tabs>
            <w:rPr>
              <w:rFonts w:eastAsiaTheme="minorEastAsia" w:cs="Arial"/>
              <w:noProof/>
              <w:sz w:val="22"/>
            </w:rPr>
          </w:pPr>
          <w:hyperlink w:anchor="_Toc513448833" w:history="1">
            <w:r w:rsidR="00533003" w:rsidRPr="00533003">
              <w:rPr>
                <w:rStyle w:val="Hyperlink"/>
                <w:rFonts w:cs="Arial"/>
                <w:noProof/>
              </w:rPr>
              <w:t>3 Controls, Regulatory Rules, and Security</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_Toc513448833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25</w:t>
            </w:r>
            <w:r w:rsidR="00533003" w:rsidRPr="00533003">
              <w:rPr>
                <w:rFonts w:cs="Arial"/>
                <w:noProof/>
                <w:webHidden/>
              </w:rPr>
              <w:fldChar w:fldCharType="end"/>
            </w:r>
          </w:hyperlink>
        </w:p>
        <w:p w14:paraId="15154205" w14:textId="77777777" w:rsidR="00533003" w:rsidRPr="00533003" w:rsidRDefault="00281C4F">
          <w:pPr>
            <w:pStyle w:val="TOC2"/>
            <w:tabs>
              <w:tab w:val="right" w:leader="dot" w:pos="9350"/>
            </w:tabs>
            <w:rPr>
              <w:rFonts w:eastAsiaTheme="minorEastAsia" w:cs="Arial"/>
              <w:noProof/>
              <w:sz w:val="22"/>
            </w:rPr>
          </w:pPr>
          <w:hyperlink w:anchor="_Toc513448834" w:history="1">
            <w:r w:rsidR="00533003" w:rsidRPr="00533003">
              <w:rPr>
                <w:rStyle w:val="Hyperlink"/>
                <w:rFonts w:cs="Arial"/>
                <w:noProof/>
              </w:rPr>
              <w:t>3.1 Security Considerations</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_Toc513448834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25</w:t>
            </w:r>
            <w:r w:rsidR="00533003" w:rsidRPr="00533003">
              <w:rPr>
                <w:rFonts w:cs="Arial"/>
                <w:noProof/>
                <w:webHidden/>
              </w:rPr>
              <w:fldChar w:fldCharType="end"/>
            </w:r>
          </w:hyperlink>
        </w:p>
        <w:p w14:paraId="6B927EF9" w14:textId="77777777" w:rsidR="00533003" w:rsidRPr="00533003" w:rsidRDefault="00281C4F">
          <w:pPr>
            <w:pStyle w:val="TOC2"/>
            <w:tabs>
              <w:tab w:val="right" w:leader="dot" w:pos="9350"/>
            </w:tabs>
            <w:rPr>
              <w:rFonts w:eastAsiaTheme="minorEastAsia" w:cs="Arial"/>
              <w:noProof/>
              <w:sz w:val="22"/>
            </w:rPr>
          </w:pPr>
          <w:hyperlink w:anchor="_Toc513448835" w:history="1">
            <w:r w:rsidR="00533003" w:rsidRPr="00533003">
              <w:rPr>
                <w:rStyle w:val="Hyperlink"/>
                <w:rFonts w:cs="Arial"/>
                <w:noProof/>
              </w:rPr>
              <w:t>3.2 Custom Program/Transaction Codes</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_Toc513448835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26</w:t>
            </w:r>
            <w:r w:rsidR="00533003" w:rsidRPr="00533003">
              <w:rPr>
                <w:rFonts w:cs="Arial"/>
                <w:noProof/>
                <w:webHidden/>
              </w:rPr>
              <w:fldChar w:fldCharType="end"/>
            </w:r>
          </w:hyperlink>
        </w:p>
        <w:p w14:paraId="6E1E0965" w14:textId="77777777" w:rsidR="00533003" w:rsidRPr="00533003" w:rsidRDefault="00281C4F">
          <w:pPr>
            <w:pStyle w:val="TOC2"/>
            <w:tabs>
              <w:tab w:val="right" w:leader="dot" w:pos="9350"/>
            </w:tabs>
            <w:rPr>
              <w:rFonts w:eastAsiaTheme="minorEastAsia" w:cs="Arial"/>
              <w:noProof/>
              <w:sz w:val="22"/>
            </w:rPr>
          </w:pPr>
          <w:hyperlink w:anchor="_Toc513448836" w:history="1">
            <w:r w:rsidR="00533003" w:rsidRPr="00533003">
              <w:rPr>
                <w:rStyle w:val="Hyperlink"/>
                <w:rFonts w:cs="Arial"/>
                <w:noProof/>
              </w:rPr>
              <w:t>3.3 Custom Table/Transaction Codes</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_Toc513448836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26</w:t>
            </w:r>
            <w:r w:rsidR="00533003" w:rsidRPr="00533003">
              <w:rPr>
                <w:rFonts w:cs="Arial"/>
                <w:noProof/>
                <w:webHidden/>
              </w:rPr>
              <w:fldChar w:fldCharType="end"/>
            </w:r>
          </w:hyperlink>
        </w:p>
        <w:p w14:paraId="115B5A1C" w14:textId="77777777" w:rsidR="00533003" w:rsidRPr="00533003" w:rsidRDefault="00281C4F">
          <w:pPr>
            <w:pStyle w:val="TOC2"/>
            <w:tabs>
              <w:tab w:val="right" w:leader="dot" w:pos="9350"/>
            </w:tabs>
            <w:rPr>
              <w:rFonts w:eastAsiaTheme="minorEastAsia" w:cs="Arial"/>
              <w:noProof/>
              <w:sz w:val="22"/>
            </w:rPr>
          </w:pPr>
          <w:hyperlink w:anchor="_Toc513448837" w:history="1">
            <w:r w:rsidR="00533003" w:rsidRPr="00533003">
              <w:rPr>
                <w:rStyle w:val="Hyperlink"/>
                <w:rFonts w:cs="Arial"/>
                <w:noProof/>
              </w:rPr>
              <w:t>3.4 Data Criticality and Cybersecurity Baseline Risks</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_Toc513448837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26</w:t>
            </w:r>
            <w:r w:rsidR="00533003" w:rsidRPr="00533003">
              <w:rPr>
                <w:rFonts w:cs="Arial"/>
                <w:noProof/>
                <w:webHidden/>
              </w:rPr>
              <w:fldChar w:fldCharType="end"/>
            </w:r>
          </w:hyperlink>
        </w:p>
        <w:p w14:paraId="789CA5BB" w14:textId="77777777" w:rsidR="00533003" w:rsidRPr="00533003" w:rsidRDefault="00281C4F">
          <w:pPr>
            <w:pStyle w:val="TOC1"/>
            <w:tabs>
              <w:tab w:val="left" w:pos="480"/>
              <w:tab w:val="right" w:leader="dot" w:pos="9350"/>
            </w:tabs>
            <w:rPr>
              <w:rFonts w:eastAsiaTheme="minorEastAsia" w:cs="Arial"/>
              <w:noProof/>
              <w:sz w:val="22"/>
            </w:rPr>
          </w:pPr>
          <w:hyperlink w:anchor="_Toc513448838" w:history="1">
            <w:r w:rsidR="00533003" w:rsidRPr="00533003">
              <w:rPr>
                <w:rStyle w:val="Hyperlink"/>
                <w:rFonts w:cs="Arial"/>
                <w:noProof/>
              </w:rPr>
              <w:t>4</w:t>
            </w:r>
            <w:r w:rsidR="00533003" w:rsidRPr="00533003">
              <w:rPr>
                <w:rFonts w:eastAsiaTheme="minorEastAsia" w:cs="Arial"/>
                <w:noProof/>
                <w:sz w:val="22"/>
              </w:rPr>
              <w:tab/>
            </w:r>
            <w:r w:rsidR="00533003" w:rsidRPr="00533003">
              <w:rPr>
                <w:rStyle w:val="Hyperlink"/>
                <w:rFonts w:cs="Arial"/>
                <w:noProof/>
              </w:rPr>
              <w:t>Technical Considerations</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_Toc513448838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28</w:t>
            </w:r>
            <w:r w:rsidR="00533003" w:rsidRPr="00533003">
              <w:rPr>
                <w:rFonts w:cs="Arial"/>
                <w:noProof/>
                <w:webHidden/>
              </w:rPr>
              <w:fldChar w:fldCharType="end"/>
            </w:r>
          </w:hyperlink>
        </w:p>
        <w:p w14:paraId="2C8EF4AA" w14:textId="77777777" w:rsidR="00533003" w:rsidRPr="00533003" w:rsidRDefault="00281C4F">
          <w:pPr>
            <w:pStyle w:val="TOC2"/>
            <w:tabs>
              <w:tab w:val="right" w:leader="dot" w:pos="9350"/>
            </w:tabs>
            <w:rPr>
              <w:rFonts w:eastAsiaTheme="minorEastAsia" w:cs="Arial"/>
              <w:noProof/>
              <w:sz w:val="22"/>
            </w:rPr>
          </w:pPr>
          <w:hyperlink w:anchor="_Toc513448847" w:history="1">
            <w:r w:rsidR="00533003" w:rsidRPr="00533003">
              <w:rPr>
                <w:rStyle w:val="Hyperlink"/>
                <w:rFonts w:cs="Arial"/>
                <w:noProof/>
              </w:rPr>
              <w:t>4.1 RICEF-W Assessment</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_Toc513448847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28</w:t>
            </w:r>
            <w:r w:rsidR="00533003" w:rsidRPr="00533003">
              <w:rPr>
                <w:rFonts w:cs="Arial"/>
                <w:noProof/>
                <w:webHidden/>
              </w:rPr>
              <w:fldChar w:fldCharType="end"/>
            </w:r>
          </w:hyperlink>
        </w:p>
        <w:p w14:paraId="034CEFCF" w14:textId="77777777" w:rsidR="00533003" w:rsidRPr="00533003" w:rsidRDefault="00281C4F">
          <w:pPr>
            <w:pStyle w:val="TOC3"/>
            <w:tabs>
              <w:tab w:val="left" w:pos="1320"/>
              <w:tab w:val="right" w:leader="dot" w:pos="9350"/>
            </w:tabs>
            <w:rPr>
              <w:rFonts w:eastAsiaTheme="minorEastAsia" w:cs="Arial"/>
              <w:noProof/>
              <w:sz w:val="22"/>
            </w:rPr>
          </w:pPr>
          <w:hyperlink w:anchor="_Toc513448848" w:history="1">
            <w:r w:rsidR="00533003" w:rsidRPr="00533003">
              <w:rPr>
                <w:rStyle w:val="Hyperlink"/>
                <w:rFonts w:cs="Arial"/>
                <w:noProof/>
              </w:rPr>
              <w:t>4.1.1</w:t>
            </w:r>
            <w:r w:rsidR="00533003" w:rsidRPr="00533003">
              <w:rPr>
                <w:rFonts w:eastAsiaTheme="minorEastAsia" w:cs="Arial"/>
                <w:noProof/>
                <w:sz w:val="22"/>
              </w:rPr>
              <w:tab/>
            </w:r>
            <w:r w:rsidR="00533003" w:rsidRPr="00533003">
              <w:rPr>
                <w:rStyle w:val="Hyperlink"/>
                <w:rFonts w:cs="Arial"/>
                <w:noProof/>
              </w:rPr>
              <w:t>Reports</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_Toc513448848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28</w:t>
            </w:r>
            <w:r w:rsidR="00533003" w:rsidRPr="00533003">
              <w:rPr>
                <w:rFonts w:cs="Arial"/>
                <w:noProof/>
                <w:webHidden/>
              </w:rPr>
              <w:fldChar w:fldCharType="end"/>
            </w:r>
          </w:hyperlink>
        </w:p>
        <w:p w14:paraId="399887B4" w14:textId="77777777" w:rsidR="00533003" w:rsidRPr="00533003" w:rsidRDefault="00281C4F">
          <w:pPr>
            <w:pStyle w:val="TOC3"/>
            <w:tabs>
              <w:tab w:val="left" w:pos="1320"/>
              <w:tab w:val="right" w:leader="dot" w:pos="9350"/>
            </w:tabs>
            <w:rPr>
              <w:rFonts w:eastAsiaTheme="minorEastAsia" w:cs="Arial"/>
              <w:noProof/>
              <w:sz w:val="22"/>
            </w:rPr>
          </w:pPr>
          <w:hyperlink w:anchor="_Toc513448849" w:history="1">
            <w:r w:rsidR="00533003" w:rsidRPr="00533003">
              <w:rPr>
                <w:rStyle w:val="Hyperlink"/>
                <w:rFonts w:cs="Arial"/>
                <w:noProof/>
              </w:rPr>
              <w:t>4.1.2</w:t>
            </w:r>
            <w:r w:rsidR="00533003" w:rsidRPr="00533003">
              <w:rPr>
                <w:rFonts w:eastAsiaTheme="minorEastAsia" w:cs="Arial"/>
                <w:noProof/>
                <w:sz w:val="22"/>
              </w:rPr>
              <w:tab/>
            </w:r>
            <w:r w:rsidR="00533003" w:rsidRPr="00533003">
              <w:rPr>
                <w:rStyle w:val="Hyperlink"/>
                <w:rFonts w:cs="Arial"/>
                <w:noProof/>
              </w:rPr>
              <w:t>Interfaces</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_Toc513448849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28</w:t>
            </w:r>
            <w:r w:rsidR="00533003" w:rsidRPr="00533003">
              <w:rPr>
                <w:rFonts w:cs="Arial"/>
                <w:noProof/>
                <w:webHidden/>
              </w:rPr>
              <w:fldChar w:fldCharType="end"/>
            </w:r>
          </w:hyperlink>
        </w:p>
        <w:p w14:paraId="2B9AE461" w14:textId="77777777" w:rsidR="00533003" w:rsidRPr="00533003" w:rsidRDefault="00281C4F">
          <w:pPr>
            <w:pStyle w:val="TOC3"/>
            <w:tabs>
              <w:tab w:val="left" w:pos="1320"/>
              <w:tab w:val="right" w:leader="dot" w:pos="9350"/>
            </w:tabs>
            <w:rPr>
              <w:rFonts w:eastAsiaTheme="minorEastAsia" w:cs="Arial"/>
              <w:noProof/>
              <w:sz w:val="22"/>
            </w:rPr>
          </w:pPr>
          <w:hyperlink w:anchor="_Toc513448850" w:history="1">
            <w:r w:rsidR="00533003" w:rsidRPr="00533003">
              <w:rPr>
                <w:rStyle w:val="Hyperlink"/>
                <w:rFonts w:cs="Arial"/>
                <w:noProof/>
              </w:rPr>
              <w:t>4.1.3</w:t>
            </w:r>
            <w:r w:rsidR="00533003" w:rsidRPr="00533003">
              <w:rPr>
                <w:rFonts w:eastAsiaTheme="minorEastAsia" w:cs="Arial"/>
                <w:noProof/>
                <w:sz w:val="22"/>
              </w:rPr>
              <w:tab/>
            </w:r>
            <w:r w:rsidR="00533003" w:rsidRPr="00533003">
              <w:rPr>
                <w:rStyle w:val="Hyperlink"/>
                <w:rFonts w:cs="Arial"/>
                <w:noProof/>
              </w:rPr>
              <w:t>Conversion</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_Toc513448850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28</w:t>
            </w:r>
            <w:r w:rsidR="00533003" w:rsidRPr="00533003">
              <w:rPr>
                <w:rFonts w:cs="Arial"/>
                <w:noProof/>
                <w:webHidden/>
              </w:rPr>
              <w:fldChar w:fldCharType="end"/>
            </w:r>
          </w:hyperlink>
        </w:p>
        <w:p w14:paraId="70381B80" w14:textId="77777777" w:rsidR="00533003" w:rsidRPr="00533003" w:rsidRDefault="00281C4F">
          <w:pPr>
            <w:pStyle w:val="TOC3"/>
            <w:tabs>
              <w:tab w:val="left" w:pos="1320"/>
              <w:tab w:val="right" w:leader="dot" w:pos="9350"/>
            </w:tabs>
            <w:rPr>
              <w:rFonts w:eastAsiaTheme="minorEastAsia" w:cs="Arial"/>
              <w:noProof/>
              <w:sz w:val="22"/>
            </w:rPr>
          </w:pPr>
          <w:hyperlink w:anchor="_Toc513448851" w:history="1">
            <w:r w:rsidR="00533003" w:rsidRPr="00533003">
              <w:rPr>
                <w:rStyle w:val="Hyperlink"/>
                <w:rFonts w:cs="Arial"/>
                <w:noProof/>
              </w:rPr>
              <w:t>4.1.4</w:t>
            </w:r>
            <w:r w:rsidR="00533003" w:rsidRPr="00533003">
              <w:rPr>
                <w:rFonts w:eastAsiaTheme="minorEastAsia" w:cs="Arial"/>
                <w:noProof/>
                <w:sz w:val="22"/>
              </w:rPr>
              <w:tab/>
            </w:r>
            <w:r w:rsidR="00533003" w:rsidRPr="00533003">
              <w:rPr>
                <w:rStyle w:val="Hyperlink"/>
                <w:rFonts w:cs="Arial"/>
                <w:noProof/>
              </w:rPr>
              <w:t>Extension/Enhancements</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_Toc513448851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29</w:t>
            </w:r>
            <w:r w:rsidR="00533003" w:rsidRPr="00533003">
              <w:rPr>
                <w:rFonts w:cs="Arial"/>
                <w:noProof/>
                <w:webHidden/>
              </w:rPr>
              <w:fldChar w:fldCharType="end"/>
            </w:r>
          </w:hyperlink>
        </w:p>
        <w:p w14:paraId="3383FB88" w14:textId="77777777" w:rsidR="00533003" w:rsidRPr="00533003" w:rsidRDefault="00281C4F">
          <w:pPr>
            <w:pStyle w:val="TOC3"/>
            <w:tabs>
              <w:tab w:val="left" w:pos="1320"/>
              <w:tab w:val="right" w:leader="dot" w:pos="9350"/>
            </w:tabs>
            <w:rPr>
              <w:rFonts w:eastAsiaTheme="minorEastAsia" w:cs="Arial"/>
              <w:noProof/>
              <w:sz w:val="22"/>
            </w:rPr>
          </w:pPr>
          <w:hyperlink w:anchor="_Toc513448852" w:history="1">
            <w:r w:rsidR="00533003" w:rsidRPr="00533003">
              <w:rPr>
                <w:rStyle w:val="Hyperlink"/>
                <w:rFonts w:cs="Arial"/>
                <w:noProof/>
              </w:rPr>
              <w:t>4.1.5</w:t>
            </w:r>
            <w:r w:rsidR="00533003" w:rsidRPr="00533003">
              <w:rPr>
                <w:rFonts w:eastAsiaTheme="minorEastAsia" w:cs="Arial"/>
                <w:noProof/>
                <w:sz w:val="22"/>
              </w:rPr>
              <w:tab/>
            </w:r>
            <w:r w:rsidR="00533003" w:rsidRPr="00533003">
              <w:rPr>
                <w:rStyle w:val="Hyperlink"/>
                <w:rFonts w:cs="Arial"/>
                <w:noProof/>
              </w:rPr>
              <w:t>Forms</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_Toc513448852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30</w:t>
            </w:r>
            <w:r w:rsidR="00533003" w:rsidRPr="00533003">
              <w:rPr>
                <w:rFonts w:cs="Arial"/>
                <w:noProof/>
                <w:webHidden/>
              </w:rPr>
              <w:fldChar w:fldCharType="end"/>
            </w:r>
          </w:hyperlink>
        </w:p>
        <w:p w14:paraId="695557F6" w14:textId="77777777" w:rsidR="00533003" w:rsidRPr="00533003" w:rsidRDefault="00281C4F">
          <w:pPr>
            <w:pStyle w:val="TOC3"/>
            <w:tabs>
              <w:tab w:val="left" w:pos="1320"/>
              <w:tab w:val="right" w:leader="dot" w:pos="9350"/>
            </w:tabs>
            <w:rPr>
              <w:rFonts w:eastAsiaTheme="minorEastAsia" w:cs="Arial"/>
              <w:noProof/>
              <w:sz w:val="22"/>
            </w:rPr>
          </w:pPr>
          <w:hyperlink w:anchor="_Toc513448853" w:history="1">
            <w:r w:rsidR="00533003" w:rsidRPr="00533003">
              <w:rPr>
                <w:rStyle w:val="Hyperlink"/>
                <w:rFonts w:cs="Arial"/>
                <w:noProof/>
              </w:rPr>
              <w:t>4.1.6</w:t>
            </w:r>
            <w:r w:rsidR="00533003" w:rsidRPr="00533003">
              <w:rPr>
                <w:rFonts w:eastAsiaTheme="minorEastAsia" w:cs="Arial"/>
                <w:noProof/>
                <w:sz w:val="22"/>
              </w:rPr>
              <w:tab/>
            </w:r>
            <w:r w:rsidR="00533003" w:rsidRPr="00533003">
              <w:rPr>
                <w:rStyle w:val="Hyperlink"/>
                <w:rFonts w:cs="Arial"/>
                <w:noProof/>
              </w:rPr>
              <w:t>Workflows</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_Toc513448853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30</w:t>
            </w:r>
            <w:r w:rsidR="00533003" w:rsidRPr="00533003">
              <w:rPr>
                <w:rFonts w:cs="Arial"/>
                <w:noProof/>
                <w:webHidden/>
              </w:rPr>
              <w:fldChar w:fldCharType="end"/>
            </w:r>
          </w:hyperlink>
        </w:p>
        <w:p w14:paraId="0A1C641E" w14:textId="77777777" w:rsidR="00533003" w:rsidRPr="00533003" w:rsidRDefault="00281C4F">
          <w:pPr>
            <w:pStyle w:val="TOC2"/>
            <w:tabs>
              <w:tab w:val="left" w:pos="880"/>
              <w:tab w:val="right" w:leader="dot" w:pos="9350"/>
            </w:tabs>
            <w:rPr>
              <w:rFonts w:eastAsiaTheme="minorEastAsia" w:cs="Arial"/>
              <w:noProof/>
              <w:sz w:val="22"/>
            </w:rPr>
          </w:pPr>
          <w:hyperlink w:anchor="_Toc513448854" w:history="1">
            <w:r w:rsidR="00533003" w:rsidRPr="00533003">
              <w:rPr>
                <w:rStyle w:val="Hyperlink"/>
                <w:rFonts w:cs="Arial"/>
                <w:noProof/>
              </w:rPr>
              <w:t>4.2</w:t>
            </w:r>
            <w:r w:rsidR="00533003" w:rsidRPr="00533003">
              <w:rPr>
                <w:rFonts w:eastAsiaTheme="minorEastAsia" w:cs="Arial"/>
                <w:noProof/>
                <w:sz w:val="22"/>
              </w:rPr>
              <w:tab/>
            </w:r>
            <w:r w:rsidR="00533003" w:rsidRPr="00533003">
              <w:rPr>
                <w:rStyle w:val="Hyperlink"/>
                <w:rFonts w:cs="Arial"/>
                <w:noProof/>
              </w:rPr>
              <w:t>IDEX Considerations</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_Toc513448854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30</w:t>
            </w:r>
            <w:r w:rsidR="00533003" w:rsidRPr="00533003">
              <w:rPr>
                <w:rFonts w:cs="Arial"/>
                <w:noProof/>
                <w:webHidden/>
              </w:rPr>
              <w:fldChar w:fldCharType="end"/>
            </w:r>
          </w:hyperlink>
        </w:p>
        <w:p w14:paraId="7E398E03" w14:textId="77777777" w:rsidR="00533003" w:rsidRPr="00533003" w:rsidRDefault="00281C4F">
          <w:pPr>
            <w:pStyle w:val="TOC2"/>
            <w:tabs>
              <w:tab w:val="left" w:pos="880"/>
              <w:tab w:val="right" w:leader="dot" w:pos="9350"/>
            </w:tabs>
            <w:rPr>
              <w:rFonts w:eastAsiaTheme="minorEastAsia" w:cs="Arial"/>
              <w:noProof/>
              <w:sz w:val="22"/>
            </w:rPr>
          </w:pPr>
          <w:hyperlink w:anchor="_Toc513448855" w:history="1">
            <w:r w:rsidR="00533003" w:rsidRPr="00533003">
              <w:rPr>
                <w:rStyle w:val="Hyperlink"/>
                <w:rFonts w:cs="Arial"/>
                <w:noProof/>
              </w:rPr>
              <w:t>4.3</w:t>
            </w:r>
            <w:r w:rsidR="00533003" w:rsidRPr="00533003">
              <w:rPr>
                <w:rFonts w:eastAsiaTheme="minorEastAsia" w:cs="Arial"/>
                <w:noProof/>
                <w:sz w:val="22"/>
              </w:rPr>
              <w:tab/>
            </w:r>
            <w:r w:rsidR="00533003" w:rsidRPr="00533003">
              <w:rPr>
                <w:rStyle w:val="Hyperlink"/>
                <w:rFonts w:cs="Arial"/>
                <w:noProof/>
              </w:rPr>
              <w:t>Production System Cut-over Considerations</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_Toc513448855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30</w:t>
            </w:r>
            <w:r w:rsidR="00533003" w:rsidRPr="00533003">
              <w:rPr>
                <w:rFonts w:cs="Arial"/>
                <w:noProof/>
                <w:webHidden/>
              </w:rPr>
              <w:fldChar w:fldCharType="end"/>
            </w:r>
          </w:hyperlink>
        </w:p>
        <w:p w14:paraId="010A155C" w14:textId="77777777" w:rsidR="00533003" w:rsidRPr="00533003" w:rsidRDefault="00281C4F">
          <w:pPr>
            <w:pStyle w:val="TOC2"/>
            <w:tabs>
              <w:tab w:val="right" w:leader="dot" w:pos="9350"/>
            </w:tabs>
            <w:rPr>
              <w:rFonts w:eastAsiaTheme="minorEastAsia" w:cs="Arial"/>
              <w:noProof/>
              <w:sz w:val="22"/>
            </w:rPr>
          </w:pPr>
          <w:hyperlink w:anchor="_Toc513448856" w:history="1">
            <w:r w:rsidR="00533003" w:rsidRPr="00533003">
              <w:rPr>
                <w:rStyle w:val="Hyperlink"/>
                <w:rFonts w:cs="Arial"/>
                <w:noProof/>
              </w:rPr>
              <w:t>4.6 Other Considerations</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_Toc513448856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30</w:t>
            </w:r>
            <w:r w:rsidR="00533003" w:rsidRPr="00533003">
              <w:rPr>
                <w:rFonts w:cs="Arial"/>
                <w:noProof/>
                <w:webHidden/>
              </w:rPr>
              <w:fldChar w:fldCharType="end"/>
            </w:r>
          </w:hyperlink>
        </w:p>
        <w:p w14:paraId="7AE21F18" w14:textId="77777777" w:rsidR="00533003" w:rsidRPr="00533003" w:rsidRDefault="00281C4F">
          <w:pPr>
            <w:pStyle w:val="TOC1"/>
            <w:tabs>
              <w:tab w:val="left" w:pos="480"/>
              <w:tab w:val="right" w:leader="dot" w:pos="9350"/>
            </w:tabs>
            <w:rPr>
              <w:rFonts w:eastAsiaTheme="minorEastAsia" w:cs="Arial"/>
              <w:noProof/>
              <w:sz w:val="22"/>
            </w:rPr>
          </w:pPr>
          <w:hyperlink w:anchor="_Toc513448857" w:history="1">
            <w:r w:rsidR="00533003" w:rsidRPr="00533003">
              <w:rPr>
                <w:rStyle w:val="Hyperlink"/>
                <w:rFonts w:cs="Arial"/>
                <w:noProof/>
              </w:rPr>
              <w:t>5</w:t>
            </w:r>
            <w:r w:rsidR="00533003" w:rsidRPr="00533003">
              <w:rPr>
                <w:rFonts w:eastAsiaTheme="minorEastAsia" w:cs="Arial"/>
                <w:noProof/>
                <w:sz w:val="22"/>
              </w:rPr>
              <w:tab/>
            </w:r>
            <w:r w:rsidR="00533003" w:rsidRPr="00533003">
              <w:rPr>
                <w:rStyle w:val="Hyperlink"/>
                <w:rFonts w:cs="Arial"/>
                <w:noProof/>
              </w:rPr>
              <w:t>Change Management</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_Toc513448857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31</w:t>
            </w:r>
            <w:r w:rsidR="00533003" w:rsidRPr="00533003">
              <w:rPr>
                <w:rFonts w:cs="Arial"/>
                <w:noProof/>
                <w:webHidden/>
              </w:rPr>
              <w:fldChar w:fldCharType="end"/>
            </w:r>
          </w:hyperlink>
        </w:p>
        <w:p w14:paraId="4FCFD028" w14:textId="77777777" w:rsidR="00533003" w:rsidRPr="00533003" w:rsidRDefault="00281C4F">
          <w:pPr>
            <w:pStyle w:val="TOC2"/>
            <w:tabs>
              <w:tab w:val="right" w:leader="dot" w:pos="9350"/>
            </w:tabs>
            <w:rPr>
              <w:rFonts w:eastAsiaTheme="minorEastAsia" w:cs="Arial"/>
              <w:noProof/>
              <w:sz w:val="22"/>
            </w:rPr>
          </w:pPr>
          <w:hyperlink w:anchor="_Toc513448858" w:history="1">
            <w:r w:rsidR="00533003" w:rsidRPr="00533003">
              <w:rPr>
                <w:rStyle w:val="Hyperlink"/>
                <w:rFonts w:cs="Arial"/>
                <w:noProof/>
              </w:rPr>
              <w:t>5.1 Change Impacts</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_Toc513448858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31</w:t>
            </w:r>
            <w:r w:rsidR="00533003" w:rsidRPr="00533003">
              <w:rPr>
                <w:rFonts w:cs="Arial"/>
                <w:noProof/>
                <w:webHidden/>
              </w:rPr>
              <w:fldChar w:fldCharType="end"/>
            </w:r>
          </w:hyperlink>
        </w:p>
        <w:p w14:paraId="72717E3F" w14:textId="77777777" w:rsidR="00533003" w:rsidRPr="00533003" w:rsidRDefault="00281C4F">
          <w:pPr>
            <w:pStyle w:val="TOC1"/>
            <w:tabs>
              <w:tab w:val="left" w:pos="480"/>
              <w:tab w:val="right" w:leader="dot" w:pos="9350"/>
            </w:tabs>
            <w:rPr>
              <w:rFonts w:eastAsiaTheme="minorEastAsia" w:cs="Arial"/>
              <w:noProof/>
              <w:sz w:val="22"/>
            </w:rPr>
          </w:pPr>
          <w:hyperlink w:anchor="_Toc513448859" w:history="1">
            <w:r w:rsidR="00533003" w:rsidRPr="00533003">
              <w:rPr>
                <w:rStyle w:val="Hyperlink"/>
                <w:rFonts w:cs="Arial"/>
                <w:noProof/>
              </w:rPr>
              <w:t>6</w:t>
            </w:r>
            <w:r w:rsidR="00533003" w:rsidRPr="00533003">
              <w:rPr>
                <w:rFonts w:eastAsiaTheme="minorEastAsia" w:cs="Arial"/>
                <w:noProof/>
                <w:sz w:val="22"/>
              </w:rPr>
              <w:tab/>
            </w:r>
            <w:r w:rsidR="00533003" w:rsidRPr="00533003">
              <w:rPr>
                <w:rStyle w:val="Hyperlink"/>
                <w:rFonts w:cs="Arial"/>
                <w:noProof/>
              </w:rPr>
              <w:t>Requirements</w:t>
            </w:r>
            <w:r w:rsidR="00533003" w:rsidRPr="00533003">
              <w:rPr>
                <w:rFonts w:cs="Arial"/>
                <w:noProof/>
                <w:webHidden/>
              </w:rPr>
              <w:tab/>
            </w:r>
            <w:r w:rsidR="00533003" w:rsidRPr="00533003">
              <w:rPr>
                <w:rFonts w:cs="Arial"/>
                <w:noProof/>
                <w:webHidden/>
              </w:rPr>
              <w:fldChar w:fldCharType="begin"/>
            </w:r>
            <w:r w:rsidR="00533003" w:rsidRPr="00533003">
              <w:rPr>
                <w:rFonts w:cs="Arial"/>
                <w:noProof/>
                <w:webHidden/>
              </w:rPr>
              <w:instrText xml:space="preserve"> PAGEREF _Toc513448859 \h </w:instrText>
            </w:r>
            <w:r w:rsidR="00533003" w:rsidRPr="00533003">
              <w:rPr>
                <w:rFonts w:cs="Arial"/>
                <w:noProof/>
                <w:webHidden/>
              </w:rPr>
            </w:r>
            <w:r w:rsidR="00533003" w:rsidRPr="00533003">
              <w:rPr>
                <w:rFonts w:cs="Arial"/>
                <w:noProof/>
                <w:webHidden/>
              </w:rPr>
              <w:fldChar w:fldCharType="separate"/>
            </w:r>
            <w:r w:rsidR="00533003" w:rsidRPr="00533003">
              <w:rPr>
                <w:rFonts w:cs="Arial"/>
                <w:noProof/>
                <w:webHidden/>
              </w:rPr>
              <w:t>36</w:t>
            </w:r>
            <w:r w:rsidR="00533003" w:rsidRPr="00533003">
              <w:rPr>
                <w:rFonts w:cs="Arial"/>
                <w:noProof/>
                <w:webHidden/>
              </w:rPr>
              <w:fldChar w:fldCharType="end"/>
            </w:r>
          </w:hyperlink>
        </w:p>
        <w:p w14:paraId="4AF0DFAA" w14:textId="77777777" w:rsidR="005526A2" w:rsidRPr="001E1582" w:rsidRDefault="005526A2">
          <w:pPr>
            <w:rPr>
              <w:rFonts w:cs="Arial"/>
            </w:rPr>
          </w:pPr>
          <w:r w:rsidRPr="00CD4E29">
            <w:rPr>
              <w:rFonts w:ascii="Calibri Light" w:hAnsi="Calibri Light" w:cs="Arial"/>
              <w:b/>
              <w:bCs/>
              <w:noProof/>
              <w:sz w:val="24"/>
              <w:szCs w:val="24"/>
            </w:rPr>
            <w:fldChar w:fldCharType="end"/>
          </w:r>
        </w:p>
      </w:sdtContent>
    </w:sdt>
    <w:p w14:paraId="15C14D02" w14:textId="77777777" w:rsidR="00B80677" w:rsidRPr="001E1582" w:rsidRDefault="00B80677" w:rsidP="00351753">
      <w:pPr>
        <w:jc w:val="both"/>
        <w:rPr>
          <w:rFonts w:cs="Arial"/>
          <w:b/>
          <w:sz w:val="24"/>
          <w:szCs w:val="24"/>
          <w:u w:val="single"/>
        </w:rPr>
      </w:pPr>
    </w:p>
    <w:p w14:paraId="5437E160" w14:textId="2FCB725D" w:rsidR="000F4EE0" w:rsidRDefault="000F4EE0">
      <w:pPr>
        <w:rPr>
          <w:rFonts w:cs="Arial"/>
          <w:highlight w:val="yellow"/>
        </w:rPr>
      </w:pPr>
      <w:r>
        <w:rPr>
          <w:rFonts w:cs="Arial"/>
          <w:highlight w:val="yellow"/>
        </w:rPr>
        <w:br w:type="page"/>
      </w:r>
    </w:p>
    <w:p w14:paraId="2AEF21DE" w14:textId="77777777" w:rsidR="00063FDB" w:rsidRPr="001E1582" w:rsidRDefault="00063FDB" w:rsidP="000062BF">
      <w:pPr>
        <w:ind w:left="360"/>
        <w:rPr>
          <w:rFonts w:cs="Arial"/>
          <w:highlight w:val="yellow"/>
        </w:rPr>
      </w:pPr>
    </w:p>
    <w:p w14:paraId="56C3799A" w14:textId="77777777" w:rsidR="000062BF" w:rsidRPr="00E76680" w:rsidRDefault="000062BF" w:rsidP="000062BF">
      <w:pPr>
        <w:tabs>
          <w:tab w:val="left" w:pos="0"/>
        </w:tabs>
        <w:ind w:left="360"/>
        <w:rPr>
          <w:rFonts w:ascii="Calibri Light" w:hAnsi="Calibri Light" w:cs="Arial"/>
          <w:highlight w:val="cyan"/>
        </w:rPr>
      </w:pPr>
    </w:p>
    <w:p w14:paraId="241CDD77" w14:textId="77777777" w:rsidR="000062BF" w:rsidRPr="00E76680" w:rsidRDefault="000062BF" w:rsidP="000062BF">
      <w:pPr>
        <w:rPr>
          <w:rFonts w:ascii="Calibri Light" w:hAnsi="Calibri Light" w:cs="Arial"/>
        </w:rPr>
      </w:pPr>
    </w:p>
    <w:p w14:paraId="0268F3E1" w14:textId="77777777" w:rsidR="000062BF" w:rsidRPr="00E76680" w:rsidRDefault="000062BF" w:rsidP="000062BF">
      <w:pPr>
        <w:pStyle w:val="NormalCenteredBold"/>
        <w:rPr>
          <w:rFonts w:ascii="Calibri Light,Arial" w:eastAsia="Calibri Light,Arial" w:hAnsi="Calibri Light,Arial" w:cs="Calibri Light,Arial"/>
          <w:sz w:val="22"/>
          <w:szCs w:val="22"/>
        </w:rPr>
      </w:pPr>
      <w:r w:rsidRPr="2C33CDF8">
        <w:rPr>
          <w:rFonts w:ascii="Calibri Light" w:eastAsia="Calibri Light" w:hAnsi="Calibri Light" w:cs="Calibri Light"/>
          <w:sz w:val="22"/>
          <w:szCs w:val="22"/>
        </w:rPr>
        <w:t>This page intentionally left blank</w:t>
      </w:r>
    </w:p>
    <w:p w14:paraId="0F60A375" w14:textId="77777777" w:rsidR="00E64C65" w:rsidRPr="001E1582" w:rsidRDefault="00E64C65" w:rsidP="00351753">
      <w:pPr>
        <w:jc w:val="both"/>
        <w:rPr>
          <w:rFonts w:cs="Arial"/>
          <w:b/>
          <w:sz w:val="24"/>
          <w:szCs w:val="24"/>
        </w:rPr>
      </w:pPr>
    </w:p>
    <w:p w14:paraId="096B7323" w14:textId="77777777" w:rsidR="00E64C65" w:rsidRPr="001E1582" w:rsidRDefault="00E64C65" w:rsidP="00351753">
      <w:pPr>
        <w:jc w:val="both"/>
        <w:rPr>
          <w:rFonts w:cs="Arial"/>
          <w:b/>
          <w:sz w:val="24"/>
          <w:szCs w:val="24"/>
        </w:rPr>
      </w:pPr>
    </w:p>
    <w:p w14:paraId="7A2CAF99" w14:textId="77777777" w:rsidR="00E64C65" w:rsidRPr="001E1582" w:rsidRDefault="00E64C65" w:rsidP="00351753">
      <w:pPr>
        <w:jc w:val="both"/>
        <w:rPr>
          <w:rFonts w:cs="Arial"/>
          <w:b/>
          <w:sz w:val="24"/>
          <w:szCs w:val="24"/>
        </w:rPr>
      </w:pPr>
    </w:p>
    <w:p w14:paraId="1F596F07" w14:textId="77777777" w:rsidR="00E0118B" w:rsidRPr="006B24F0" w:rsidRDefault="00E0118B" w:rsidP="002F58D0">
      <w:pPr>
        <w:pStyle w:val="Heading1"/>
        <w:rPr>
          <w:rFonts w:ascii="Calibri Light" w:eastAsia="Calibri Light" w:hAnsi="Calibri Light" w:cs="Calibri Light"/>
        </w:rPr>
      </w:pPr>
      <w:bookmarkStart w:id="1" w:name="_Toc406588295"/>
      <w:bookmarkStart w:id="2" w:name="_Toc491613801"/>
      <w:bookmarkStart w:id="3" w:name="_Toc513448800"/>
      <w:bookmarkStart w:id="4" w:name="_Toc363729238"/>
      <w:r w:rsidRPr="2C33CDF8">
        <w:rPr>
          <w:rFonts w:ascii="Calibri Light" w:eastAsia="Calibri Light" w:hAnsi="Calibri Light" w:cs="Calibri Light"/>
        </w:rPr>
        <w:lastRenderedPageBreak/>
        <w:t>Business Process Overview</w:t>
      </w:r>
      <w:bookmarkEnd w:id="1"/>
      <w:bookmarkEnd w:id="2"/>
      <w:bookmarkEnd w:id="3"/>
    </w:p>
    <w:p w14:paraId="0B9BBA6D" w14:textId="19CD7563" w:rsidR="008F39C1" w:rsidRPr="008F39C1" w:rsidRDefault="008F39C1" w:rsidP="008F39C1">
      <w:pPr>
        <w:pStyle w:val="Heading1Tex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This document defines the process to manage outbound </w:t>
      </w:r>
      <w:r w:rsidR="00814943" w:rsidRPr="2C33CDF8">
        <w:rPr>
          <w:rFonts w:ascii="Calibri Light" w:eastAsia="Calibri Light" w:hAnsi="Calibri Light" w:cs="Calibri Light"/>
          <w:sz w:val="18"/>
          <w:szCs w:val="18"/>
        </w:rPr>
        <w:t xml:space="preserve">correspondences </w:t>
      </w:r>
      <w:r w:rsidRPr="2C33CDF8">
        <w:rPr>
          <w:rFonts w:ascii="Calibri Light" w:eastAsia="Calibri Light" w:hAnsi="Calibri Light" w:cs="Calibri Light"/>
          <w:sz w:val="18"/>
          <w:szCs w:val="18"/>
        </w:rPr>
        <w:t xml:space="preserve">that </w:t>
      </w:r>
      <w:r w:rsidR="00E20CDD" w:rsidRPr="2C33CDF8">
        <w:rPr>
          <w:rFonts w:ascii="Calibri Light" w:eastAsia="Calibri Light" w:hAnsi="Calibri Light" w:cs="Calibri Light"/>
          <w:sz w:val="18"/>
          <w:szCs w:val="18"/>
        </w:rPr>
        <w:t>are</w:t>
      </w:r>
      <w:r w:rsidRPr="2C33CDF8">
        <w:rPr>
          <w:rFonts w:ascii="Calibri Light" w:eastAsia="Calibri Light" w:hAnsi="Calibri Light" w:cs="Calibri Light"/>
          <w:sz w:val="18"/>
          <w:szCs w:val="18"/>
        </w:rPr>
        <w:t xml:space="preserve"> sent to </w:t>
      </w:r>
      <w:r w:rsidR="00E20CDD" w:rsidRPr="2C33CDF8">
        <w:rPr>
          <w:rFonts w:ascii="Calibri Light" w:eastAsia="Calibri Light" w:hAnsi="Calibri Light" w:cs="Calibri Light"/>
          <w:sz w:val="18"/>
          <w:szCs w:val="18"/>
        </w:rPr>
        <w:t>a Business Partner</w:t>
      </w:r>
      <w:r w:rsidRPr="2C33CDF8">
        <w:rPr>
          <w:rFonts w:ascii="Calibri Light,Arial" w:eastAsia="Calibri Light,Arial" w:hAnsi="Calibri Light,Arial" w:cs="Calibri Light,Arial"/>
          <w:sz w:val="18"/>
          <w:szCs w:val="18"/>
        </w:rPr>
        <w:t xml:space="preserve">.  </w:t>
      </w:r>
      <w:r w:rsidR="00A9690D" w:rsidRPr="2C33CDF8">
        <w:rPr>
          <w:rFonts w:ascii="Calibri Light" w:eastAsia="Calibri Light" w:hAnsi="Calibri Light" w:cs="Calibri Light"/>
          <w:sz w:val="18"/>
          <w:szCs w:val="18"/>
        </w:rPr>
        <w:t>All outbound correspondence</w:t>
      </w:r>
      <w:r w:rsidR="00A9690D" w:rsidRPr="2C33CDF8">
        <w:rPr>
          <w:rFonts w:ascii="Calibri Light,Arial" w:eastAsia="Calibri Light,Arial" w:hAnsi="Calibri Light,Arial" w:cs="Calibri Light,Arial"/>
          <w:sz w:val="18"/>
          <w:szCs w:val="18"/>
        </w:rPr>
        <w:t xml:space="preserve"> </w:t>
      </w:r>
      <w:r w:rsidR="00E20CDD" w:rsidRPr="2C33CDF8">
        <w:rPr>
          <w:rFonts w:ascii="Calibri Light" w:eastAsia="Calibri Light" w:hAnsi="Calibri Light" w:cs="Calibri Light"/>
          <w:sz w:val="18"/>
          <w:szCs w:val="18"/>
        </w:rPr>
        <w:t xml:space="preserve">can be sent </w:t>
      </w:r>
      <w:r w:rsidR="002C16A6" w:rsidRPr="2C33CDF8">
        <w:rPr>
          <w:rFonts w:ascii="Calibri Light" w:eastAsia="Calibri Light" w:hAnsi="Calibri Light" w:cs="Calibri Light"/>
          <w:sz w:val="18"/>
          <w:szCs w:val="18"/>
        </w:rPr>
        <w:t xml:space="preserve">to customer </w:t>
      </w:r>
      <w:r w:rsidR="00E20CDD" w:rsidRPr="2C33CDF8">
        <w:rPr>
          <w:rFonts w:ascii="Calibri Light" w:eastAsia="Calibri Light" w:hAnsi="Calibri Light" w:cs="Calibri Light"/>
          <w:sz w:val="18"/>
          <w:szCs w:val="18"/>
        </w:rPr>
        <w:t>via e</w:t>
      </w:r>
      <w:r w:rsidRPr="2C33CDF8">
        <w:rPr>
          <w:rFonts w:ascii="Calibri Light" w:eastAsia="Calibri Light" w:hAnsi="Calibri Light" w:cs="Calibri Light"/>
          <w:sz w:val="18"/>
          <w:szCs w:val="18"/>
        </w:rPr>
        <w:t xml:space="preserve">mail, </w:t>
      </w:r>
      <w:r w:rsidR="00E20CDD" w:rsidRPr="2C33CDF8">
        <w:rPr>
          <w:rFonts w:ascii="Calibri Light" w:eastAsia="Calibri Light" w:hAnsi="Calibri Light" w:cs="Calibri Light"/>
          <w:sz w:val="18"/>
          <w:szCs w:val="18"/>
        </w:rPr>
        <w:t xml:space="preserve">voice call, </w:t>
      </w:r>
      <w:r w:rsidRPr="2C33CDF8">
        <w:rPr>
          <w:rFonts w:ascii="Calibri Light" w:eastAsia="Calibri Light" w:hAnsi="Calibri Light" w:cs="Calibri Light"/>
          <w:sz w:val="18"/>
          <w:szCs w:val="18"/>
        </w:rPr>
        <w:t xml:space="preserve">SMS, </w:t>
      </w:r>
      <w:r w:rsidR="00E20CDD" w:rsidRPr="2C33CDF8">
        <w:rPr>
          <w:rFonts w:ascii="Calibri Light" w:eastAsia="Calibri Light" w:hAnsi="Calibri Light" w:cs="Calibri Light"/>
          <w:sz w:val="18"/>
          <w:szCs w:val="18"/>
        </w:rPr>
        <w:t xml:space="preserve">TTY or </w:t>
      </w:r>
      <w:r w:rsidRPr="2C33CDF8">
        <w:rPr>
          <w:rFonts w:ascii="Calibri Light" w:eastAsia="Calibri Light" w:hAnsi="Calibri Light" w:cs="Calibri Light"/>
          <w:sz w:val="18"/>
          <w:szCs w:val="18"/>
        </w:rPr>
        <w:t>U</w:t>
      </w:r>
      <w:r w:rsidR="00E20CDD" w:rsidRPr="2C33CDF8">
        <w:rPr>
          <w:rFonts w:ascii="Calibri Light,Arial" w:eastAsia="Calibri Light,Arial" w:hAnsi="Calibri Light,Arial" w:cs="Calibri Light,Arial"/>
          <w:sz w:val="18"/>
          <w:szCs w:val="18"/>
        </w:rPr>
        <w:t>.</w:t>
      </w:r>
      <w:r w:rsidRPr="2C33CDF8">
        <w:rPr>
          <w:rFonts w:ascii="Calibri Light" w:eastAsia="Calibri Light" w:hAnsi="Calibri Light" w:cs="Calibri Light"/>
          <w:sz w:val="18"/>
          <w:szCs w:val="18"/>
        </w:rPr>
        <w:t>S</w:t>
      </w:r>
      <w:r w:rsidR="00E20CDD" w:rsidRPr="2C33CDF8">
        <w:rPr>
          <w:rFonts w:ascii="Calibri Light,Arial" w:eastAsia="Calibri Light,Arial" w:hAnsi="Calibri Light,Arial" w:cs="Calibri Light,Arial"/>
          <w:sz w:val="18"/>
          <w:szCs w:val="18"/>
        </w:rPr>
        <w:t>.</w:t>
      </w:r>
      <w:r w:rsidRPr="2C33CDF8">
        <w:rPr>
          <w:rFonts w:ascii="Calibri Light" w:eastAsia="Calibri Light" w:hAnsi="Calibri Light" w:cs="Calibri Light"/>
          <w:sz w:val="18"/>
          <w:szCs w:val="18"/>
        </w:rPr>
        <w:t xml:space="preserve"> Mail</w:t>
      </w:r>
      <w:r w:rsidR="002C16A6" w:rsidRPr="2C33CDF8">
        <w:rPr>
          <w:rFonts w:ascii="Calibri Light,Arial" w:eastAsia="Calibri Light,Arial" w:hAnsi="Calibri Light,Arial" w:cs="Calibri Light,Arial"/>
          <w:sz w:val="18"/>
          <w:szCs w:val="18"/>
        </w:rPr>
        <w:t>.</w:t>
      </w:r>
      <w:r w:rsidR="00B77FDD" w:rsidRPr="2C33CDF8">
        <w:rPr>
          <w:rFonts w:ascii="Calibri Light,Arial" w:eastAsia="Calibri Light,Arial" w:hAnsi="Calibri Light,Arial" w:cs="Calibri Light,Arial"/>
          <w:sz w:val="18"/>
          <w:szCs w:val="18"/>
        </w:rPr>
        <w:t xml:space="preserve"> </w:t>
      </w:r>
    </w:p>
    <w:p w14:paraId="22ED1285" w14:textId="244E664D" w:rsidR="008F39C1" w:rsidRPr="008F39C1" w:rsidRDefault="00A9690D" w:rsidP="008F39C1">
      <w:pPr>
        <w:pStyle w:val="Heading1Tex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All </w:t>
      </w:r>
      <w:r w:rsidR="008F39C1" w:rsidRPr="2C33CDF8">
        <w:rPr>
          <w:rFonts w:ascii="Calibri Light" w:eastAsia="Calibri Light" w:hAnsi="Calibri Light" w:cs="Calibri Light"/>
          <w:sz w:val="18"/>
          <w:szCs w:val="18"/>
        </w:rPr>
        <w:t xml:space="preserve">Outbound correspondence can be </w:t>
      </w:r>
      <w:r w:rsidR="00E20CDD" w:rsidRPr="2C33CDF8">
        <w:rPr>
          <w:rFonts w:ascii="Calibri Light" w:eastAsia="Calibri Light" w:hAnsi="Calibri Light" w:cs="Calibri Light"/>
          <w:sz w:val="18"/>
          <w:szCs w:val="18"/>
        </w:rPr>
        <w:t xml:space="preserve">sent to a BP </w:t>
      </w:r>
      <w:r w:rsidR="008F39C1" w:rsidRPr="2C33CDF8">
        <w:rPr>
          <w:rFonts w:ascii="Calibri Light" w:eastAsia="Calibri Light" w:hAnsi="Calibri Light" w:cs="Calibri Light"/>
          <w:sz w:val="18"/>
          <w:szCs w:val="18"/>
        </w:rPr>
        <w:t>automatic</w:t>
      </w:r>
      <w:r w:rsidR="00E20CDD" w:rsidRPr="2C33CDF8">
        <w:rPr>
          <w:rFonts w:ascii="Calibri Light" w:eastAsia="Calibri Light" w:hAnsi="Calibri Light" w:cs="Calibri Light"/>
          <w:sz w:val="18"/>
          <w:szCs w:val="18"/>
        </w:rPr>
        <w:t>ally based on logic and triggers in the system or</w:t>
      </w:r>
      <w:r w:rsidR="008F39C1" w:rsidRPr="2C33CDF8">
        <w:rPr>
          <w:rFonts w:ascii="Calibri Light" w:eastAsia="Calibri Light" w:hAnsi="Calibri Light" w:cs="Calibri Light"/>
          <w:sz w:val="18"/>
          <w:szCs w:val="18"/>
        </w:rPr>
        <w:t xml:space="preserve"> manual</w:t>
      </w:r>
      <w:r w:rsidR="00E20CDD" w:rsidRPr="2C33CDF8">
        <w:rPr>
          <w:rFonts w:ascii="Calibri Light" w:eastAsia="Calibri Light" w:hAnsi="Calibri Light" w:cs="Calibri Light"/>
          <w:sz w:val="18"/>
          <w:szCs w:val="18"/>
        </w:rPr>
        <w:t>ly by a user triggering the communication to be sent</w:t>
      </w:r>
      <w:r w:rsidR="008F39C1" w:rsidRPr="2C33CDF8">
        <w:rPr>
          <w:rFonts w:ascii="Calibri Light,Arial" w:eastAsia="Calibri Light,Arial" w:hAnsi="Calibri Light,Arial" w:cs="Calibri Light,Arial"/>
          <w:sz w:val="18"/>
          <w:szCs w:val="18"/>
        </w:rPr>
        <w:t xml:space="preserve">.  </w:t>
      </w:r>
      <w:r w:rsidR="004239AF" w:rsidRPr="2C33CDF8">
        <w:rPr>
          <w:rFonts w:ascii="Calibri Light" w:eastAsia="Calibri Light" w:hAnsi="Calibri Light" w:cs="Calibri Light"/>
          <w:sz w:val="18"/>
          <w:szCs w:val="18"/>
        </w:rPr>
        <w:t>OpenText</w:t>
      </w:r>
      <w:r w:rsidR="008F39C1" w:rsidRPr="2C33CDF8">
        <w:rPr>
          <w:rFonts w:ascii="Calibri Light,Arial" w:eastAsia="Calibri Light,Arial" w:hAnsi="Calibri Light,Arial" w:cs="Calibri Light,Arial"/>
          <w:sz w:val="18"/>
          <w:szCs w:val="18"/>
        </w:rPr>
        <w:t xml:space="preserve"> </w:t>
      </w:r>
      <w:r w:rsidR="00C3315A" w:rsidRPr="2C33CDF8">
        <w:rPr>
          <w:rFonts w:ascii="Calibri Light" w:eastAsia="Calibri Light" w:hAnsi="Calibri Light" w:cs="Calibri Light"/>
          <w:sz w:val="18"/>
          <w:szCs w:val="18"/>
        </w:rPr>
        <w:t xml:space="preserve">and Nuance </w:t>
      </w:r>
      <w:r w:rsidR="008F39C1" w:rsidRPr="2C33CDF8">
        <w:rPr>
          <w:rFonts w:ascii="Calibri Light" w:eastAsia="Calibri Light" w:hAnsi="Calibri Light" w:cs="Calibri Light"/>
          <w:sz w:val="18"/>
          <w:szCs w:val="18"/>
        </w:rPr>
        <w:t xml:space="preserve">will be used for </w:t>
      </w:r>
      <w:r w:rsidR="00E20CDD" w:rsidRPr="2C33CDF8">
        <w:rPr>
          <w:rFonts w:ascii="Calibri Light" w:eastAsia="Calibri Light" w:hAnsi="Calibri Light" w:cs="Calibri Light"/>
          <w:sz w:val="18"/>
          <w:szCs w:val="18"/>
        </w:rPr>
        <w:t>sending</w:t>
      </w:r>
      <w:r w:rsidR="008F39C1" w:rsidRPr="2C33CDF8">
        <w:rPr>
          <w:rFonts w:ascii="Calibri Light" w:eastAsia="Calibri Light" w:hAnsi="Calibri Light" w:cs="Calibri Light"/>
          <w:sz w:val="18"/>
          <w:szCs w:val="18"/>
        </w:rPr>
        <w:t xml:space="preserve"> outbound </w:t>
      </w:r>
      <w:r w:rsidR="00E20CDD" w:rsidRPr="2C33CDF8">
        <w:rPr>
          <w:rFonts w:ascii="Calibri Light" w:eastAsia="Calibri Light" w:hAnsi="Calibri Light" w:cs="Calibri Light"/>
          <w:sz w:val="18"/>
          <w:szCs w:val="18"/>
        </w:rPr>
        <w:t>communications to BPs</w:t>
      </w:r>
      <w:r w:rsidR="008F39C1" w:rsidRPr="2C33CDF8">
        <w:rPr>
          <w:rFonts w:ascii="Calibri Light,Arial" w:eastAsia="Calibri Light,Arial" w:hAnsi="Calibri Light,Arial" w:cs="Calibri Light,Arial"/>
          <w:sz w:val="18"/>
          <w:szCs w:val="18"/>
        </w:rPr>
        <w:t xml:space="preserve">.  </w:t>
      </w:r>
      <w:r w:rsidR="004239AF" w:rsidRPr="2C33CDF8">
        <w:rPr>
          <w:rFonts w:ascii="Calibri Light" w:eastAsia="Calibri Light" w:hAnsi="Calibri Light" w:cs="Calibri Light"/>
          <w:sz w:val="18"/>
          <w:szCs w:val="18"/>
        </w:rPr>
        <w:t>OpenText</w:t>
      </w:r>
      <w:r w:rsidR="008F39C1" w:rsidRPr="2C33CDF8">
        <w:rPr>
          <w:rFonts w:ascii="Calibri Light" w:eastAsia="Calibri Light" w:hAnsi="Calibri Light" w:cs="Calibri Light"/>
          <w:sz w:val="18"/>
          <w:szCs w:val="18"/>
        </w:rPr>
        <w:t xml:space="preserve"> allows </w:t>
      </w:r>
      <w:r w:rsidR="00E20CDD" w:rsidRPr="2C33CDF8">
        <w:rPr>
          <w:rFonts w:ascii="Calibri Light" w:eastAsia="Calibri Light" w:hAnsi="Calibri Light" w:cs="Calibri Light"/>
          <w:sz w:val="18"/>
          <w:szCs w:val="18"/>
        </w:rPr>
        <w:t>a</w:t>
      </w:r>
      <w:r w:rsidR="008F39C1" w:rsidRPr="2C33CDF8">
        <w:rPr>
          <w:rFonts w:ascii="Calibri Light" w:eastAsia="Calibri Light" w:hAnsi="Calibri Light" w:cs="Calibri Light"/>
          <w:sz w:val="18"/>
          <w:szCs w:val="18"/>
        </w:rPr>
        <w:t xml:space="preserve"> user to generate ad hoc </w:t>
      </w:r>
      <w:r w:rsidR="00E20CDD" w:rsidRPr="2C33CDF8">
        <w:rPr>
          <w:rFonts w:ascii="Calibri Light" w:eastAsia="Calibri Light" w:hAnsi="Calibri Light" w:cs="Calibri Light"/>
          <w:sz w:val="18"/>
          <w:szCs w:val="18"/>
        </w:rPr>
        <w:t>communications</w:t>
      </w:r>
      <w:r w:rsidR="00E20CDD" w:rsidRPr="2C33CDF8">
        <w:rPr>
          <w:rFonts w:ascii="Calibri Light,Arial" w:eastAsia="Calibri Light,Arial" w:hAnsi="Calibri Light,Arial" w:cs="Calibri Light,Arial"/>
          <w:sz w:val="18"/>
          <w:szCs w:val="18"/>
        </w:rPr>
        <w:t xml:space="preserve"> </w:t>
      </w:r>
      <w:r w:rsidR="008F39C1" w:rsidRPr="2C33CDF8">
        <w:rPr>
          <w:rFonts w:ascii="Calibri Light" w:eastAsia="Calibri Light" w:hAnsi="Calibri Light" w:cs="Calibri Light"/>
          <w:sz w:val="18"/>
          <w:szCs w:val="18"/>
        </w:rPr>
        <w:t xml:space="preserve">to </w:t>
      </w:r>
      <w:r w:rsidR="00E20CDD" w:rsidRPr="2C33CDF8">
        <w:rPr>
          <w:rFonts w:ascii="Calibri Light" w:eastAsia="Calibri Light" w:hAnsi="Calibri Light" w:cs="Calibri Light"/>
          <w:sz w:val="18"/>
          <w:szCs w:val="18"/>
        </w:rPr>
        <w:t>BPs</w:t>
      </w:r>
      <w:r w:rsidR="008F39C1" w:rsidRPr="2C33CDF8">
        <w:rPr>
          <w:rFonts w:ascii="Calibri Light" w:eastAsia="Calibri Light" w:hAnsi="Calibri Light" w:cs="Calibri Light"/>
          <w:sz w:val="18"/>
          <w:szCs w:val="18"/>
        </w:rPr>
        <w:t xml:space="preserve"> via the different channels mentioned above.</w:t>
      </w:r>
      <w:r w:rsidR="00C3315A" w:rsidRPr="2C33CDF8">
        <w:rPr>
          <w:rFonts w:ascii="Calibri Light" w:eastAsia="Calibri Light" w:hAnsi="Calibri Light" w:cs="Calibri Light"/>
          <w:sz w:val="18"/>
          <w:szCs w:val="18"/>
        </w:rPr>
        <w:t xml:space="preserve"> Nuance will be used to send communication to customer via email, voice call, SMS and TTY. GO3 </w:t>
      </w:r>
      <w:r w:rsidR="00677034" w:rsidRPr="2C33CDF8">
        <w:rPr>
          <w:rFonts w:ascii="Calibri Light" w:eastAsia="Calibri Light" w:hAnsi="Calibri Light" w:cs="Calibri Light"/>
          <w:sz w:val="18"/>
          <w:szCs w:val="18"/>
        </w:rPr>
        <w:t xml:space="preserve">(print services) </w:t>
      </w:r>
      <w:r w:rsidR="00C3315A" w:rsidRPr="2C33CDF8">
        <w:rPr>
          <w:rFonts w:ascii="Calibri Light" w:eastAsia="Calibri Light" w:hAnsi="Calibri Light" w:cs="Calibri Light"/>
          <w:sz w:val="18"/>
          <w:szCs w:val="18"/>
        </w:rPr>
        <w:t>will be used to send communication to customer of type US Mail.</w:t>
      </w:r>
    </w:p>
    <w:p w14:paraId="50D864FF" w14:textId="77777777" w:rsidR="009D3565" w:rsidRDefault="008F39C1" w:rsidP="00647803">
      <w:pPr>
        <w:pStyle w:val="Heading1Text"/>
        <w:rPr>
          <w:rFonts w:ascii="Calibri Light" w:hAnsi="Calibri Light" w:cs="Arial"/>
          <w:sz w:val="18"/>
          <w:szCs w:val="18"/>
        </w:rPr>
      </w:pPr>
      <w:r w:rsidRPr="2C356526">
        <w:rPr>
          <w:rFonts w:ascii="Calibri Light" w:hAnsi="Calibri Light" w:cs="Arial"/>
          <w:sz w:val="18"/>
          <w:szCs w:val="18"/>
        </w:rPr>
        <w:t xml:space="preserve">Outbound correspondence will be integrated with </w:t>
      </w:r>
      <w:r w:rsidR="004239AF">
        <w:rPr>
          <w:rFonts w:ascii="Calibri Light" w:hAnsi="Calibri Light" w:cs="Arial"/>
          <w:sz w:val="18"/>
          <w:szCs w:val="18"/>
        </w:rPr>
        <w:t>OpenText</w:t>
      </w:r>
      <w:r w:rsidRPr="2C356526">
        <w:rPr>
          <w:rFonts w:ascii="Calibri Light" w:hAnsi="Calibri Light" w:cs="Arial"/>
          <w:sz w:val="18"/>
          <w:szCs w:val="18"/>
        </w:rPr>
        <w:t xml:space="preserve"> for retrieving the </w:t>
      </w:r>
      <w:r w:rsidR="004239AF">
        <w:rPr>
          <w:rFonts w:ascii="Calibri Light" w:hAnsi="Calibri Light" w:cs="Arial"/>
          <w:sz w:val="18"/>
          <w:szCs w:val="18"/>
        </w:rPr>
        <w:t>OpenText</w:t>
      </w:r>
      <w:r w:rsidR="00B85BA4" w:rsidRPr="2C356526">
        <w:rPr>
          <w:rFonts w:ascii="Calibri Light" w:hAnsi="Calibri Light" w:cs="Arial"/>
          <w:sz w:val="18"/>
          <w:szCs w:val="18"/>
        </w:rPr>
        <w:t xml:space="preserve"> document template</w:t>
      </w:r>
      <w:r w:rsidRPr="2C356526">
        <w:rPr>
          <w:rFonts w:ascii="Calibri Light" w:hAnsi="Calibri Light" w:cs="Arial"/>
          <w:sz w:val="18"/>
          <w:szCs w:val="18"/>
        </w:rPr>
        <w:t xml:space="preserve">, content editing, and channel selection.  The </w:t>
      </w:r>
      <w:r w:rsidR="00B77FDD" w:rsidRPr="2C356526">
        <w:rPr>
          <w:rFonts w:ascii="Calibri Light" w:hAnsi="Calibri Light" w:cs="Arial"/>
          <w:sz w:val="18"/>
          <w:szCs w:val="18"/>
        </w:rPr>
        <w:t>correspondence</w:t>
      </w:r>
      <w:r w:rsidRPr="2C356526">
        <w:rPr>
          <w:rFonts w:ascii="Calibri Light" w:hAnsi="Calibri Light" w:cs="Arial"/>
          <w:sz w:val="18"/>
          <w:szCs w:val="18"/>
        </w:rPr>
        <w:t xml:space="preserve"> </w:t>
      </w:r>
      <w:r w:rsidR="00B77FDD" w:rsidRPr="2C356526">
        <w:rPr>
          <w:rFonts w:ascii="Calibri Light" w:hAnsi="Calibri Light" w:cs="Arial"/>
          <w:sz w:val="18"/>
          <w:szCs w:val="18"/>
        </w:rPr>
        <w:t xml:space="preserve">image </w:t>
      </w:r>
      <w:r w:rsidRPr="2C356526">
        <w:rPr>
          <w:rFonts w:ascii="Calibri Light" w:hAnsi="Calibri Light" w:cs="Arial"/>
          <w:sz w:val="18"/>
          <w:szCs w:val="18"/>
        </w:rPr>
        <w:t xml:space="preserve">will be stored in </w:t>
      </w:r>
      <w:r w:rsidR="004239AF">
        <w:rPr>
          <w:rFonts w:ascii="Calibri Light" w:hAnsi="Calibri Light" w:cs="Arial"/>
          <w:sz w:val="18"/>
          <w:szCs w:val="18"/>
        </w:rPr>
        <w:t>OpenText</w:t>
      </w:r>
      <w:r w:rsidR="00647803" w:rsidRPr="2C356526">
        <w:rPr>
          <w:rFonts w:ascii="Calibri Light" w:hAnsi="Calibri Light" w:cs="Arial"/>
          <w:sz w:val="18"/>
          <w:szCs w:val="18"/>
        </w:rPr>
        <w:t xml:space="preserve"> xECM</w:t>
      </w:r>
      <w:r w:rsidRPr="2C356526">
        <w:rPr>
          <w:rFonts w:ascii="Calibri Light" w:hAnsi="Calibri Light" w:cs="Arial"/>
          <w:sz w:val="18"/>
          <w:szCs w:val="18"/>
        </w:rPr>
        <w:t xml:space="preserve"> </w:t>
      </w:r>
      <w:r w:rsidR="00647803" w:rsidRPr="2C356526">
        <w:rPr>
          <w:rFonts w:ascii="Calibri Light" w:hAnsi="Calibri Light" w:cs="Arial"/>
          <w:sz w:val="18"/>
          <w:szCs w:val="18"/>
        </w:rPr>
        <w:t xml:space="preserve">(Extended Content Management) </w:t>
      </w:r>
      <w:r w:rsidRPr="2C356526">
        <w:rPr>
          <w:rFonts w:ascii="Calibri Light" w:hAnsi="Calibri Light" w:cs="Arial"/>
          <w:sz w:val="18"/>
          <w:szCs w:val="18"/>
        </w:rPr>
        <w:t>automatically</w:t>
      </w:r>
      <w:r w:rsidR="00B77FDD" w:rsidRPr="2C356526">
        <w:rPr>
          <w:rFonts w:ascii="Calibri Light" w:hAnsi="Calibri Light" w:cs="Arial"/>
          <w:sz w:val="18"/>
          <w:szCs w:val="18"/>
        </w:rPr>
        <w:t xml:space="preserve"> when the correspondence </w:t>
      </w:r>
      <w:r w:rsidR="00C3315A">
        <w:rPr>
          <w:rFonts w:ascii="Calibri Light" w:hAnsi="Calibri Light" w:cs="Arial"/>
          <w:sz w:val="18"/>
          <w:szCs w:val="18"/>
        </w:rPr>
        <w:t>is composed via Opentext</w:t>
      </w:r>
      <w:r w:rsidR="00647803" w:rsidRPr="2C356526">
        <w:rPr>
          <w:rFonts w:ascii="Calibri Light" w:hAnsi="Calibri Light" w:cs="Arial"/>
          <w:sz w:val="18"/>
          <w:szCs w:val="18"/>
        </w:rPr>
        <w:t>.</w:t>
      </w:r>
      <w:r w:rsidR="0066249E" w:rsidRPr="2C356526">
        <w:rPr>
          <w:rFonts w:ascii="Calibri Light" w:hAnsi="Calibri Light" w:cs="Arial"/>
          <w:sz w:val="18"/>
          <w:szCs w:val="18"/>
        </w:rPr>
        <w:t xml:space="preserve"> xECM allows user to view the correspondence image via Hybris C4C and S/4HANA. Refer to BPD </w:t>
      </w:r>
      <w:hyperlink r:id="rId12" w:history="1">
        <w:r w:rsidR="0066249E" w:rsidRPr="2C356526">
          <w:rPr>
            <w:rStyle w:val="Hyperlink"/>
            <w:rFonts w:ascii="Calibri Light" w:hAnsi="Calibri Light" w:cs="Arial"/>
            <w:i/>
            <w:sz w:val="18"/>
            <w:szCs w:val="18"/>
          </w:rPr>
          <w:t>CIM-CS-09 - Manage Inbound Request</w:t>
        </w:r>
      </w:hyperlink>
      <w:r w:rsidR="0066249E" w:rsidRPr="2C356526">
        <w:rPr>
          <w:rFonts w:ascii="Calibri Light" w:hAnsi="Calibri Light" w:cs="Arial"/>
          <w:sz w:val="18"/>
          <w:szCs w:val="18"/>
        </w:rPr>
        <w:t xml:space="preserve"> for more information on xECM.</w:t>
      </w:r>
      <w:r w:rsidR="00B77FDD" w:rsidRPr="2C356526">
        <w:rPr>
          <w:rFonts w:ascii="Calibri Light" w:hAnsi="Calibri Light" w:cs="Arial"/>
          <w:sz w:val="18"/>
          <w:szCs w:val="18"/>
        </w:rPr>
        <w:t xml:space="preserve"> A</w:t>
      </w:r>
      <w:r w:rsidR="008577E6" w:rsidRPr="2C356526">
        <w:rPr>
          <w:rFonts w:ascii="Calibri Light" w:hAnsi="Calibri Light" w:cs="Arial"/>
          <w:sz w:val="18"/>
          <w:szCs w:val="18"/>
        </w:rPr>
        <w:t xml:space="preserve"> BP Contact in S/4HANA will be created by </w:t>
      </w:r>
      <w:r w:rsidR="007A370D">
        <w:rPr>
          <w:rFonts w:ascii="Calibri Light" w:hAnsi="Calibri Light" w:cs="Arial"/>
          <w:sz w:val="18"/>
          <w:szCs w:val="18"/>
        </w:rPr>
        <w:t>OpenText/Nuance</w:t>
      </w:r>
      <w:r w:rsidR="007A370D" w:rsidRPr="2C356526">
        <w:rPr>
          <w:rFonts w:ascii="Calibri Light" w:hAnsi="Calibri Light" w:cs="Arial"/>
          <w:sz w:val="18"/>
          <w:szCs w:val="18"/>
        </w:rPr>
        <w:t xml:space="preserve"> </w:t>
      </w:r>
      <w:r w:rsidR="008577E6" w:rsidRPr="2C356526">
        <w:rPr>
          <w:rFonts w:ascii="Calibri Light" w:hAnsi="Calibri Light" w:cs="Arial"/>
          <w:sz w:val="18"/>
          <w:szCs w:val="18"/>
        </w:rPr>
        <w:t>automatically</w:t>
      </w:r>
      <w:r w:rsidR="00E20CDD">
        <w:rPr>
          <w:rFonts w:ascii="Calibri Light" w:hAnsi="Calibri Light" w:cs="Arial"/>
          <w:sz w:val="18"/>
          <w:szCs w:val="18"/>
        </w:rPr>
        <w:t xml:space="preserve"> for each communication sent to a BP</w:t>
      </w:r>
      <w:r w:rsidR="00E47E91">
        <w:rPr>
          <w:rFonts w:ascii="Calibri Light" w:hAnsi="Calibri Light" w:cs="Arial"/>
          <w:sz w:val="18"/>
          <w:szCs w:val="18"/>
        </w:rPr>
        <w:t xml:space="preserve"> including the authorized persons for the BP</w:t>
      </w:r>
      <w:r w:rsidR="008577E6" w:rsidRPr="2C356526">
        <w:rPr>
          <w:rFonts w:ascii="Calibri Light" w:hAnsi="Calibri Light" w:cs="Arial"/>
          <w:sz w:val="18"/>
          <w:szCs w:val="18"/>
        </w:rPr>
        <w:t xml:space="preserve">. </w:t>
      </w:r>
      <w:r w:rsidR="00E20CDD">
        <w:rPr>
          <w:rFonts w:ascii="Calibri Light" w:hAnsi="Calibri Light" w:cs="Arial"/>
          <w:sz w:val="18"/>
          <w:szCs w:val="18"/>
        </w:rPr>
        <w:t>A u</w:t>
      </w:r>
      <w:r w:rsidR="008577E6" w:rsidRPr="2C356526">
        <w:rPr>
          <w:rFonts w:ascii="Calibri Light" w:hAnsi="Calibri Light" w:cs="Arial"/>
          <w:sz w:val="18"/>
          <w:szCs w:val="18"/>
        </w:rPr>
        <w:t xml:space="preserve">ser </w:t>
      </w:r>
      <w:r w:rsidR="00E20CDD">
        <w:rPr>
          <w:rFonts w:ascii="Calibri Light" w:hAnsi="Calibri Light" w:cs="Arial"/>
          <w:sz w:val="18"/>
          <w:szCs w:val="18"/>
        </w:rPr>
        <w:t xml:space="preserve">of the system will be able to view all communications sent to a BP via </w:t>
      </w:r>
      <w:r w:rsidR="00E65BC8" w:rsidRPr="2C356526">
        <w:rPr>
          <w:rFonts w:ascii="Calibri Light" w:hAnsi="Calibri Light" w:cs="Arial"/>
          <w:sz w:val="18"/>
          <w:szCs w:val="18"/>
        </w:rPr>
        <w:t>Hybris C4C</w:t>
      </w:r>
      <w:r w:rsidR="00E20CDD">
        <w:rPr>
          <w:rFonts w:ascii="Calibri Light" w:hAnsi="Calibri Light" w:cs="Arial"/>
          <w:sz w:val="18"/>
          <w:szCs w:val="18"/>
        </w:rPr>
        <w:t xml:space="preserve"> and S/4HANA</w:t>
      </w:r>
      <w:r w:rsidR="00E65BC8" w:rsidRPr="2C356526">
        <w:rPr>
          <w:rFonts w:ascii="Calibri Light" w:hAnsi="Calibri Light" w:cs="Arial"/>
          <w:sz w:val="18"/>
          <w:szCs w:val="18"/>
        </w:rPr>
        <w:t>.</w:t>
      </w:r>
    </w:p>
    <w:p w14:paraId="047436DB" w14:textId="459F112C" w:rsidR="00E65BC8" w:rsidRDefault="00E65BC8" w:rsidP="00647803">
      <w:pPr>
        <w:pStyle w:val="Heading1Text"/>
        <w:rPr>
          <w:rFonts w:ascii="Calibri Light" w:hAnsi="Calibri Light" w:cs="Arial"/>
          <w:sz w:val="18"/>
          <w:szCs w:val="18"/>
        </w:rPr>
      </w:pPr>
      <w:r w:rsidRPr="2C356526">
        <w:rPr>
          <w:rFonts w:ascii="Calibri Light" w:hAnsi="Calibri Light" w:cs="Arial"/>
          <w:sz w:val="18"/>
          <w:szCs w:val="18"/>
        </w:rPr>
        <w:t xml:space="preserve">A control report in </w:t>
      </w:r>
      <w:r w:rsidR="001B39A9" w:rsidRPr="2C356526">
        <w:rPr>
          <w:rFonts w:ascii="Calibri Light" w:hAnsi="Calibri Light" w:cs="Arial"/>
          <w:sz w:val="18"/>
          <w:szCs w:val="18"/>
        </w:rPr>
        <w:t xml:space="preserve">S/4HANA and </w:t>
      </w:r>
      <w:r w:rsidR="004239AF">
        <w:rPr>
          <w:rFonts w:ascii="Calibri Light" w:hAnsi="Calibri Light" w:cs="Arial"/>
          <w:sz w:val="18"/>
          <w:szCs w:val="18"/>
        </w:rPr>
        <w:t>OpenText</w:t>
      </w:r>
      <w:r w:rsidR="002C16A6">
        <w:rPr>
          <w:rFonts w:ascii="Calibri Light" w:hAnsi="Calibri Light" w:cs="Arial"/>
          <w:sz w:val="18"/>
          <w:szCs w:val="18"/>
        </w:rPr>
        <w:t>/Nuance</w:t>
      </w:r>
      <w:r w:rsidRPr="2C356526">
        <w:rPr>
          <w:rFonts w:ascii="Calibri Light" w:hAnsi="Calibri Light" w:cs="Arial"/>
          <w:sz w:val="18"/>
          <w:szCs w:val="18"/>
        </w:rPr>
        <w:t xml:space="preserve"> will be made available to reconcile the number of correspondence generated in SAP and the number of corresp</w:t>
      </w:r>
      <w:r w:rsidR="00B77FDD" w:rsidRPr="2C356526">
        <w:rPr>
          <w:rFonts w:ascii="Calibri Light" w:hAnsi="Calibri Light" w:cs="Arial"/>
          <w:sz w:val="18"/>
          <w:szCs w:val="18"/>
        </w:rPr>
        <w:t xml:space="preserve">ondence sent from </w:t>
      </w:r>
      <w:r w:rsidR="004239AF">
        <w:rPr>
          <w:rFonts w:ascii="Calibri Light" w:hAnsi="Calibri Light" w:cs="Arial"/>
          <w:sz w:val="18"/>
          <w:szCs w:val="18"/>
        </w:rPr>
        <w:t>OpenText</w:t>
      </w:r>
      <w:r w:rsidR="002C16A6">
        <w:rPr>
          <w:rFonts w:ascii="Calibri Light" w:hAnsi="Calibri Light" w:cs="Arial"/>
          <w:sz w:val="18"/>
          <w:szCs w:val="18"/>
        </w:rPr>
        <w:t>/Nuance</w:t>
      </w:r>
      <w:r w:rsidR="00B77FDD" w:rsidRPr="2C356526">
        <w:rPr>
          <w:rFonts w:ascii="Calibri Light" w:hAnsi="Calibri Light" w:cs="Arial"/>
          <w:sz w:val="18"/>
          <w:szCs w:val="18"/>
        </w:rPr>
        <w:t xml:space="preserve">. </w:t>
      </w:r>
    </w:p>
    <w:p w14:paraId="6B156D71" w14:textId="639D20E2" w:rsidR="00193D81" w:rsidRDefault="00AC6A6F" w:rsidP="00193D81">
      <w:pPr>
        <w:pStyle w:val="Heading1Tex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A</w:t>
      </w:r>
      <w:r w:rsidR="00E55575" w:rsidRPr="2C33CDF8">
        <w:rPr>
          <w:rFonts w:ascii="Calibri Light" w:eastAsia="Calibri Light" w:hAnsi="Calibri Light" w:cs="Calibri Light"/>
          <w:sz w:val="18"/>
          <w:szCs w:val="18"/>
        </w:rPr>
        <w:t>utomatic correspondence</w:t>
      </w:r>
      <w:r w:rsidRPr="2C33CDF8">
        <w:rPr>
          <w:rFonts w:ascii="Calibri Light" w:eastAsia="Calibri Light" w:hAnsi="Calibri Light" w:cs="Calibri Light"/>
          <w:sz w:val="18"/>
          <w:szCs w:val="18"/>
        </w:rPr>
        <w:t xml:space="preserve"> that are SMS, Voice Call, Email and TTY enabled</w:t>
      </w:r>
      <w:r w:rsidR="00193D81" w:rsidRPr="2C33CDF8">
        <w:rPr>
          <w:rFonts w:ascii="Calibri Light,Arial" w:eastAsia="Calibri Light,Arial" w:hAnsi="Calibri Light,Arial" w:cs="Calibri Light,Arial"/>
          <w:sz w:val="18"/>
          <w:szCs w:val="18"/>
        </w:rPr>
        <w:t xml:space="preserve"> </w:t>
      </w:r>
      <w:r w:rsidRPr="2C33CDF8">
        <w:rPr>
          <w:rFonts w:ascii="Calibri Light" w:eastAsia="Calibri Light" w:hAnsi="Calibri Light" w:cs="Calibri Light"/>
          <w:sz w:val="18"/>
          <w:szCs w:val="18"/>
        </w:rPr>
        <w:t xml:space="preserve">(e.g. </w:t>
      </w:r>
      <w:r w:rsidR="00193D81" w:rsidRPr="2C33CDF8">
        <w:rPr>
          <w:rFonts w:ascii="Calibri Light" w:eastAsia="Calibri Light" w:hAnsi="Calibri Light" w:cs="Calibri Light"/>
          <w:sz w:val="18"/>
          <w:szCs w:val="18"/>
        </w:rPr>
        <w:t>Demand Response notification, Budget Assistance notification</w:t>
      </w:r>
      <w:r w:rsidRPr="2C33CDF8">
        <w:rPr>
          <w:rFonts w:ascii="Calibri Light" w:eastAsia="Calibri Light" w:hAnsi="Calibri Light" w:cs="Calibri Light"/>
          <w:sz w:val="18"/>
          <w:szCs w:val="18"/>
        </w:rPr>
        <w:t xml:space="preserve"> and</w:t>
      </w:r>
      <w:r w:rsidR="00193D81" w:rsidRPr="2C33CDF8">
        <w:rPr>
          <w:rFonts w:ascii="Calibri Light" w:eastAsia="Calibri Light" w:hAnsi="Calibri Light" w:cs="Calibri Light"/>
          <w:sz w:val="18"/>
          <w:szCs w:val="18"/>
        </w:rPr>
        <w:t xml:space="preserve"> Outage alert</w:t>
      </w:r>
      <w:r w:rsidRPr="2C33CDF8">
        <w:rPr>
          <w:rFonts w:ascii="Calibri Light,Arial" w:eastAsia="Calibri Light,Arial" w:hAnsi="Calibri Light,Arial" w:cs="Calibri Light,Arial"/>
          <w:sz w:val="18"/>
          <w:szCs w:val="18"/>
        </w:rPr>
        <w:t>)</w:t>
      </w:r>
      <w:r w:rsidR="00193D81" w:rsidRPr="2C33CDF8">
        <w:rPr>
          <w:rFonts w:ascii="Calibri Light" w:eastAsia="Calibri Light" w:hAnsi="Calibri Light" w:cs="Calibri Light"/>
          <w:sz w:val="18"/>
          <w:szCs w:val="18"/>
        </w:rPr>
        <w:t xml:space="preserve">, will not be sent to customer </w:t>
      </w:r>
      <w:r w:rsidR="00402255" w:rsidRPr="2C33CDF8">
        <w:rPr>
          <w:rFonts w:ascii="Calibri Light" w:eastAsia="Calibri Light" w:hAnsi="Calibri Light" w:cs="Calibri Light"/>
          <w:sz w:val="18"/>
          <w:szCs w:val="18"/>
        </w:rPr>
        <w:t>from S/4HANA to</w:t>
      </w:r>
      <w:r w:rsidR="00193D81" w:rsidRPr="2C33CDF8">
        <w:rPr>
          <w:rFonts w:ascii="Calibri Light" w:eastAsia="Calibri Light" w:hAnsi="Calibri Light" w:cs="Calibri Light"/>
          <w:sz w:val="18"/>
          <w:szCs w:val="18"/>
        </w:rPr>
        <w:t xml:space="preserve"> OpenText</w:t>
      </w:r>
      <w:r w:rsidR="00402255" w:rsidRPr="2C33CDF8">
        <w:rPr>
          <w:rFonts w:ascii="Calibri Light,Arial" w:eastAsia="Calibri Light,Arial" w:hAnsi="Calibri Light,Arial" w:cs="Calibri Light,Arial"/>
          <w:sz w:val="18"/>
          <w:szCs w:val="18"/>
        </w:rPr>
        <w:t xml:space="preserve">. </w:t>
      </w:r>
      <w:r w:rsidR="00402255" w:rsidRPr="2C33CDF8">
        <w:rPr>
          <w:rFonts w:ascii="Calibri Light" w:eastAsia="Calibri Light" w:hAnsi="Calibri Light" w:cs="Calibri Light"/>
          <w:sz w:val="18"/>
          <w:szCs w:val="18"/>
        </w:rPr>
        <w:t>T</w:t>
      </w:r>
      <w:r w:rsidR="00193D81" w:rsidRPr="2C33CDF8">
        <w:rPr>
          <w:rFonts w:ascii="Calibri Light" w:eastAsia="Calibri Light" w:hAnsi="Calibri Light" w:cs="Calibri Light"/>
          <w:sz w:val="18"/>
          <w:szCs w:val="18"/>
        </w:rPr>
        <w:t xml:space="preserve">he notification will be sent </w:t>
      </w:r>
      <w:r w:rsidR="00402255" w:rsidRPr="2C33CDF8">
        <w:rPr>
          <w:rFonts w:ascii="Calibri Light" w:eastAsia="Calibri Light" w:hAnsi="Calibri Light" w:cs="Calibri Light"/>
          <w:sz w:val="18"/>
          <w:szCs w:val="18"/>
        </w:rPr>
        <w:t xml:space="preserve">to customer from S/4HANA to </w:t>
      </w:r>
      <w:r w:rsidR="00193D81" w:rsidRPr="2C33CDF8">
        <w:rPr>
          <w:rFonts w:ascii="Calibri Light" w:eastAsia="Calibri Light" w:hAnsi="Calibri Light" w:cs="Calibri Light"/>
          <w:sz w:val="18"/>
          <w:szCs w:val="18"/>
        </w:rPr>
        <w:t>Nuance.</w:t>
      </w:r>
      <w:r w:rsidR="00193D81" w:rsidRPr="2C33CDF8">
        <w:rPr>
          <w:rFonts w:ascii="Calibri Light,Arial" w:eastAsia="Calibri Light,Arial" w:hAnsi="Calibri Light,Arial" w:cs="Calibri Light,Arial"/>
          <w:sz w:val="18"/>
          <w:szCs w:val="18"/>
        </w:rPr>
        <w:t xml:space="preserve"> </w:t>
      </w:r>
    </w:p>
    <w:p w14:paraId="5282F5A8" w14:textId="5E577D34" w:rsidR="00E65BC8" w:rsidRPr="008F39C1" w:rsidRDefault="00A3034D" w:rsidP="00647803">
      <w:pPr>
        <w:pStyle w:val="Heading1Tex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A consolidated master list of all </w:t>
      </w:r>
      <w:r w:rsidR="002E1E39" w:rsidRPr="2C33CDF8">
        <w:rPr>
          <w:rFonts w:ascii="Calibri Light" w:eastAsia="Calibri Light" w:hAnsi="Calibri Light" w:cs="Calibri Light"/>
          <w:sz w:val="18"/>
          <w:szCs w:val="18"/>
        </w:rPr>
        <w:t xml:space="preserve">current </w:t>
      </w:r>
      <w:r w:rsidRPr="2C33CDF8">
        <w:rPr>
          <w:rFonts w:ascii="Calibri Light" w:eastAsia="Calibri Light" w:hAnsi="Calibri Light" w:cs="Calibri Light"/>
          <w:sz w:val="18"/>
          <w:szCs w:val="18"/>
        </w:rPr>
        <w:t xml:space="preserve">SCE correspondence can be found in APSE container </w:t>
      </w:r>
      <w:hyperlink r:id="rId13" w:history="1">
        <w:r w:rsidR="00D2224D" w:rsidRPr="2C33CDF8">
          <w:rPr>
            <w:rStyle w:val="Hyperlink"/>
            <w:rFonts w:ascii="Calibri Light" w:eastAsia="Calibri Light" w:hAnsi="Calibri Light" w:cs="Calibri Light"/>
            <w:i/>
            <w:sz w:val="18"/>
            <w:szCs w:val="18"/>
          </w:rPr>
          <w:t>General Document # 223 Correspondence Master List</w:t>
        </w:r>
      </w:hyperlink>
      <w:r w:rsidRPr="2C33CDF8">
        <w:rPr>
          <w:rFonts w:ascii="Calibri Light,Arial" w:eastAsia="Calibri Light,Arial" w:hAnsi="Calibri Light,Arial" w:cs="Calibri Light,Arial"/>
          <w:sz w:val="18"/>
          <w:szCs w:val="18"/>
        </w:rPr>
        <w:t>.</w:t>
      </w:r>
      <w:r w:rsidR="000F4EE0" w:rsidRPr="2C33CDF8">
        <w:rPr>
          <w:rFonts w:ascii="Calibri Light,Arial" w:eastAsia="Calibri Light,Arial" w:hAnsi="Calibri Light,Arial" w:cs="Calibri Light,Arial"/>
          <w:sz w:val="18"/>
          <w:szCs w:val="18"/>
        </w:rPr>
        <w:t xml:space="preserve"> </w:t>
      </w:r>
    </w:p>
    <w:p w14:paraId="401B5B40" w14:textId="251BE919" w:rsidR="00E0118B" w:rsidRPr="006B24F0" w:rsidRDefault="00B2644A" w:rsidP="003C6C8A">
      <w:pPr>
        <w:pStyle w:val="Heading2"/>
      </w:pPr>
      <w:bookmarkStart w:id="5" w:name="_Toc406588296"/>
      <w:bookmarkStart w:id="6" w:name="_Toc491613802"/>
      <w:bookmarkStart w:id="7" w:name="_Toc513448801"/>
      <w:r>
        <w:t xml:space="preserve">1.1 </w:t>
      </w:r>
      <w:r w:rsidR="00E0118B" w:rsidRPr="006B24F0">
        <w:t xml:space="preserve">Current Pain Points for </w:t>
      </w:r>
      <w:bookmarkEnd w:id="5"/>
      <w:r w:rsidR="00B333AA" w:rsidRPr="006B24F0">
        <w:t>Southern California Edison</w:t>
      </w:r>
      <w:bookmarkEnd w:id="6"/>
      <w:bookmarkEnd w:id="7"/>
    </w:p>
    <w:p w14:paraId="6F0352FB" w14:textId="2CD833DC" w:rsidR="009E4B2C" w:rsidRPr="009E4B2C" w:rsidRDefault="00214C78" w:rsidP="00F0069E">
      <w:pPr>
        <w:pStyle w:val="Heading1Text"/>
        <w:numPr>
          <w:ilvl w:val="0"/>
          <w:numId w:val="15"/>
        </w:numPr>
        <w:rPr>
          <w:rFonts w:ascii="Calibri Light" w:hAnsi="Calibri Light" w:cs="Arial"/>
          <w:noProof/>
          <w:sz w:val="18"/>
        </w:rPr>
      </w:pPr>
      <w:r>
        <w:rPr>
          <w:rFonts w:ascii="Calibri Light" w:hAnsi="Calibri Light" w:cs="Arial"/>
          <w:noProof/>
          <w:sz w:val="18"/>
        </w:rPr>
        <w:t xml:space="preserve">Today, </w:t>
      </w:r>
      <w:r w:rsidR="00AB48E7">
        <w:rPr>
          <w:rFonts w:ascii="Calibri Light" w:hAnsi="Calibri Light" w:cs="Arial"/>
          <w:noProof/>
          <w:sz w:val="18"/>
        </w:rPr>
        <w:t>BP</w:t>
      </w:r>
      <w:r w:rsidR="009E4B2C" w:rsidRPr="009E4B2C">
        <w:rPr>
          <w:rFonts w:ascii="Calibri Light" w:hAnsi="Calibri Light" w:cs="Arial"/>
          <w:noProof/>
          <w:sz w:val="18"/>
        </w:rPr>
        <w:t xml:space="preserve"> email addresses </w:t>
      </w:r>
      <w:r>
        <w:rPr>
          <w:rFonts w:ascii="Calibri Light" w:hAnsi="Calibri Light" w:cs="Arial"/>
          <w:noProof/>
          <w:sz w:val="18"/>
        </w:rPr>
        <w:t xml:space="preserve">and phone numbers can be stored in multiple systems and there is no existing system process to ensure they are synched up.  This results in us having inaccurate contact information and communication preferences. </w:t>
      </w:r>
    </w:p>
    <w:p w14:paraId="6D935420" w14:textId="046AAC53" w:rsidR="009E4B2C" w:rsidRPr="009E4B2C" w:rsidRDefault="00AB48E7" w:rsidP="00F0069E">
      <w:pPr>
        <w:pStyle w:val="Heading1Text"/>
        <w:numPr>
          <w:ilvl w:val="0"/>
          <w:numId w:val="15"/>
        </w:numPr>
        <w:rPr>
          <w:rFonts w:ascii="Calibri Light" w:hAnsi="Calibri Light" w:cs="Arial"/>
          <w:noProof/>
          <w:sz w:val="18"/>
        </w:rPr>
      </w:pPr>
      <w:r>
        <w:rPr>
          <w:rFonts w:ascii="Calibri Light" w:hAnsi="Calibri Light" w:cs="Arial"/>
          <w:noProof/>
          <w:sz w:val="18"/>
        </w:rPr>
        <w:t>BP</w:t>
      </w:r>
      <w:r w:rsidR="009E4B2C" w:rsidRPr="009E4B2C">
        <w:rPr>
          <w:rFonts w:ascii="Calibri Light" w:hAnsi="Calibri Light" w:cs="Arial"/>
          <w:noProof/>
          <w:sz w:val="18"/>
        </w:rPr>
        <w:t xml:space="preserve"> email address must be entered for each letter. System is not pulling email address from the </w:t>
      </w:r>
      <w:r>
        <w:rPr>
          <w:rFonts w:ascii="Calibri Light" w:hAnsi="Calibri Light" w:cs="Arial"/>
          <w:noProof/>
          <w:sz w:val="18"/>
        </w:rPr>
        <w:t>BP</w:t>
      </w:r>
      <w:r w:rsidR="009E4B2C" w:rsidRPr="009E4B2C">
        <w:rPr>
          <w:rFonts w:ascii="Calibri Light" w:hAnsi="Calibri Light" w:cs="Arial"/>
          <w:noProof/>
          <w:sz w:val="18"/>
        </w:rPr>
        <w:t xml:space="preserve"> record.</w:t>
      </w:r>
    </w:p>
    <w:p w14:paraId="480F5406" w14:textId="1DE53F60" w:rsidR="009E4B2C" w:rsidRDefault="009E4B2C" w:rsidP="00F0069E">
      <w:pPr>
        <w:pStyle w:val="Heading1Text"/>
        <w:numPr>
          <w:ilvl w:val="0"/>
          <w:numId w:val="15"/>
        </w:numPr>
        <w:rPr>
          <w:rFonts w:ascii="Calibri Light" w:hAnsi="Calibri Light" w:cs="Arial"/>
          <w:noProof/>
          <w:sz w:val="18"/>
        </w:rPr>
      </w:pPr>
      <w:r w:rsidRPr="009E4B2C">
        <w:rPr>
          <w:rFonts w:ascii="Calibri Light" w:hAnsi="Calibri Light" w:cs="Arial"/>
          <w:noProof/>
          <w:sz w:val="18"/>
        </w:rPr>
        <w:t xml:space="preserve">Inability to send </w:t>
      </w:r>
      <w:r w:rsidR="00600C38" w:rsidRPr="009E4B2C">
        <w:rPr>
          <w:rFonts w:ascii="Calibri Light" w:hAnsi="Calibri Light" w:cs="Arial"/>
          <w:noProof/>
          <w:sz w:val="18"/>
        </w:rPr>
        <w:t>customiz</w:t>
      </w:r>
      <w:r w:rsidR="00600C38">
        <w:rPr>
          <w:rFonts w:ascii="Calibri Light" w:hAnsi="Calibri Light" w:cs="Arial"/>
          <w:noProof/>
          <w:sz w:val="18"/>
        </w:rPr>
        <w:t xml:space="preserve">ed </w:t>
      </w:r>
      <w:r w:rsidRPr="009E4B2C">
        <w:rPr>
          <w:rFonts w:ascii="Calibri Light" w:hAnsi="Calibri Light" w:cs="Arial"/>
          <w:noProof/>
          <w:sz w:val="18"/>
        </w:rPr>
        <w:t>letters to a target group, i.e. specific offering/content for each recipient.</w:t>
      </w:r>
    </w:p>
    <w:p w14:paraId="32E2CE3B" w14:textId="34E00E48" w:rsidR="00497868" w:rsidRPr="009E4B2C" w:rsidRDefault="00497868" w:rsidP="00F0069E">
      <w:pPr>
        <w:pStyle w:val="Heading1Text"/>
        <w:numPr>
          <w:ilvl w:val="0"/>
          <w:numId w:val="15"/>
        </w:numPr>
        <w:rPr>
          <w:rFonts w:ascii="Calibri Light" w:hAnsi="Calibri Light" w:cs="Arial"/>
          <w:noProof/>
          <w:sz w:val="18"/>
        </w:rPr>
      </w:pPr>
      <w:r>
        <w:rPr>
          <w:rFonts w:ascii="Calibri Light" w:hAnsi="Calibri Light" w:cs="Arial"/>
          <w:noProof/>
          <w:sz w:val="18"/>
        </w:rPr>
        <w:t xml:space="preserve">Inability to send customized attachments to a target group, i.e. rate analysis specific to the </w:t>
      </w:r>
      <w:r w:rsidR="00AB48E7">
        <w:rPr>
          <w:rFonts w:ascii="Calibri Light" w:hAnsi="Calibri Light" w:cs="Arial"/>
          <w:noProof/>
          <w:sz w:val="18"/>
        </w:rPr>
        <w:t>BP</w:t>
      </w:r>
      <w:r>
        <w:rPr>
          <w:rFonts w:ascii="Calibri Light" w:hAnsi="Calibri Light" w:cs="Arial"/>
          <w:noProof/>
          <w:sz w:val="18"/>
        </w:rPr>
        <w:t xml:space="preserve"> or contact verification request specific to the </w:t>
      </w:r>
      <w:r w:rsidR="00AB48E7">
        <w:rPr>
          <w:rFonts w:ascii="Calibri Light" w:hAnsi="Calibri Light" w:cs="Arial"/>
          <w:noProof/>
          <w:sz w:val="18"/>
        </w:rPr>
        <w:t>BP</w:t>
      </w:r>
    </w:p>
    <w:p w14:paraId="0F174286" w14:textId="5042D416" w:rsidR="009E4B2C" w:rsidRPr="009E4B2C" w:rsidRDefault="009E4B2C" w:rsidP="00F0069E">
      <w:pPr>
        <w:pStyle w:val="Heading1Text"/>
        <w:numPr>
          <w:ilvl w:val="0"/>
          <w:numId w:val="15"/>
        </w:numPr>
        <w:rPr>
          <w:rFonts w:ascii="Calibri Light" w:hAnsi="Calibri Light" w:cs="Arial"/>
          <w:noProof/>
          <w:sz w:val="18"/>
        </w:rPr>
      </w:pPr>
      <w:r w:rsidRPr="009E4B2C">
        <w:rPr>
          <w:rFonts w:ascii="Calibri Light" w:hAnsi="Calibri Light" w:cs="Arial"/>
          <w:noProof/>
          <w:sz w:val="18"/>
        </w:rPr>
        <w:t xml:space="preserve">Inability to send to </w:t>
      </w:r>
      <w:r w:rsidR="00AB48E7">
        <w:rPr>
          <w:rFonts w:ascii="Calibri Light" w:hAnsi="Calibri Light" w:cs="Arial"/>
          <w:noProof/>
          <w:sz w:val="18"/>
        </w:rPr>
        <w:t>BP</w:t>
      </w:r>
      <w:r w:rsidRPr="009E4B2C">
        <w:rPr>
          <w:rFonts w:ascii="Calibri Light" w:hAnsi="Calibri Light" w:cs="Arial"/>
          <w:noProof/>
          <w:sz w:val="18"/>
        </w:rPr>
        <w:t xml:space="preserve">s by target list (not all </w:t>
      </w:r>
      <w:r w:rsidR="00AB48E7">
        <w:rPr>
          <w:rFonts w:ascii="Calibri Light" w:hAnsi="Calibri Light" w:cs="Arial"/>
          <w:noProof/>
          <w:sz w:val="18"/>
        </w:rPr>
        <w:t>BP</w:t>
      </w:r>
      <w:r w:rsidRPr="009E4B2C">
        <w:rPr>
          <w:rFonts w:ascii="Calibri Light" w:hAnsi="Calibri Light" w:cs="Arial"/>
          <w:noProof/>
          <w:sz w:val="18"/>
        </w:rPr>
        <w:t xml:space="preserve">s sign up for My Account or have email addresses – </w:t>
      </w:r>
      <w:r w:rsidR="00600C38">
        <w:rPr>
          <w:rFonts w:ascii="Calibri Light" w:hAnsi="Calibri Light" w:cs="Arial"/>
          <w:noProof/>
          <w:sz w:val="18"/>
        </w:rPr>
        <w:t xml:space="preserve">correspondence can only be sent to </w:t>
      </w:r>
      <w:r w:rsidR="00AB48E7">
        <w:rPr>
          <w:rFonts w:ascii="Calibri Light" w:hAnsi="Calibri Light" w:cs="Arial"/>
          <w:noProof/>
          <w:sz w:val="18"/>
        </w:rPr>
        <w:t>BP</w:t>
      </w:r>
      <w:r w:rsidR="00600C38">
        <w:rPr>
          <w:rFonts w:ascii="Calibri Light" w:hAnsi="Calibri Light" w:cs="Arial"/>
          <w:noProof/>
          <w:sz w:val="18"/>
        </w:rPr>
        <w:t xml:space="preserve">s that have My Account/email </w:t>
      </w:r>
      <w:r w:rsidRPr="009E4B2C">
        <w:rPr>
          <w:rFonts w:ascii="Calibri Light" w:hAnsi="Calibri Light" w:cs="Arial"/>
          <w:noProof/>
          <w:sz w:val="18"/>
        </w:rPr>
        <w:t>) A mandated print version is created as a result in addition to My Account/Email</w:t>
      </w:r>
    </w:p>
    <w:p w14:paraId="0A5FC814" w14:textId="77777777" w:rsidR="009E4B2C" w:rsidRPr="009E4B2C" w:rsidRDefault="009E4B2C" w:rsidP="00F0069E">
      <w:pPr>
        <w:pStyle w:val="Heading1Text"/>
        <w:numPr>
          <w:ilvl w:val="0"/>
          <w:numId w:val="15"/>
        </w:numPr>
        <w:rPr>
          <w:rFonts w:ascii="Calibri Light" w:hAnsi="Calibri Light" w:cs="Arial"/>
          <w:noProof/>
          <w:sz w:val="18"/>
        </w:rPr>
      </w:pPr>
      <w:r w:rsidRPr="009E4B2C">
        <w:rPr>
          <w:rFonts w:ascii="Calibri Light" w:hAnsi="Calibri Light" w:cs="Arial"/>
          <w:noProof/>
          <w:sz w:val="18"/>
        </w:rPr>
        <w:t>Resending letters is not possible (letter must be re-created)</w:t>
      </w:r>
    </w:p>
    <w:p w14:paraId="58EE33A4" w14:textId="3B96F736" w:rsidR="009E4B2C" w:rsidRPr="009E4B2C" w:rsidRDefault="009E4B2C" w:rsidP="00F0069E">
      <w:pPr>
        <w:pStyle w:val="Heading1Text"/>
        <w:numPr>
          <w:ilvl w:val="0"/>
          <w:numId w:val="15"/>
        </w:numPr>
        <w:rPr>
          <w:rFonts w:ascii="Calibri Light" w:hAnsi="Calibri Light" w:cs="Arial"/>
          <w:noProof/>
          <w:sz w:val="18"/>
        </w:rPr>
      </w:pPr>
      <w:r w:rsidRPr="009E4B2C">
        <w:rPr>
          <w:rFonts w:ascii="Calibri Light" w:hAnsi="Calibri Light" w:cs="Arial"/>
          <w:noProof/>
          <w:sz w:val="18"/>
        </w:rPr>
        <w:t xml:space="preserve">Capturing touch points with </w:t>
      </w:r>
      <w:r w:rsidR="00AB48E7">
        <w:rPr>
          <w:rFonts w:ascii="Calibri Light" w:hAnsi="Calibri Light" w:cs="Arial"/>
          <w:noProof/>
          <w:sz w:val="18"/>
        </w:rPr>
        <w:t>BP</w:t>
      </w:r>
      <w:r w:rsidRPr="009E4B2C">
        <w:rPr>
          <w:rFonts w:ascii="Calibri Light" w:hAnsi="Calibri Light" w:cs="Arial"/>
          <w:noProof/>
          <w:sz w:val="18"/>
        </w:rPr>
        <w:t>s. Track</w:t>
      </w:r>
      <w:r w:rsidR="00CE4C78">
        <w:rPr>
          <w:rFonts w:ascii="Calibri Light" w:hAnsi="Calibri Light" w:cs="Arial"/>
          <w:noProof/>
          <w:sz w:val="18"/>
        </w:rPr>
        <w:t>ing</w:t>
      </w:r>
      <w:r w:rsidRPr="009E4B2C">
        <w:rPr>
          <w:rFonts w:ascii="Calibri Light" w:hAnsi="Calibri Light" w:cs="Arial"/>
          <w:noProof/>
          <w:sz w:val="18"/>
        </w:rPr>
        <w:t xml:space="preserve"> what and when </w:t>
      </w:r>
      <w:r w:rsidR="00AB48E7">
        <w:rPr>
          <w:rFonts w:ascii="Calibri Light" w:hAnsi="Calibri Light" w:cs="Arial"/>
          <w:noProof/>
          <w:sz w:val="18"/>
        </w:rPr>
        <w:t>BP</w:t>
      </w:r>
      <w:r w:rsidRPr="009E4B2C">
        <w:rPr>
          <w:rFonts w:ascii="Calibri Light" w:hAnsi="Calibri Light" w:cs="Arial"/>
          <w:noProof/>
          <w:sz w:val="18"/>
        </w:rPr>
        <w:t>s are receiving communications. (e.g. receiving multiple promotional emails in the same month)</w:t>
      </w:r>
    </w:p>
    <w:p w14:paraId="5FC94C4E" w14:textId="14C416FF" w:rsidR="00E20FC6" w:rsidRPr="00AF090E" w:rsidRDefault="009E4B2C" w:rsidP="0093004E">
      <w:pPr>
        <w:pStyle w:val="Heading1Text"/>
        <w:numPr>
          <w:ilvl w:val="0"/>
          <w:numId w:val="15"/>
        </w:numPr>
        <w:rPr>
          <w:rFonts w:ascii="Calibri Light" w:hAnsi="Calibri Light" w:cs="Arial"/>
        </w:rPr>
      </w:pPr>
      <w:r w:rsidRPr="009E4B2C">
        <w:rPr>
          <w:rFonts w:ascii="Calibri Light" w:hAnsi="Calibri Light" w:cs="Arial"/>
          <w:noProof/>
          <w:sz w:val="18"/>
        </w:rPr>
        <w:t>No central storage of correspondence</w:t>
      </w:r>
    </w:p>
    <w:p w14:paraId="069880DD" w14:textId="58D0858C" w:rsidR="00AF090E" w:rsidRPr="008B5666" w:rsidRDefault="00AF090E" w:rsidP="0093004E">
      <w:pPr>
        <w:pStyle w:val="Heading1Text"/>
        <w:numPr>
          <w:ilvl w:val="0"/>
          <w:numId w:val="15"/>
        </w:numPr>
        <w:rPr>
          <w:rFonts w:ascii="Calibri Light" w:hAnsi="Calibri Light" w:cs="Arial"/>
          <w:noProof/>
          <w:sz w:val="18"/>
        </w:rPr>
      </w:pPr>
      <w:r w:rsidRPr="008B5666">
        <w:rPr>
          <w:rFonts w:ascii="Calibri Light" w:hAnsi="Calibri Light" w:cs="Arial"/>
          <w:noProof/>
          <w:sz w:val="18"/>
        </w:rPr>
        <w:t xml:space="preserve">No system controls today to ensure we are not ‘over’ communicating to a </w:t>
      </w:r>
      <w:r w:rsidR="00AB48E7" w:rsidRPr="008B5666">
        <w:rPr>
          <w:rFonts w:ascii="Calibri Light" w:hAnsi="Calibri Light" w:cs="Arial"/>
          <w:noProof/>
          <w:sz w:val="18"/>
        </w:rPr>
        <w:t>BP</w:t>
      </w:r>
      <w:r w:rsidRPr="008B5666">
        <w:rPr>
          <w:rFonts w:ascii="Calibri Light" w:hAnsi="Calibri Light" w:cs="Arial"/>
          <w:noProof/>
          <w:sz w:val="18"/>
        </w:rPr>
        <w:t>.</w:t>
      </w:r>
    </w:p>
    <w:p w14:paraId="3E0F8EF9" w14:textId="1F98C8F1" w:rsidR="00AF090E" w:rsidRPr="008B5666" w:rsidRDefault="00AF090E" w:rsidP="0093004E">
      <w:pPr>
        <w:pStyle w:val="Heading1Text"/>
        <w:numPr>
          <w:ilvl w:val="0"/>
          <w:numId w:val="15"/>
        </w:numPr>
        <w:rPr>
          <w:rFonts w:ascii="Calibri Light" w:hAnsi="Calibri Light" w:cs="Arial"/>
          <w:noProof/>
          <w:sz w:val="18"/>
        </w:rPr>
      </w:pPr>
      <w:r w:rsidRPr="008B5666">
        <w:rPr>
          <w:rFonts w:ascii="Calibri Light" w:hAnsi="Calibri Light" w:cs="Arial"/>
          <w:noProof/>
          <w:sz w:val="18"/>
        </w:rPr>
        <w:t>No system controls to prioritize digital communications that are sent to a BP (e.g., outage alert has high</w:t>
      </w:r>
      <w:r w:rsidR="00F11F25" w:rsidRPr="008B5666">
        <w:rPr>
          <w:rFonts w:ascii="Calibri Light" w:hAnsi="Calibri Light" w:cs="Arial"/>
          <w:noProof/>
          <w:sz w:val="18"/>
        </w:rPr>
        <w:t>er</w:t>
      </w:r>
      <w:r w:rsidRPr="008B5666">
        <w:rPr>
          <w:rFonts w:ascii="Calibri Light" w:hAnsi="Calibri Light" w:cs="Arial"/>
          <w:noProof/>
          <w:sz w:val="18"/>
        </w:rPr>
        <w:t xml:space="preserve"> priority than marketing communication).</w:t>
      </w:r>
    </w:p>
    <w:p w14:paraId="2A7E73EA" w14:textId="65A20C63" w:rsidR="00AF090E" w:rsidRDefault="00AF090E" w:rsidP="0093004E">
      <w:pPr>
        <w:pStyle w:val="Heading1Text"/>
        <w:numPr>
          <w:ilvl w:val="0"/>
          <w:numId w:val="15"/>
        </w:numPr>
        <w:rPr>
          <w:rFonts w:ascii="Calibri Light" w:hAnsi="Calibri Light" w:cs="Arial"/>
          <w:noProof/>
          <w:sz w:val="18"/>
        </w:rPr>
      </w:pPr>
      <w:r w:rsidRPr="008B5666">
        <w:rPr>
          <w:rFonts w:ascii="Calibri Light" w:hAnsi="Calibri Light" w:cs="Arial"/>
          <w:noProof/>
          <w:sz w:val="18"/>
        </w:rPr>
        <w:t xml:space="preserve">Our current notification systems cannot support sending high volumes of alerts in a timely fashion (e.g., storm conditions requiring high volumes of outage alerts to be sent to </w:t>
      </w:r>
      <w:r w:rsidR="00AB48E7" w:rsidRPr="008B5666">
        <w:rPr>
          <w:rFonts w:ascii="Calibri Light" w:hAnsi="Calibri Light" w:cs="Arial"/>
          <w:noProof/>
          <w:sz w:val="18"/>
        </w:rPr>
        <w:t>BP</w:t>
      </w:r>
      <w:r w:rsidRPr="008B5666">
        <w:rPr>
          <w:rFonts w:ascii="Calibri Light" w:hAnsi="Calibri Light" w:cs="Arial"/>
          <w:noProof/>
          <w:sz w:val="18"/>
        </w:rPr>
        <w:t xml:space="preserve">s) </w:t>
      </w:r>
    </w:p>
    <w:p w14:paraId="2540AD94" w14:textId="77777777" w:rsidR="000A5975" w:rsidRPr="008B5666" w:rsidRDefault="000A5975" w:rsidP="000A5975">
      <w:pPr>
        <w:pStyle w:val="Heading1Text"/>
        <w:ind w:left="1080"/>
        <w:rPr>
          <w:rFonts w:ascii="Calibri Light" w:hAnsi="Calibri Light" w:cs="Arial"/>
          <w:noProof/>
          <w:sz w:val="18"/>
        </w:rPr>
      </w:pPr>
    </w:p>
    <w:p w14:paraId="033A643D" w14:textId="3ACA3947" w:rsidR="00E20FC6" w:rsidRPr="00E20FC6" w:rsidRDefault="00B2644A" w:rsidP="003C6C8A">
      <w:pPr>
        <w:pStyle w:val="Heading2"/>
      </w:pPr>
      <w:bookmarkStart w:id="8" w:name="_Toc406588297"/>
      <w:bookmarkStart w:id="9" w:name="_Toc491613803"/>
      <w:bookmarkStart w:id="10" w:name="_Toc513448802"/>
      <w:r>
        <w:lastRenderedPageBreak/>
        <w:t xml:space="preserve">1.2 </w:t>
      </w:r>
      <w:r w:rsidR="00E0118B" w:rsidRPr="006B24F0">
        <w:t>Responsible Parties</w:t>
      </w:r>
      <w:bookmarkEnd w:id="8"/>
      <w:bookmarkEnd w:id="9"/>
      <w:bookmarkEnd w:id="10"/>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567"/>
        <w:gridCol w:w="4747"/>
      </w:tblGrid>
      <w:tr w:rsidR="00E0118B" w:rsidRPr="00CD4E29" w14:paraId="559ECDF7" w14:textId="77777777" w:rsidTr="00EF5230">
        <w:trPr>
          <w:cantSplit/>
          <w:trHeight w:val="432"/>
          <w:tblHeader/>
        </w:trPr>
        <w:tc>
          <w:tcPr>
            <w:tcW w:w="4567" w:type="dxa"/>
            <w:tcBorders>
              <w:top w:val="threeDEmboss" w:sz="6" w:space="0" w:color="auto"/>
              <w:bottom w:val="threeDEmboss" w:sz="6" w:space="0" w:color="auto"/>
            </w:tcBorders>
            <w:shd w:val="clear" w:color="auto" w:fill="F9FBAF"/>
            <w:vAlign w:val="center"/>
          </w:tcPr>
          <w:p w14:paraId="157DF6F9" w14:textId="77777777" w:rsidR="00E0118B" w:rsidRPr="00CD4E29" w:rsidRDefault="00E0118B" w:rsidP="0035091A">
            <w:pPr>
              <w:pStyle w:val="TableHeader-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Contact</w:t>
            </w:r>
          </w:p>
        </w:tc>
        <w:tc>
          <w:tcPr>
            <w:tcW w:w="4747" w:type="dxa"/>
            <w:tcBorders>
              <w:top w:val="threeDEmboss" w:sz="6" w:space="0" w:color="auto"/>
              <w:bottom w:val="threeDEmboss" w:sz="6" w:space="0" w:color="auto"/>
            </w:tcBorders>
            <w:shd w:val="clear" w:color="auto" w:fill="F9FBAF"/>
            <w:vAlign w:val="center"/>
          </w:tcPr>
          <w:p w14:paraId="1C787EA2" w14:textId="77777777" w:rsidR="00E0118B" w:rsidRPr="00CD4E29" w:rsidRDefault="00E0118B" w:rsidP="0035091A">
            <w:pPr>
              <w:pStyle w:val="TableHeader-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Contact Person</w:t>
            </w:r>
          </w:p>
        </w:tc>
      </w:tr>
      <w:tr w:rsidR="00E65BC8" w:rsidRPr="00CD4E29" w14:paraId="5605A225" w14:textId="77777777" w:rsidTr="00EF5230">
        <w:trPr>
          <w:cantSplit/>
          <w:trHeight w:val="432"/>
        </w:trPr>
        <w:tc>
          <w:tcPr>
            <w:tcW w:w="4567" w:type="dxa"/>
            <w:tcBorders>
              <w:top w:val="threeDEmboss" w:sz="6" w:space="0" w:color="auto"/>
            </w:tcBorders>
            <w:vAlign w:val="center"/>
          </w:tcPr>
          <w:p w14:paraId="485050A6" w14:textId="77777777" w:rsidR="00E65BC8" w:rsidRPr="00CD4E29"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Southern California Edison Business Process Owner</w:t>
            </w:r>
          </w:p>
        </w:tc>
        <w:tc>
          <w:tcPr>
            <w:tcW w:w="4747" w:type="dxa"/>
            <w:tcBorders>
              <w:top w:val="threeDEmboss" w:sz="6" w:space="0" w:color="auto"/>
            </w:tcBorders>
            <w:vAlign w:val="center"/>
          </w:tcPr>
          <w:p w14:paraId="4C32DAED" w14:textId="594D652A" w:rsidR="00E65BC8" w:rsidRPr="00CD4E29"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Janet Covington</w:t>
            </w:r>
          </w:p>
        </w:tc>
      </w:tr>
      <w:tr w:rsidR="00E65BC8" w:rsidRPr="00CD4E29" w14:paraId="60FCAC8F" w14:textId="77777777" w:rsidTr="00EF5230">
        <w:trPr>
          <w:cantSplit/>
          <w:trHeight w:val="432"/>
        </w:trPr>
        <w:tc>
          <w:tcPr>
            <w:tcW w:w="4567" w:type="dxa"/>
            <w:vAlign w:val="center"/>
          </w:tcPr>
          <w:p w14:paraId="312A3C6F" w14:textId="77777777" w:rsidR="00E65BC8" w:rsidRPr="00CD4E29"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Southern California Edison Lead</w:t>
            </w:r>
          </w:p>
        </w:tc>
        <w:tc>
          <w:tcPr>
            <w:tcW w:w="4747" w:type="dxa"/>
            <w:vAlign w:val="center"/>
          </w:tcPr>
          <w:p w14:paraId="3C5D43BE" w14:textId="673C9335" w:rsidR="00E65BC8" w:rsidRPr="00CD4E29"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Christine Evans</w:t>
            </w:r>
          </w:p>
        </w:tc>
      </w:tr>
      <w:tr w:rsidR="00E65BC8" w:rsidRPr="00CD4E29" w14:paraId="73B37C37" w14:textId="77777777" w:rsidTr="00EF5230">
        <w:trPr>
          <w:cantSplit/>
          <w:trHeight w:val="432"/>
        </w:trPr>
        <w:tc>
          <w:tcPr>
            <w:tcW w:w="4567" w:type="dxa"/>
            <w:vAlign w:val="center"/>
          </w:tcPr>
          <w:p w14:paraId="5874D04D" w14:textId="77777777" w:rsidR="00E65BC8" w:rsidRPr="00CD4E29"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HCL Functional Lead</w:t>
            </w:r>
          </w:p>
        </w:tc>
        <w:tc>
          <w:tcPr>
            <w:tcW w:w="4747" w:type="dxa"/>
            <w:vAlign w:val="center"/>
          </w:tcPr>
          <w:p w14:paraId="1467F876" w14:textId="7C74AD46" w:rsidR="00E65BC8" w:rsidRPr="00CD4E29"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Adrianus Halim</w:t>
            </w:r>
          </w:p>
        </w:tc>
      </w:tr>
      <w:tr w:rsidR="00E65BC8" w:rsidRPr="00CD4E29" w14:paraId="19421443" w14:textId="77777777" w:rsidTr="00EF5230">
        <w:trPr>
          <w:cantSplit/>
          <w:trHeight w:val="432"/>
        </w:trPr>
        <w:tc>
          <w:tcPr>
            <w:tcW w:w="4567" w:type="dxa"/>
            <w:vAlign w:val="center"/>
          </w:tcPr>
          <w:p w14:paraId="47B13068" w14:textId="77777777" w:rsidR="00E65BC8" w:rsidRPr="00CD4E29"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Solution Architect</w:t>
            </w:r>
          </w:p>
        </w:tc>
        <w:tc>
          <w:tcPr>
            <w:tcW w:w="4747" w:type="dxa"/>
            <w:vAlign w:val="center"/>
          </w:tcPr>
          <w:p w14:paraId="739AEB4E" w14:textId="5E063138" w:rsidR="00E65BC8" w:rsidRPr="00CD4E29"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Pedro Costa</w:t>
            </w:r>
          </w:p>
        </w:tc>
      </w:tr>
      <w:tr w:rsidR="00E65BC8" w:rsidRPr="00CD4E29" w14:paraId="63ADE9D9" w14:textId="77777777" w:rsidTr="00EF5230">
        <w:trPr>
          <w:cantSplit/>
          <w:trHeight w:val="432"/>
        </w:trPr>
        <w:tc>
          <w:tcPr>
            <w:tcW w:w="4567" w:type="dxa"/>
            <w:vAlign w:val="center"/>
          </w:tcPr>
          <w:p w14:paraId="17100ACF" w14:textId="77777777" w:rsidR="00E65BC8" w:rsidRPr="00CD4E29"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Front Office or Back Office Lead</w:t>
            </w:r>
          </w:p>
        </w:tc>
        <w:tc>
          <w:tcPr>
            <w:tcW w:w="4747" w:type="dxa"/>
            <w:vAlign w:val="center"/>
          </w:tcPr>
          <w:p w14:paraId="5D7B7114" w14:textId="10645515" w:rsidR="00E65BC8" w:rsidRPr="00CD4E29"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Christine Evans</w:t>
            </w:r>
          </w:p>
        </w:tc>
      </w:tr>
      <w:tr w:rsidR="00E65BC8" w:rsidRPr="00CD4E29" w14:paraId="35807C44" w14:textId="77777777" w:rsidTr="00EF5230">
        <w:trPr>
          <w:cantSplit/>
          <w:trHeight w:val="432"/>
        </w:trPr>
        <w:tc>
          <w:tcPr>
            <w:tcW w:w="4567" w:type="dxa"/>
            <w:vAlign w:val="center"/>
          </w:tcPr>
          <w:p w14:paraId="21F12504" w14:textId="77777777" w:rsidR="00E65BC8" w:rsidRPr="00CD4E29"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Subject Matter Experts</w:t>
            </w:r>
          </w:p>
        </w:tc>
        <w:tc>
          <w:tcPr>
            <w:tcW w:w="4747" w:type="dxa"/>
            <w:vAlign w:val="center"/>
          </w:tcPr>
          <w:p w14:paraId="25CFD826" w14:textId="77777777" w:rsidR="00E65BC8" w:rsidRPr="00E65BC8"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Janine Aumont </w:t>
            </w:r>
          </w:p>
          <w:p w14:paraId="31A3E47A" w14:textId="77777777" w:rsidR="00E65BC8" w:rsidRPr="00E65BC8"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Scott Hirth</w:t>
            </w:r>
          </w:p>
          <w:p w14:paraId="38A3BC7B" w14:textId="77777777" w:rsidR="00E65BC8"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Debbie Tillman</w:t>
            </w:r>
          </w:p>
          <w:p w14:paraId="47987A3F" w14:textId="77777777" w:rsidR="00AF090E" w:rsidRDefault="00AF090E"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Danielle Manzano</w:t>
            </w:r>
          </w:p>
          <w:p w14:paraId="6CB1CC24" w14:textId="4DF02098" w:rsidR="001F6275" w:rsidRDefault="001F6275"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Kristen James</w:t>
            </w:r>
          </w:p>
          <w:p w14:paraId="110731BC" w14:textId="77777777" w:rsidR="00AF090E" w:rsidRDefault="00AF090E"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Rudy Rodriguez</w:t>
            </w:r>
          </w:p>
          <w:p w14:paraId="49657D47" w14:textId="77777777" w:rsidR="00AF090E" w:rsidRDefault="00AF090E"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Araceli Perez</w:t>
            </w:r>
          </w:p>
          <w:p w14:paraId="3B25D59B" w14:textId="3302E71C" w:rsidR="00AF090E" w:rsidRPr="00CD4E29" w:rsidRDefault="00AF090E"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Yumi Takayama</w:t>
            </w:r>
          </w:p>
        </w:tc>
      </w:tr>
      <w:tr w:rsidR="00E65BC8" w:rsidRPr="00CD4E29" w14:paraId="4CD8F89B" w14:textId="77777777" w:rsidTr="00EF5230">
        <w:trPr>
          <w:cantSplit/>
          <w:trHeight w:val="432"/>
        </w:trPr>
        <w:tc>
          <w:tcPr>
            <w:tcW w:w="4567" w:type="dxa"/>
            <w:vAlign w:val="center"/>
          </w:tcPr>
          <w:p w14:paraId="1D2C1831" w14:textId="5583F864" w:rsidR="00E65BC8" w:rsidRPr="00CD4E29"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Key User Group</w:t>
            </w:r>
          </w:p>
        </w:tc>
        <w:tc>
          <w:tcPr>
            <w:tcW w:w="4747" w:type="dxa"/>
            <w:vAlign w:val="center"/>
          </w:tcPr>
          <w:p w14:paraId="562C3C73" w14:textId="7E79276F" w:rsidR="00E65BC8" w:rsidRPr="00E65BC8"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Customer Contact Center (CCC)</w:t>
            </w:r>
          </w:p>
          <w:p w14:paraId="07B5F735" w14:textId="18B31FA9" w:rsidR="00E65BC8"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Business Customer Division (BCD)</w:t>
            </w:r>
          </w:p>
          <w:p w14:paraId="2FB84428" w14:textId="33F011B8" w:rsidR="00AF090E" w:rsidRDefault="00AB48E7"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BP</w:t>
            </w:r>
            <w:r w:rsidR="00AF090E" w:rsidRPr="2C33CDF8">
              <w:rPr>
                <w:rFonts w:ascii="Calibri Light" w:eastAsia="Calibri Light" w:hAnsi="Calibri Light" w:cs="Calibri Light"/>
                <w:sz w:val="18"/>
                <w:szCs w:val="18"/>
              </w:rPr>
              <w:t xml:space="preserve"> Programs &amp; Services (CP&amp;S)</w:t>
            </w:r>
          </w:p>
          <w:p w14:paraId="7AF62968" w14:textId="77777777" w:rsidR="00AF090E" w:rsidRDefault="00AF090E"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RSO Billing</w:t>
            </w:r>
          </w:p>
          <w:p w14:paraId="3FA8E153" w14:textId="0D7812C0" w:rsidR="00AF090E" w:rsidRPr="00CD4E29" w:rsidRDefault="00AF090E"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RSO CAPS</w:t>
            </w:r>
          </w:p>
        </w:tc>
      </w:tr>
    </w:tbl>
    <w:p w14:paraId="3AC628C7" w14:textId="509F61CF" w:rsidR="00E0118B" w:rsidRPr="006B24F0" w:rsidRDefault="00B2644A" w:rsidP="003C6C8A">
      <w:pPr>
        <w:pStyle w:val="Heading2"/>
      </w:pPr>
      <w:bookmarkStart w:id="11" w:name="_Toc406588298"/>
      <w:bookmarkStart w:id="12" w:name="_Toc491613804"/>
      <w:bookmarkStart w:id="13" w:name="_Toc513448803"/>
      <w:r>
        <w:t xml:space="preserve">1.3 </w:t>
      </w:r>
      <w:r w:rsidR="00E0118B" w:rsidRPr="006B24F0">
        <w:t>Document Control</w:t>
      </w:r>
      <w:bookmarkEnd w:id="11"/>
      <w:bookmarkEnd w:id="12"/>
      <w:bookmarkEnd w:id="13"/>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002"/>
        <w:gridCol w:w="3798"/>
        <w:gridCol w:w="1547"/>
        <w:gridCol w:w="2967"/>
      </w:tblGrid>
      <w:tr w:rsidR="00E0118B" w:rsidRPr="00CD4E29" w14:paraId="3D18F965" w14:textId="77777777" w:rsidTr="00E65BC8">
        <w:trPr>
          <w:cantSplit/>
          <w:trHeight w:val="432"/>
          <w:tblHeader/>
        </w:trPr>
        <w:tc>
          <w:tcPr>
            <w:tcW w:w="1002" w:type="dxa"/>
            <w:tcBorders>
              <w:top w:val="threeDEmboss" w:sz="6" w:space="0" w:color="auto"/>
              <w:bottom w:val="threeDEmboss" w:sz="6" w:space="0" w:color="auto"/>
            </w:tcBorders>
            <w:shd w:val="clear" w:color="auto" w:fill="F9FBAF"/>
            <w:vAlign w:val="center"/>
          </w:tcPr>
          <w:p w14:paraId="5F17254B" w14:textId="77777777" w:rsidR="00E0118B" w:rsidRPr="00CD4E29" w:rsidRDefault="00E0118B" w:rsidP="0035091A">
            <w:pPr>
              <w:pStyle w:val="TableHeader-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Version</w:t>
            </w:r>
          </w:p>
        </w:tc>
        <w:tc>
          <w:tcPr>
            <w:tcW w:w="3798" w:type="dxa"/>
            <w:tcBorders>
              <w:top w:val="threeDEmboss" w:sz="6" w:space="0" w:color="auto"/>
              <w:bottom w:val="threeDEmboss" w:sz="6" w:space="0" w:color="auto"/>
            </w:tcBorders>
            <w:shd w:val="clear" w:color="auto" w:fill="F9FBAF"/>
            <w:vAlign w:val="center"/>
          </w:tcPr>
          <w:p w14:paraId="15FEA7A2" w14:textId="77777777" w:rsidR="00E0118B" w:rsidRPr="00CD4E29" w:rsidRDefault="00E0118B" w:rsidP="0035091A">
            <w:pPr>
              <w:pStyle w:val="TableHeader-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Description of Change</w:t>
            </w:r>
          </w:p>
        </w:tc>
        <w:tc>
          <w:tcPr>
            <w:tcW w:w="1547" w:type="dxa"/>
            <w:tcBorders>
              <w:top w:val="threeDEmboss" w:sz="6" w:space="0" w:color="auto"/>
              <w:bottom w:val="threeDEmboss" w:sz="6" w:space="0" w:color="auto"/>
            </w:tcBorders>
            <w:shd w:val="clear" w:color="auto" w:fill="F9FBAF"/>
            <w:vAlign w:val="center"/>
          </w:tcPr>
          <w:p w14:paraId="6571AF37" w14:textId="77777777" w:rsidR="00E0118B" w:rsidRPr="00CD4E29" w:rsidRDefault="00E0118B" w:rsidP="0035091A">
            <w:pPr>
              <w:pStyle w:val="TableHeader-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Date</w:t>
            </w:r>
          </w:p>
        </w:tc>
        <w:tc>
          <w:tcPr>
            <w:tcW w:w="2967" w:type="dxa"/>
            <w:tcBorders>
              <w:top w:val="threeDEmboss" w:sz="6" w:space="0" w:color="auto"/>
              <w:bottom w:val="threeDEmboss" w:sz="6" w:space="0" w:color="auto"/>
            </w:tcBorders>
            <w:shd w:val="clear" w:color="auto" w:fill="F9FBAF"/>
            <w:vAlign w:val="center"/>
          </w:tcPr>
          <w:p w14:paraId="555BC81E" w14:textId="77777777" w:rsidR="00E0118B" w:rsidRPr="00CD4E29" w:rsidRDefault="00E0118B" w:rsidP="0035091A">
            <w:pPr>
              <w:pStyle w:val="TableHeader-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Author</w:t>
            </w:r>
          </w:p>
        </w:tc>
      </w:tr>
      <w:tr w:rsidR="00E65BC8" w:rsidRPr="00CD4E29" w14:paraId="13CF4B72" w14:textId="77777777" w:rsidTr="00E65BC8">
        <w:trPr>
          <w:cantSplit/>
          <w:trHeight w:val="432"/>
        </w:trPr>
        <w:tc>
          <w:tcPr>
            <w:tcW w:w="1002" w:type="dxa"/>
            <w:tcBorders>
              <w:top w:val="threeDEmboss" w:sz="6" w:space="0" w:color="auto"/>
            </w:tcBorders>
            <w:vAlign w:val="center"/>
          </w:tcPr>
          <w:p w14:paraId="02247103" w14:textId="68FCF895" w:rsidR="00E65BC8" w:rsidRPr="00CD4E29"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0.1</w:t>
            </w:r>
          </w:p>
        </w:tc>
        <w:tc>
          <w:tcPr>
            <w:tcW w:w="3798" w:type="dxa"/>
            <w:tcBorders>
              <w:top w:val="threeDEmboss" w:sz="6" w:space="0" w:color="auto"/>
            </w:tcBorders>
            <w:vAlign w:val="center"/>
          </w:tcPr>
          <w:p w14:paraId="4B1020FC" w14:textId="7C6D2B75" w:rsidR="00E65BC8" w:rsidRPr="00CD4E29"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Creation of Initial Version</w:t>
            </w:r>
          </w:p>
        </w:tc>
        <w:tc>
          <w:tcPr>
            <w:tcW w:w="1547" w:type="dxa"/>
            <w:tcBorders>
              <w:top w:val="threeDEmboss" w:sz="6" w:space="0" w:color="auto"/>
            </w:tcBorders>
            <w:vAlign w:val="center"/>
          </w:tcPr>
          <w:p w14:paraId="44CE336C" w14:textId="5CB15ED4" w:rsidR="00E65BC8" w:rsidRPr="00CD4E29"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02/25/2018</w:t>
            </w:r>
          </w:p>
        </w:tc>
        <w:tc>
          <w:tcPr>
            <w:tcW w:w="2967" w:type="dxa"/>
            <w:tcBorders>
              <w:top w:val="threeDEmboss" w:sz="6" w:space="0" w:color="auto"/>
            </w:tcBorders>
            <w:vAlign w:val="center"/>
          </w:tcPr>
          <w:p w14:paraId="359798D7" w14:textId="76184760" w:rsidR="00E65BC8" w:rsidRPr="00CD4E29"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Satyendra Singh</w:t>
            </w:r>
          </w:p>
        </w:tc>
      </w:tr>
      <w:tr w:rsidR="00E65BC8" w:rsidRPr="00CD4E29" w14:paraId="4B0A5C2C" w14:textId="77777777" w:rsidTr="00E65BC8">
        <w:trPr>
          <w:cantSplit/>
          <w:trHeight w:val="432"/>
        </w:trPr>
        <w:tc>
          <w:tcPr>
            <w:tcW w:w="1002" w:type="dxa"/>
            <w:vAlign w:val="center"/>
          </w:tcPr>
          <w:p w14:paraId="128E1801" w14:textId="2385C322" w:rsidR="00E65BC8" w:rsidRPr="00CD4E29"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0.2</w:t>
            </w:r>
          </w:p>
        </w:tc>
        <w:tc>
          <w:tcPr>
            <w:tcW w:w="3798" w:type="dxa"/>
            <w:vAlign w:val="center"/>
          </w:tcPr>
          <w:p w14:paraId="703B8BB1" w14:textId="3C3491F7" w:rsidR="00E65BC8" w:rsidRPr="00CD4E29"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Review</w:t>
            </w:r>
          </w:p>
        </w:tc>
        <w:tc>
          <w:tcPr>
            <w:tcW w:w="1547" w:type="dxa"/>
            <w:vAlign w:val="center"/>
          </w:tcPr>
          <w:p w14:paraId="376B0162" w14:textId="25BCFC16" w:rsidR="00E65BC8" w:rsidRPr="00CD4E29"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03/05/2018</w:t>
            </w:r>
          </w:p>
        </w:tc>
        <w:tc>
          <w:tcPr>
            <w:tcW w:w="2967" w:type="dxa"/>
            <w:vAlign w:val="center"/>
          </w:tcPr>
          <w:p w14:paraId="1F20DEA6" w14:textId="7BDA24E4" w:rsidR="00E65BC8" w:rsidRPr="00CD4E29"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Tuan Howe Yap</w:t>
            </w:r>
          </w:p>
        </w:tc>
      </w:tr>
      <w:tr w:rsidR="00E65BC8" w:rsidRPr="00CD4E29" w14:paraId="358C4938" w14:textId="77777777" w:rsidTr="00E65BC8">
        <w:trPr>
          <w:cantSplit/>
          <w:trHeight w:val="432"/>
        </w:trPr>
        <w:tc>
          <w:tcPr>
            <w:tcW w:w="1002" w:type="dxa"/>
            <w:vAlign w:val="center"/>
          </w:tcPr>
          <w:p w14:paraId="677EE3F7" w14:textId="7AC639DB" w:rsidR="00E65BC8" w:rsidRPr="00CD4E29"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0.3</w:t>
            </w:r>
          </w:p>
        </w:tc>
        <w:tc>
          <w:tcPr>
            <w:tcW w:w="3798" w:type="dxa"/>
            <w:vAlign w:val="center"/>
          </w:tcPr>
          <w:p w14:paraId="09FC6EB9" w14:textId="21A690A7" w:rsidR="00E65BC8" w:rsidRPr="00CD4E29"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Update based on review</w:t>
            </w:r>
          </w:p>
        </w:tc>
        <w:tc>
          <w:tcPr>
            <w:tcW w:w="1547" w:type="dxa"/>
            <w:vAlign w:val="center"/>
          </w:tcPr>
          <w:p w14:paraId="34306994" w14:textId="0E082785" w:rsidR="00E65BC8" w:rsidRPr="00CD4E29"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03/19/2018</w:t>
            </w:r>
          </w:p>
        </w:tc>
        <w:tc>
          <w:tcPr>
            <w:tcW w:w="2967" w:type="dxa"/>
            <w:vAlign w:val="center"/>
          </w:tcPr>
          <w:p w14:paraId="404F1959" w14:textId="69E0CC6A" w:rsidR="00E65BC8" w:rsidRPr="00CD4E29"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Satyendra Singh</w:t>
            </w:r>
          </w:p>
        </w:tc>
      </w:tr>
      <w:tr w:rsidR="00E65BC8" w:rsidRPr="00CD4E29" w14:paraId="50934F63" w14:textId="77777777" w:rsidTr="00E65BC8">
        <w:trPr>
          <w:cantSplit/>
          <w:trHeight w:val="432"/>
        </w:trPr>
        <w:tc>
          <w:tcPr>
            <w:tcW w:w="1002" w:type="dxa"/>
            <w:vAlign w:val="center"/>
          </w:tcPr>
          <w:p w14:paraId="6983070C" w14:textId="568CF6E2" w:rsidR="00E65BC8" w:rsidRPr="00E65BC8"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0.4</w:t>
            </w:r>
          </w:p>
        </w:tc>
        <w:tc>
          <w:tcPr>
            <w:tcW w:w="3798" w:type="dxa"/>
            <w:vAlign w:val="center"/>
          </w:tcPr>
          <w:p w14:paraId="62B23F22" w14:textId="78E827C5" w:rsidR="00E65BC8" w:rsidRPr="00E65BC8"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Review</w:t>
            </w:r>
          </w:p>
        </w:tc>
        <w:tc>
          <w:tcPr>
            <w:tcW w:w="1547" w:type="dxa"/>
            <w:vAlign w:val="center"/>
          </w:tcPr>
          <w:p w14:paraId="6B2CEB24" w14:textId="7D4AB171" w:rsidR="00E65BC8" w:rsidRPr="00E65BC8"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03/21/2018</w:t>
            </w:r>
          </w:p>
        </w:tc>
        <w:tc>
          <w:tcPr>
            <w:tcW w:w="2967" w:type="dxa"/>
            <w:vAlign w:val="center"/>
          </w:tcPr>
          <w:p w14:paraId="3545C495" w14:textId="35862613" w:rsidR="00E65BC8" w:rsidRPr="00E65BC8"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Tuan Howe Yap</w:t>
            </w:r>
          </w:p>
        </w:tc>
      </w:tr>
      <w:tr w:rsidR="00E65BC8" w:rsidRPr="00CD4E29" w14:paraId="23EA636F" w14:textId="77777777" w:rsidTr="00E65BC8">
        <w:trPr>
          <w:cantSplit/>
          <w:trHeight w:val="432"/>
        </w:trPr>
        <w:tc>
          <w:tcPr>
            <w:tcW w:w="1002" w:type="dxa"/>
            <w:vAlign w:val="center"/>
          </w:tcPr>
          <w:p w14:paraId="3713669E" w14:textId="766F81A3" w:rsidR="00E65BC8" w:rsidRPr="00E65BC8"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0.5</w:t>
            </w:r>
          </w:p>
        </w:tc>
        <w:tc>
          <w:tcPr>
            <w:tcW w:w="3798" w:type="dxa"/>
            <w:vAlign w:val="center"/>
          </w:tcPr>
          <w:p w14:paraId="7E549D54" w14:textId="2ECD4925" w:rsidR="00E65BC8" w:rsidRPr="00E65BC8"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Update Based on review</w:t>
            </w:r>
          </w:p>
        </w:tc>
        <w:tc>
          <w:tcPr>
            <w:tcW w:w="1547" w:type="dxa"/>
            <w:vAlign w:val="center"/>
          </w:tcPr>
          <w:p w14:paraId="0F2488DE" w14:textId="147BDEE5" w:rsidR="00E65BC8" w:rsidRPr="00E65BC8"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03/29/2018</w:t>
            </w:r>
          </w:p>
        </w:tc>
        <w:tc>
          <w:tcPr>
            <w:tcW w:w="2967" w:type="dxa"/>
            <w:vAlign w:val="center"/>
          </w:tcPr>
          <w:p w14:paraId="07A36F1D" w14:textId="6F22B17C" w:rsidR="00E65BC8" w:rsidRPr="00E65BC8"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Satyendra Singh</w:t>
            </w:r>
          </w:p>
        </w:tc>
      </w:tr>
      <w:tr w:rsidR="00E65BC8" w:rsidRPr="00CD4E29" w14:paraId="75008493" w14:textId="77777777" w:rsidTr="00E65BC8">
        <w:trPr>
          <w:cantSplit/>
          <w:trHeight w:val="432"/>
        </w:trPr>
        <w:tc>
          <w:tcPr>
            <w:tcW w:w="1002" w:type="dxa"/>
            <w:vAlign w:val="center"/>
          </w:tcPr>
          <w:p w14:paraId="41BA6A22" w14:textId="20FFC807" w:rsidR="00E65BC8" w:rsidRPr="00E65BC8"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0.6</w:t>
            </w:r>
          </w:p>
        </w:tc>
        <w:tc>
          <w:tcPr>
            <w:tcW w:w="3798" w:type="dxa"/>
            <w:vAlign w:val="center"/>
          </w:tcPr>
          <w:p w14:paraId="278672B2" w14:textId="0FA97044" w:rsidR="00E65BC8" w:rsidRPr="00E65BC8"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Review</w:t>
            </w:r>
          </w:p>
        </w:tc>
        <w:tc>
          <w:tcPr>
            <w:tcW w:w="1547" w:type="dxa"/>
            <w:vAlign w:val="center"/>
          </w:tcPr>
          <w:p w14:paraId="6BEAD00F" w14:textId="72448B42" w:rsidR="00E65BC8" w:rsidRPr="00E65BC8"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04/01/2018</w:t>
            </w:r>
          </w:p>
        </w:tc>
        <w:tc>
          <w:tcPr>
            <w:tcW w:w="2967" w:type="dxa"/>
            <w:vAlign w:val="center"/>
          </w:tcPr>
          <w:p w14:paraId="2A3CAE89" w14:textId="4A9F69C6" w:rsidR="00E65BC8" w:rsidRPr="00E65BC8" w:rsidRDefault="00E65BC8"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Tuan Howe Yap</w:t>
            </w:r>
          </w:p>
        </w:tc>
      </w:tr>
      <w:tr w:rsidR="00E65BC8" w:rsidRPr="00CD4E29" w14:paraId="78528521" w14:textId="77777777" w:rsidTr="00E65BC8">
        <w:trPr>
          <w:cantSplit/>
          <w:trHeight w:val="432"/>
        </w:trPr>
        <w:tc>
          <w:tcPr>
            <w:tcW w:w="1002" w:type="dxa"/>
            <w:vAlign w:val="center"/>
          </w:tcPr>
          <w:p w14:paraId="70D07E30" w14:textId="77369D34" w:rsidR="00E65BC8" w:rsidRPr="00E65BC8" w:rsidRDefault="00673705"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0.7</w:t>
            </w:r>
          </w:p>
        </w:tc>
        <w:tc>
          <w:tcPr>
            <w:tcW w:w="3798" w:type="dxa"/>
            <w:vAlign w:val="center"/>
          </w:tcPr>
          <w:p w14:paraId="0985EF40" w14:textId="0539BBE5" w:rsidR="00E65BC8" w:rsidRPr="00E65BC8" w:rsidRDefault="00673705"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Update</w:t>
            </w:r>
          </w:p>
        </w:tc>
        <w:tc>
          <w:tcPr>
            <w:tcW w:w="1547" w:type="dxa"/>
            <w:vAlign w:val="center"/>
          </w:tcPr>
          <w:p w14:paraId="72382ECF" w14:textId="12E9F82A" w:rsidR="00E65BC8" w:rsidRPr="00E65BC8" w:rsidRDefault="00673705"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04/23/2018</w:t>
            </w:r>
          </w:p>
        </w:tc>
        <w:tc>
          <w:tcPr>
            <w:tcW w:w="2967" w:type="dxa"/>
            <w:vAlign w:val="center"/>
          </w:tcPr>
          <w:p w14:paraId="70689CC1" w14:textId="34E23109" w:rsidR="00E65BC8" w:rsidRPr="00E65BC8" w:rsidRDefault="00673705"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Tuan Howe Yap</w:t>
            </w:r>
          </w:p>
        </w:tc>
      </w:tr>
      <w:tr w:rsidR="008F66BC" w:rsidRPr="00CD4E29" w14:paraId="57E817E8" w14:textId="77777777" w:rsidTr="00E65BC8">
        <w:trPr>
          <w:cantSplit/>
          <w:trHeight w:val="432"/>
        </w:trPr>
        <w:tc>
          <w:tcPr>
            <w:tcW w:w="1002" w:type="dxa"/>
            <w:vAlign w:val="center"/>
          </w:tcPr>
          <w:p w14:paraId="113E7C10" w14:textId="7DEA04BB" w:rsidR="008F66BC" w:rsidRDefault="008F66BC"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0.8</w:t>
            </w:r>
          </w:p>
        </w:tc>
        <w:tc>
          <w:tcPr>
            <w:tcW w:w="3798" w:type="dxa"/>
            <w:vAlign w:val="center"/>
          </w:tcPr>
          <w:p w14:paraId="252A31CE" w14:textId="1C9CFA18" w:rsidR="008F66BC" w:rsidRDefault="008F66BC"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Update based on Shalini review</w:t>
            </w:r>
          </w:p>
        </w:tc>
        <w:tc>
          <w:tcPr>
            <w:tcW w:w="1547" w:type="dxa"/>
            <w:vAlign w:val="center"/>
          </w:tcPr>
          <w:p w14:paraId="5EC563F5" w14:textId="2D382658" w:rsidR="008F66BC" w:rsidRDefault="008F66BC"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05/03/2018</w:t>
            </w:r>
          </w:p>
        </w:tc>
        <w:tc>
          <w:tcPr>
            <w:tcW w:w="2967" w:type="dxa"/>
            <w:vAlign w:val="center"/>
          </w:tcPr>
          <w:p w14:paraId="559889B7" w14:textId="5E23C081" w:rsidR="008F66BC" w:rsidRDefault="008F66BC"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Tuan Howe Yap</w:t>
            </w:r>
          </w:p>
        </w:tc>
      </w:tr>
      <w:tr w:rsidR="001B39A9" w:rsidRPr="00CD4E29" w14:paraId="3C462387" w14:textId="77777777" w:rsidTr="00E65BC8">
        <w:trPr>
          <w:cantSplit/>
          <w:trHeight w:val="432"/>
        </w:trPr>
        <w:tc>
          <w:tcPr>
            <w:tcW w:w="1002" w:type="dxa"/>
            <w:vAlign w:val="center"/>
          </w:tcPr>
          <w:p w14:paraId="323C5B08" w14:textId="69CDD59F" w:rsidR="001B39A9" w:rsidRDefault="001B39A9"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0.9</w:t>
            </w:r>
          </w:p>
        </w:tc>
        <w:tc>
          <w:tcPr>
            <w:tcW w:w="3798" w:type="dxa"/>
            <w:vAlign w:val="center"/>
          </w:tcPr>
          <w:p w14:paraId="507D0604" w14:textId="18891DF7" w:rsidR="001B39A9" w:rsidRDefault="001B39A9"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Update base on Pedro review</w:t>
            </w:r>
          </w:p>
        </w:tc>
        <w:tc>
          <w:tcPr>
            <w:tcW w:w="1547" w:type="dxa"/>
            <w:vAlign w:val="center"/>
          </w:tcPr>
          <w:p w14:paraId="675CA590" w14:textId="5F4F411B" w:rsidR="001B39A9" w:rsidRDefault="001B39A9"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05/08/2018</w:t>
            </w:r>
          </w:p>
        </w:tc>
        <w:tc>
          <w:tcPr>
            <w:tcW w:w="2967" w:type="dxa"/>
            <w:vAlign w:val="center"/>
          </w:tcPr>
          <w:p w14:paraId="6848648B" w14:textId="7E81815F" w:rsidR="001B39A9" w:rsidRDefault="001B39A9"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Tuan Howe Yap</w:t>
            </w:r>
          </w:p>
        </w:tc>
      </w:tr>
      <w:tr w:rsidR="000E68DC" w:rsidRPr="00CD4E29" w14:paraId="5E8E66EB" w14:textId="77777777" w:rsidTr="00E65BC8">
        <w:trPr>
          <w:cantSplit/>
          <w:trHeight w:val="432"/>
        </w:trPr>
        <w:tc>
          <w:tcPr>
            <w:tcW w:w="1002" w:type="dxa"/>
            <w:vAlign w:val="center"/>
          </w:tcPr>
          <w:p w14:paraId="6E1611CC" w14:textId="180F3012" w:rsidR="000E68DC" w:rsidRDefault="000E68DC"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0.10</w:t>
            </w:r>
          </w:p>
        </w:tc>
        <w:tc>
          <w:tcPr>
            <w:tcW w:w="3798" w:type="dxa"/>
            <w:vAlign w:val="center"/>
          </w:tcPr>
          <w:p w14:paraId="5FB5C11C" w14:textId="392FA08C" w:rsidR="000E68DC" w:rsidRDefault="000E68DC"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Updated Pedro new comments</w:t>
            </w:r>
          </w:p>
        </w:tc>
        <w:tc>
          <w:tcPr>
            <w:tcW w:w="1547" w:type="dxa"/>
            <w:vAlign w:val="center"/>
          </w:tcPr>
          <w:p w14:paraId="5ABE2EB4" w14:textId="732EFE36" w:rsidR="000E68DC" w:rsidRDefault="000E68DC"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05/10/2018</w:t>
            </w:r>
          </w:p>
        </w:tc>
        <w:tc>
          <w:tcPr>
            <w:tcW w:w="2967" w:type="dxa"/>
            <w:vAlign w:val="center"/>
          </w:tcPr>
          <w:p w14:paraId="4D129FEF" w14:textId="6CDB5846" w:rsidR="000E68DC" w:rsidRDefault="000E68DC" w:rsidP="00E65BC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Tuan Howe Yap</w:t>
            </w:r>
          </w:p>
        </w:tc>
      </w:tr>
    </w:tbl>
    <w:p w14:paraId="61E1B3AC" w14:textId="685CC1F3" w:rsidR="00E0118B" w:rsidRPr="006B24F0" w:rsidRDefault="00B2644A" w:rsidP="003C6C8A">
      <w:pPr>
        <w:pStyle w:val="Heading2"/>
      </w:pPr>
      <w:bookmarkStart w:id="14" w:name="_Toc406588299"/>
      <w:bookmarkStart w:id="15" w:name="_Toc491613805"/>
      <w:bookmarkStart w:id="16" w:name="_Toc513448804"/>
      <w:r>
        <w:lastRenderedPageBreak/>
        <w:t xml:space="preserve">1.4 </w:t>
      </w:r>
      <w:r w:rsidR="00E0118B" w:rsidRPr="006B24F0">
        <w:t>Terminology</w:t>
      </w:r>
      <w:bookmarkEnd w:id="14"/>
      <w:bookmarkEnd w:id="15"/>
      <w:bookmarkEnd w:id="16"/>
    </w:p>
    <w:tbl>
      <w:tblPr>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777"/>
        <w:gridCol w:w="7560"/>
      </w:tblGrid>
      <w:tr w:rsidR="008C3AF4" w:rsidRPr="00CD4E29" w14:paraId="091AE98D" w14:textId="77777777" w:rsidTr="008C3AF4">
        <w:trPr>
          <w:cantSplit/>
          <w:trHeight w:val="432"/>
          <w:tblHeader/>
        </w:trPr>
        <w:tc>
          <w:tcPr>
            <w:tcW w:w="1777" w:type="dxa"/>
            <w:tcBorders>
              <w:top w:val="threeDEmboss" w:sz="6" w:space="0" w:color="auto"/>
              <w:bottom w:val="threeDEmboss" w:sz="6" w:space="0" w:color="auto"/>
            </w:tcBorders>
            <w:shd w:val="clear" w:color="auto" w:fill="F9FBAF"/>
            <w:vAlign w:val="center"/>
          </w:tcPr>
          <w:p w14:paraId="2AB6AE85" w14:textId="77777777" w:rsidR="008C3AF4" w:rsidRPr="00CD4E29" w:rsidRDefault="008C3AF4" w:rsidP="00A965E6">
            <w:pPr>
              <w:pStyle w:val="TableHeader-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T</w:t>
            </w:r>
            <w:r w:rsidR="00084973" w:rsidRPr="2C33CDF8">
              <w:rPr>
                <w:rFonts w:ascii="Calibri Light" w:eastAsia="Calibri Light" w:hAnsi="Calibri Light" w:cs="Calibri Light"/>
                <w:sz w:val="18"/>
                <w:szCs w:val="18"/>
              </w:rPr>
              <w:t>erm/</w:t>
            </w:r>
            <w:r w:rsidRPr="2C33CDF8">
              <w:rPr>
                <w:rFonts w:ascii="Calibri Light" w:eastAsia="Calibri Light" w:hAnsi="Calibri Light" w:cs="Calibri Light"/>
                <w:sz w:val="18"/>
                <w:szCs w:val="18"/>
              </w:rPr>
              <w:t>Acronym</w:t>
            </w:r>
          </w:p>
        </w:tc>
        <w:tc>
          <w:tcPr>
            <w:tcW w:w="7560" w:type="dxa"/>
            <w:tcBorders>
              <w:top w:val="threeDEmboss" w:sz="6" w:space="0" w:color="auto"/>
              <w:bottom w:val="threeDEmboss" w:sz="6" w:space="0" w:color="auto"/>
            </w:tcBorders>
            <w:shd w:val="clear" w:color="auto" w:fill="F9FBAF"/>
            <w:vAlign w:val="center"/>
          </w:tcPr>
          <w:p w14:paraId="3D51E069" w14:textId="77777777" w:rsidR="008C3AF4" w:rsidRPr="00CD4E29" w:rsidRDefault="008C3AF4" w:rsidP="00A965E6">
            <w:pPr>
              <w:pStyle w:val="TableHeader-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Definition</w:t>
            </w:r>
            <w:r w:rsidR="00084973" w:rsidRPr="2C33CDF8">
              <w:rPr>
                <w:rFonts w:ascii="Calibri Light" w:eastAsia="Calibri Light" w:hAnsi="Calibri Light" w:cs="Calibri Light"/>
                <w:sz w:val="18"/>
                <w:szCs w:val="18"/>
              </w:rPr>
              <w:t xml:space="preserve"> and SAP Equivalent (if applicable)</w:t>
            </w:r>
          </w:p>
        </w:tc>
      </w:tr>
      <w:tr w:rsidR="00F51F39" w:rsidRPr="00CD4E29" w14:paraId="7F18E7DC" w14:textId="77777777" w:rsidTr="006F24DA">
        <w:trPr>
          <w:cantSplit/>
          <w:trHeight w:val="135"/>
        </w:trPr>
        <w:tc>
          <w:tcPr>
            <w:tcW w:w="1777" w:type="dxa"/>
            <w:tcBorders>
              <w:top w:val="threeDEmboss" w:sz="6" w:space="0" w:color="auto"/>
              <w:bottom w:val="single" w:sz="6" w:space="0" w:color="auto"/>
            </w:tcBorders>
            <w:vAlign w:val="center"/>
          </w:tcPr>
          <w:p w14:paraId="687E6BAF" w14:textId="77E3B950" w:rsidR="00F51F39" w:rsidRPr="00F51F39" w:rsidRDefault="00F51F39" w:rsidP="00F51F39">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APSE</w:t>
            </w:r>
          </w:p>
        </w:tc>
        <w:tc>
          <w:tcPr>
            <w:tcW w:w="7560" w:type="dxa"/>
            <w:tcBorders>
              <w:top w:val="threeDEmboss" w:sz="6" w:space="0" w:color="auto"/>
              <w:bottom w:val="single" w:sz="6" w:space="0" w:color="auto"/>
            </w:tcBorders>
            <w:vAlign w:val="center"/>
          </w:tcPr>
          <w:p w14:paraId="54F611E2" w14:textId="764919C3" w:rsidR="00F51F39" w:rsidRPr="00F51F39" w:rsidRDefault="00F51F39" w:rsidP="00F51F3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Accelerated (or Axon) Project Support Environment</w:t>
            </w:r>
          </w:p>
        </w:tc>
      </w:tr>
      <w:tr w:rsidR="00F51F39" w:rsidRPr="00CD4E29" w14:paraId="43CC1429" w14:textId="77777777" w:rsidTr="006F24DA">
        <w:trPr>
          <w:cantSplit/>
          <w:trHeight w:val="147"/>
        </w:trPr>
        <w:tc>
          <w:tcPr>
            <w:tcW w:w="1777" w:type="dxa"/>
            <w:tcBorders>
              <w:top w:val="single" w:sz="6" w:space="0" w:color="auto"/>
            </w:tcBorders>
            <w:vAlign w:val="center"/>
          </w:tcPr>
          <w:p w14:paraId="7983DE2D" w14:textId="6D6E36A9" w:rsidR="00F51F39" w:rsidRPr="00F51F39" w:rsidRDefault="00F51F39" w:rsidP="00F51F39">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BDEX</w:t>
            </w:r>
          </w:p>
        </w:tc>
        <w:tc>
          <w:tcPr>
            <w:tcW w:w="7560" w:type="dxa"/>
            <w:tcBorders>
              <w:top w:val="single" w:sz="6" w:space="0" w:color="auto"/>
            </w:tcBorders>
            <w:vAlign w:val="center"/>
          </w:tcPr>
          <w:p w14:paraId="52EF5CE8" w14:textId="3833F618" w:rsidR="00F51F39" w:rsidRPr="00F51F39" w:rsidRDefault="00F51F39" w:rsidP="00F51F3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SAP add-on functionality to support the processing of BPEM Cases</w:t>
            </w:r>
          </w:p>
        </w:tc>
      </w:tr>
      <w:tr w:rsidR="00F51F39" w:rsidRPr="00CD4E29" w14:paraId="1690A161" w14:textId="77777777" w:rsidTr="008C3AF4">
        <w:trPr>
          <w:cantSplit/>
          <w:trHeight w:val="432"/>
        </w:trPr>
        <w:tc>
          <w:tcPr>
            <w:tcW w:w="1777" w:type="dxa"/>
            <w:tcBorders>
              <w:top w:val="single" w:sz="6" w:space="0" w:color="auto"/>
            </w:tcBorders>
            <w:vAlign w:val="center"/>
          </w:tcPr>
          <w:p w14:paraId="072E479C" w14:textId="3C74C492" w:rsidR="00F51F39" w:rsidRPr="00F51F39" w:rsidRDefault="00F51F39" w:rsidP="00F51F39">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Billing Cycle</w:t>
            </w:r>
          </w:p>
        </w:tc>
        <w:tc>
          <w:tcPr>
            <w:tcW w:w="7560" w:type="dxa"/>
            <w:tcBorders>
              <w:top w:val="single" w:sz="6" w:space="0" w:color="auto"/>
            </w:tcBorders>
            <w:vAlign w:val="center"/>
          </w:tcPr>
          <w:p w14:paraId="157DCF91" w14:textId="66A5E450" w:rsidR="00F51F39" w:rsidRPr="00F51F39" w:rsidRDefault="00F51F39" w:rsidP="00F51F3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Is a group of contracts to be billed together via date-driven or regional criteria, it controls the billing cycle and is linked to the Meter Reading Unit.  SAP equivalent term is the Portion.</w:t>
            </w:r>
          </w:p>
        </w:tc>
      </w:tr>
      <w:tr w:rsidR="00F51F39" w:rsidRPr="00CD4E29" w14:paraId="75F0C9F8" w14:textId="77777777" w:rsidTr="008C3AF4">
        <w:trPr>
          <w:cantSplit/>
          <w:trHeight w:val="432"/>
        </w:trPr>
        <w:tc>
          <w:tcPr>
            <w:tcW w:w="1777" w:type="dxa"/>
            <w:tcBorders>
              <w:top w:val="single" w:sz="6" w:space="0" w:color="auto"/>
            </w:tcBorders>
            <w:vAlign w:val="center"/>
          </w:tcPr>
          <w:p w14:paraId="458BC674" w14:textId="0534B1A6" w:rsidR="00F51F39" w:rsidRPr="00F51F39" w:rsidRDefault="00F51F39" w:rsidP="00F51F39">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Billing Document</w:t>
            </w:r>
          </w:p>
        </w:tc>
        <w:tc>
          <w:tcPr>
            <w:tcW w:w="7560" w:type="dxa"/>
            <w:tcBorders>
              <w:top w:val="single" w:sz="6" w:space="0" w:color="auto"/>
            </w:tcBorders>
            <w:vAlign w:val="center"/>
          </w:tcPr>
          <w:p w14:paraId="1E491D2B" w14:textId="518FE5F3" w:rsidR="00F51F39" w:rsidRPr="00F51F39" w:rsidRDefault="00F51F39" w:rsidP="00F51F3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A document that outlines the charges incurred for energy consumption for a specific contract. During the process of Billing, a billing document is generated for each contract on a contract account.</w:t>
            </w:r>
          </w:p>
        </w:tc>
      </w:tr>
      <w:tr w:rsidR="00F51F39" w:rsidRPr="00CD4E29" w14:paraId="21697543" w14:textId="77777777" w:rsidTr="00FE6E81">
        <w:trPr>
          <w:cantSplit/>
          <w:trHeight w:val="49"/>
        </w:trPr>
        <w:tc>
          <w:tcPr>
            <w:tcW w:w="1777" w:type="dxa"/>
            <w:tcBorders>
              <w:top w:val="single" w:sz="6" w:space="0" w:color="auto"/>
            </w:tcBorders>
            <w:vAlign w:val="center"/>
          </w:tcPr>
          <w:p w14:paraId="318116A5" w14:textId="18758168" w:rsidR="00F51F39" w:rsidRPr="00F51F39" w:rsidRDefault="00F51F39" w:rsidP="00F51F39">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BMD</w:t>
            </w:r>
          </w:p>
        </w:tc>
        <w:tc>
          <w:tcPr>
            <w:tcW w:w="7560" w:type="dxa"/>
            <w:tcBorders>
              <w:top w:val="single" w:sz="6" w:space="0" w:color="auto"/>
            </w:tcBorders>
            <w:vAlign w:val="center"/>
          </w:tcPr>
          <w:p w14:paraId="404E92FB" w14:textId="69808A35" w:rsidR="00F51F39" w:rsidRPr="00F51F39" w:rsidRDefault="00F51F39" w:rsidP="00F51F3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 xml:space="preserve">Business Master Data.  The </w:t>
            </w:r>
            <w:r w:rsidR="00AB48E7" w:rsidRPr="2C33CDF8">
              <w:rPr>
                <w:rFonts w:ascii="Calibri Light" w:eastAsia="Calibri Light" w:hAnsi="Calibri Light" w:cs="Calibri Light"/>
                <w:sz w:val="18"/>
                <w:szCs w:val="18"/>
                <w:lang w:val="de-CH"/>
              </w:rPr>
              <w:t>BP</w:t>
            </w:r>
            <w:r w:rsidRPr="2C33CDF8">
              <w:rPr>
                <w:rFonts w:ascii="Calibri Light" w:eastAsia="Calibri Light" w:hAnsi="Calibri Light" w:cs="Calibri Light"/>
                <w:sz w:val="18"/>
                <w:szCs w:val="18"/>
                <w:lang w:val="de-CH"/>
              </w:rPr>
              <w:t xml:space="preserve"> information which includes personal details, payment terms, dunning levels, billing rates and rate categories.  The business master data objects are Business Partner, Business Agreement/Contract Account and Contract.</w:t>
            </w:r>
          </w:p>
        </w:tc>
      </w:tr>
      <w:tr w:rsidR="00F51F39" w:rsidRPr="00CD4E29" w14:paraId="042E40E3" w14:textId="77777777" w:rsidTr="00FE6E81">
        <w:trPr>
          <w:cantSplit/>
          <w:trHeight w:val="49"/>
        </w:trPr>
        <w:tc>
          <w:tcPr>
            <w:tcW w:w="1777" w:type="dxa"/>
            <w:tcBorders>
              <w:top w:val="single" w:sz="6" w:space="0" w:color="auto"/>
            </w:tcBorders>
            <w:vAlign w:val="center"/>
          </w:tcPr>
          <w:p w14:paraId="65C44927" w14:textId="5E027D7F" w:rsidR="00F51F39" w:rsidRPr="00F51F39" w:rsidRDefault="00F51F39" w:rsidP="00F51F39">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BPD</w:t>
            </w:r>
          </w:p>
        </w:tc>
        <w:tc>
          <w:tcPr>
            <w:tcW w:w="7560" w:type="dxa"/>
            <w:tcBorders>
              <w:top w:val="single" w:sz="6" w:space="0" w:color="auto"/>
            </w:tcBorders>
            <w:vAlign w:val="center"/>
          </w:tcPr>
          <w:p w14:paraId="363757C0" w14:textId="20955684" w:rsidR="00F51F39" w:rsidRPr="00F51F39" w:rsidRDefault="00F51F39" w:rsidP="00F51F3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Business Process Design (or Document)</w:t>
            </w:r>
          </w:p>
        </w:tc>
      </w:tr>
      <w:tr w:rsidR="00F51F39" w:rsidRPr="00CD4E29" w14:paraId="7C59A9A7" w14:textId="77777777" w:rsidTr="008C3AF4">
        <w:trPr>
          <w:cantSplit/>
          <w:trHeight w:val="432"/>
        </w:trPr>
        <w:tc>
          <w:tcPr>
            <w:tcW w:w="1777" w:type="dxa"/>
            <w:tcBorders>
              <w:top w:val="single" w:sz="6" w:space="0" w:color="auto"/>
            </w:tcBorders>
            <w:vAlign w:val="center"/>
          </w:tcPr>
          <w:p w14:paraId="7D7BF9A9" w14:textId="1C24D694" w:rsidR="00F51F39" w:rsidRPr="00F51F39" w:rsidRDefault="00F51F39" w:rsidP="00F51F39">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BPEM</w:t>
            </w:r>
          </w:p>
        </w:tc>
        <w:tc>
          <w:tcPr>
            <w:tcW w:w="7560" w:type="dxa"/>
            <w:tcBorders>
              <w:top w:val="single" w:sz="6" w:space="0" w:color="auto"/>
            </w:tcBorders>
            <w:vAlign w:val="center"/>
          </w:tcPr>
          <w:p w14:paraId="1825C740" w14:textId="4C48B053" w:rsidR="00F51F39" w:rsidRPr="00F51F39" w:rsidRDefault="00F51F39" w:rsidP="00F51F3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Business Process Exception Management</w:t>
            </w:r>
          </w:p>
        </w:tc>
      </w:tr>
      <w:tr w:rsidR="00F51F39" w:rsidRPr="00CD4E29" w14:paraId="4E7FCE2B" w14:textId="77777777" w:rsidTr="00FE6E81">
        <w:trPr>
          <w:cantSplit/>
          <w:trHeight w:val="57"/>
        </w:trPr>
        <w:tc>
          <w:tcPr>
            <w:tcW w:w="1777" w:type="dxa"/>
            <w:tcBorders>
              <w:top w:val="single" w:sz="6" w:space="0" w:color="auto"/>
            </w:tcBorders>
            <w:vAlign w:val="center"/>
          </w:tcPr>
          <w:p w14:paraId="16CE6FD8" w14:textId="1BA141B6" w:rsidR="00F51F39" w:rsidRPr="00F51F39" w:rsidRDefault="00F51F39" w:rsidP="00F51F39">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BWR</w:t>
            </w:r>
          </w:p>
        </w:tc>
        <w:tc>
          <w:tcPr>
            <w:tcW w:w="7560" w:type="dxa"/>
            <w:tcBorders>
              <w:top w:val="single" w:sz="6" w:space="0" w:color="auto"/>
            </w:tcBorders>
            <w:vAlign w:val="center"/>
          </w:tcPr>
          <w:p w14:paraId="08A574D5" w14:textId="1462A9A1" w:rsidR="00F51F39" w:rsidRPr="00F51F39" w:rsidRDefault="00F51F39" w:rsidP="00F51F3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Basic Work Request.  SAP equivalent is BPEM.</w:t>
            </w:r>
          </w:p>
        </w:tc>
      </w:tr>
      <w:tr w:rsidR="00F51F39" w:rsidRPr="00CD4E29" w14:paraId="7F6B707E" w14:textId="77777777" w:rsidTr="00FE6E81">
        <w:trPr>
          <w:cantSplit/>
          <w:trHeight w:val="147"/>
        </w:trPr>
        <w:tc>
          <w:tcPr>
            <w:tcW w:w="1777" w:type="dxa"/>
            <w:tcBorders>
              <w:top w:val="single" w:sz="6" w:space="0" w:color="auto"/>
            </w:tcBorders>
            <w:vAlign w:val="center"/>
          </w:tcPr>
          <w:p w14:paraId="181529B4" w14:textId="2812360B" w:rsidR="00F51F39" w:rsidRPr="00F51F39" w:rsidRDefault="00F51F39" w:rsidP="00F51F39">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CA</w:t>
            </w:r>
          </w:p>
        </w:tc>
        <w:tc>
          <w:tcPr>
            <w:tcW w:w="7560" w:type="dxa"/>
            <w:tcBorders>
              <w:top w:val="single" w:sz="6" w:space="0" w:color="auto"/>
            </w:tcBorders>
            <w:vAlign w:val="center"/>
          </w:tcPr>
          <w:p w14:paraId="7EEDAF4F" w14:textId="5DB01272" w:rsidR="00F51F39" w:rsidRPr="00F51F39" w:rsidRDefault="00F51F39" w:rsidP="00F51F3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Contract Account</w:t>
            </w:r>
          </w:p>
        </w:tc>
      </w:tr>
      <w:tr w:rsidR="00F51F39" w:rsidRPr="00CD4E29" w14:paraId="6BECA0B7" w14:textId="77777777" w:rsidTr="00FE6E81">
        <w:trPr>
          <w:cantSplit/>
          <w:trHeight w:val="49"/>
        </w:trPr>
        <w:tc>
          <w:tcPr>
            <w:tcW w:w="1777" w:type="dxa"/>
            <w:vAlign w:val="center"/>
          </w:tcPr>
          <w:p w14:paraId="57C78948" w14:textId="46C08012" w:rsidR="00F51F39" w:rsidRPr="00F51F39" w:rsidRDefault="00F51F39" w:rsidP="00F51F39">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Channel</w:t>
            </w:r>
          </w:p>
        </w:tc>
        <w:tc>
          <w:tcPr>
            <w:tcW w:w="7560" w:type="dxa"/>
            <w:vAlign w:val="center"/>
          </w:tcPr>
          <w:p w14:paraId="1CEA8492" w14:textId="61FE1884" w:rsidR="00F51F39" w:rsidRPr="00F51F39" w:rsidRDefault="00F51F39" w:rsidP="00F51F3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Data object in SAP that holds the interval data.  Intervals can be kwh, price, factor, etc.  SAP equivalent is Profile.</w:t>
            </w:r>
          </w:p>
        </w:tc>
      </w:tr>
      <w:tr w:rsidR="00F51F39" w:rsidRPr="00CD4E29" w14:paraId="1A8B179F" w14:textId="77777777" w:rsidTr="00FE6E81">
        <w:trPr>
          <w:cantSplit/>
          <w:trHeight w:val="49"/>
        </w:trPr>
        <w:tc>
          <w:tcPr>
            <w:tcW w:w="1777" w:type="dxa"/>
            <w:vAlign w:val="center"/>
          </w:tcPr>
          <w:p w14:paraId="6FDE77DA" w14:textId="6BFF61F5" w:rsidR="00F51F39" w:rsidRPr="00F51F39" w:rsidRDefault="00F51F39" w:rsidP="00F51F39">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Clarification</w:t>
            </w:r>
          </w:p>
        </w:tc>
        <w:tc>
          <w:tcPr>
            <w:tcW w:w="7560" w:type="dxa"/>
            <w:vAlign w:val="center"/>
          </w:tcPr>
          <w:p w14:paraId="44A8CB46" w14:textId="3F5DE452" w:rsidR="00F51F39" w:rsidRPr="00F51F39" w:rsidRDefault="00F51F39" w:rsidP="00F51F3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A list of payments that could not be processed and require additional work in order to be posted.</w:t>
            </w:r>
          </w:p>
        </w:tc>
      </w:tr>
      <w:tr w:rsidR="00F51F39" w:rsidRPr="00CD4E29" w14:paraId="56873699" w14:textId="77777777" w:rsidTr="00FE6E81">
        <w:trPr>
          <w:cantSplit/>
          <w:trHeight w:val="49"/>
        </w:trPr>
        <w:tc>
          <w:tcPr>
            <w:tcW w:w="1777" w:type="dxa"/>
            <w:vAlign w:val="center"/>
          </w:tcPr>
          <w:p w14:paraId="6515E469" w14:textId="100D026C" w:rsidR="00F51F39" w:rsidRPr="00F51F39" w:rsidRDefault="00F51F39" w:rsidP="00F51F39">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Connection Object</w:t>
            </w:r>
          </w:p>
        </w:tc>
        <w:tc>
          <w:tcPr>
            <w:tcW w:w="7560" w:type="dxa"/>
            <w:vAlign w:val="center"/>
          </w:tcPr>
          <w:p w14:paraId="13E86C16" w14:textId="5E229A89" w:rsidR="00F51F39" w:rsidRPr="00F51F39" w:rsidRDefault="00F51F39" w:rsidP="00F51F3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Link between installation and postal regional structure. Usually a building, but can also be a piece of property or other facility, such as a fountain or construction site. The connection object corresponds to the functional location in plant maintenance (PM).</w:t>
            </w:r>
          </w:p>
        </w:tc>
      </w:tr>
      <w:tr w:rsidR="00F51F39" w:rsidRPr="00CD4E29" w14:paraId="7ACEC7C3" w14:textId="77777777" w:rsidTr="00FE6E81">
        <w:trPr>
          <w:cantSplit/>
          <w:trHeight w:val="49"/>
        </w:trPr>
        <w:tc>
          <w:tcPr>
            <w:tcW w:w="1777" w:type="dxa"/>
            <w:vAlign w:val="center"/>
          </w:tcPr>
          <w:p w14:paraId="1C4664AD" w14:textId="708F6789" w:rsidR="00F51F39" w:rsidRPr="00F51F39" w:rsidRDefault="00F51F39" w:rsidP="00F51F39">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Contract</w:t>
            </w:r>
          </w:p>
        </w:tc>
        <w:tc>
          <w:tcPr>
            <w:tcW w:w="7560" w:type="dxa"/>
            <w:vAlign w:val="center"/>
          </w:tcPr>
          <w:p w14:paraId="5390F333" w14:textId="4883F6F1" w:rsidR="00F51F39" w:rsidRPr="00F51F39" w:rsidRDefault="00F51F39" w:rsidP="00F51F3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Standard SAP object that is used to link SAP Business Master Data and Technical Master Data through the move-in process</w:t>
            </w:r>
          </w:p>
        </w:tc>
      </w:tr>
      <w:tr w:rsidR="00F51F39" w:rsidRPr="00CD4E29" w14:paraId="44724CAA" w14:textId="77777777" w:rsidTr="00FE6E81">
        <w:trPr>
          <w:cantSplit/>
          <w:trHeight w:val="84"/>
        </w:trPr>
        <w:tc>
          <w:tcPr>
            <w:tcW w:w="1777" w:type="dxa"/>
            <w:vAlign w:val="center"/>
          </w:tcPr>
          <w:p w14:paraId="69D274AE" w14:textId="549A623C" w:rsidR="00F51F39" w:rsidRPr="00F51F39" w:rsidRDefault="00AB48E7" w:rsidP="00F51F39">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BP</w:t>
            </w:r>
          </w:p>
        </w:tc>
        <w:tc>
          <w:tcPr>
            <w:tcW w:w="7560" w:type="dxa"/>
            <w:vAlign w:val="center"/>
          </w:tcPr>
          <w:p w14:paraId="49D32654" w14:textId="1D90C7D3" w:rsidR="00F51F39" w:rsidRPr="00F51F39" w:rsidRDefault="00F51F39" w:rsidP="00F51F3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 xml:space="preserve">Any entity with a relationship with SCE.  This term is usually used in reference to </w:t>
            </w:r>
            <w:r w:rsidR="00AB48E7" w:rsidRPr="2C33CDF8">
              <w:rPr>
                <w:rFonts w:ascii="Calibri Light" w:eastAsia="Calibri Light" w:hAnsi="Calibri Light" w:cs="Calibri Light"/>
                <w:sz w:val="18"/>
                <w:szCs w:val="18"/>
                <w:lang w:val="de-CH"/>
              </w:rPr>
              <w:t>BP</w:t>
            </w:r>
            <w:r w:rsidRPr="2C33CDF8">
              <w:rPr>
                <w:rFonts w:ascii="Calibri Light" w:eastAsia="Calibri Light" w:hAnsi="Calibri Light" w:cs="Calibri Light"/>
                <w:sz w:val="18"/>
                <w:szCs w:val="18"/>
                <w:lang w:val="de-CH"/>
              </w:rPr>
              <w:t>s (both individuals and organizations) This can include employees and third party suppliers (banks and payment partners). SAP Equivalent is Business Partner (BP)</w:t>
            </w:r>
          </w:p>
        </w:tc>
      </w:tr>
      <w:tr w:rsidR="00F51F39" w:rsidRPr="00CD4E29" w14:paraId="3A70D20C" w14:textId="77777777" w:rsidTr="00FE6E81">
        <w:trPr>
          <w:cantSplit/>
          <w:trHeight w:val="49"/>
        </w:trPr>
        <w:tc>
          <w:tcPr>
            <w:tcW w:w="1777" w:type="dxa"/>
            <w:vAlign w:val="center"/>
          </w:tcPr>
          <w:p w14:paraId="5A431CE2" w14:textId="749B1D35" w:rsidR="00F51F39" w:rsidRPr="00F51F39" w:rsidRDefault="00F51F39" w:rsidP="00F51F39">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EAM</w:t>
            </w:r>
          </w:p>
        </w:tc>
        <w:tc>
          <w:tcPr>
            <w:tcW w:w="7560" w:type="dxa"/>
            <w:vAlign w:val="center"/>
          </w:tcPr>
          <w:p w14:paraId="5BB7EFA1" w14:textId="7DBC7189" w:rsidR="00F51F39" w:rsidRPr="00F51F39" w:rsidRDefault="00F51F39" w:rsidP="00F51F3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SAP Enterprise Asset Management</w:t>
            </w:r>
          </w:p>
        </w:tc>
      </w:tr>
      <w:tr w:rsidR="00F51F39" w:rsidRPr="00CD4E29" w14:paraId="0C10621C" w14:textId="77777777" w:rsidTr="00FE6E81">
        <w:trPr>
          <w:cantSplit/>
          <w:trHeight w:val="49"/>
        </w:trPr>
        <w:tc>
          <w:tcPr>
            <w:tcW w:w="1777" w:type="dxa"/>
            <w:vAlign w:val="center"/>
          </w:tcPr>
          <w:p w14:paraId="6FF40207" w14:textId="415C9B91" w:rsidR="00F51F39" w:rsidRPr="00F51F39" w:rsidRDefault="00F51F39" w:rsidP="00F51F39">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Hybris C4C</w:t>
            </w:r>
          </w:p>
        </w:tc>
        <w:tc>
          <w:tcPr>
            <w:tcW w:w="7560" w:type="dxa"/>
            <w:vAlign w:val="center"/>
          </w:tcPr>
          <w:p w14:paraId="7EFEB270" w14:textId="02092A83" w:rsidR="00F51F39" w:rsidRPr="00F51F39" w:rsidRDefault="00F51F39" w:rsidP="00F51F3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 xml:space="preserve">SAP Cloud for </w:t>
            </w:r>
            <w:r w:rsidR="00AB48E7" w:rsidRPr="2C33CDF8">
              <w:rPr>
                <w:rFonts w:ascii="Calibri Light" w:eastAsia="Calibri Light" w:hAnsi="Calibri Light" w:cs="Calibri Light"/>
                <w:sz w:val="18"/>
                <w:szCs w:val="18"/>
                <w:lang w:val="de-CH"/>
              </w:rPr>
              <w:t>BP</w:t>
            </w:r>
            <w:r w:rsidRPr="2C33CDF8">
              <w:rPr>
                <w:rFonts w:ascii="Calibri Light" w:eastAsia="Calibri Light" w:hAnsi="Calibri Light" w:cs="Calibri Light"/>
                <w:sz w:val="18"/>
                <w:szCs w:val="18"/>
                <w:lang w:val="de-CH"/>
              </w:rPr>
              <w:t xml:space="preserve"> Solution</w:t>
            </w:r>
          </w:p>
        </w:tc>
      </w:tr>
      <w:tr w:rsidR="00F51F39" w:rsidRPr="00CD4E29" w14:paraId="59ADD6AC" w14:textId="77777777" w:rsidTr="00FE6E81">
        <w:trPr>
          <w:cantSplit/>
          <w:trHeight w:val="93"/>
        </w:trPr>
        <w:tc>
          <w:tcPr>
            <w:tcW w:w="1777" w:type="dxa"/>
            <w:vAlign w:val="center"/>
          </w:tcPr>
          <w:p w14:paraId="6B90838B" w14:textId="6C7F9FA0" w:rsidR="00F51F39" w:rsidRPr="00F51F39" w:rsidRDefault="00F51F39" w:rsidP="00F51F39">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IMG</w:t>
            </w:r>
          </w:p>
        </w:tc>
        <w:tc>
          <w:tcPr>
            <w:tcW w:w="7560" w:type="dxa"/>
            <w:vAlign w:val="center"/>
          </w:tcPr>
          <w:p w14:paraId="22134E41" w14:textId="771BA832" w:rsidR="00F51F39" w:rsidRPr="00F51F39" w:rsidRDefault="00F51F39" w:rsidP="00F51F3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SAP Implementation Guide – where configuration is performed</w:t>
            </w:r>
          </w:p>
        </w:tc>
      </w:tr>
      <w:tr w:rsidR="00F51F39" w:rsidRPr="00CD4E29" w14:paraId="3412414D" w14:textId="77777777" w:rsidTr="00FE6E81">
        <w:trPr>
          <w:cantSplit/>
          <w:trHeight w:val="183"/>
        </w:trPr>
        <w:tc>
          <w:tcPr>
            <w:tcW w:w="1777" w:type="dxa"/>
            <w:vAlign w:val="center"/>
          </w:tcPr>
          <w:p w14:paraId="7D117420" w14:textId="7B1075BB" w:rsidR="00F51F39" w:rsidRPr="00F51F39" w:rsidRDefault="00F51F39" w:rsidP="00F51F39">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Level Pay Plans</w:t>
            </w:r>
          </w:p>
        </w:tc>
        <w:tc>
          <w:tcPr>
            <w:tcW w:w="7560" w:type="dxa"/>
            <w:vAlign w:val="center"/>
          </w:tcPr>
          <w:p w14:paraId="21A0E231" w14:textId="428250C4" w:rsidR="00F51F39" w:rsidRPr="00F51F39" w:rsidRDefault="00F51F39" w:rsidP="00F51F3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 xml:space="preserve">SAP equivalent term is Budget Billing.  Budget Billing allows </w:t>
            </w:r>
            <w:r w:rsidR="00AB48E7" w:rsidRPr="2C33CDF8">
              <w:rPr>
                <w:rFonts w:ascii="Calibri Light" w:eastAsia="Calibri Light" w:hAnsi="Calibri Light" w:cs="Calibri Light"/>
                <w:sz w:val="18"/>
                <w:szCs w:val="18"/>
                <w:lang w:val="de-CH"/>
              </w:rPr>
              <w:t>BP</w:t>
            </w:r>
            <w:r w:rsidRPr="2C33CDF8">
              <w:rPr>
                <w:rFonts w:ascii="Calibri Light" w:eastAsia="Calibri Light" w:hAnsi="Calibri Light" w:cs="Calibri Light"/>
                <w:sz w:val="18"/>
                <w:szCs w:val="18"/>
                <w:lang w:val="de-CH"/>
              </w:rPr>
              <w:t>s to pay regular equal amounts over a yearly period.</w:t>
            </w:r>
          </w:p>
        </w:tc>
      </w:tr>
      <w:tr w:rsidR="008F66BC" w:rsidRPr="00CD4E29" w14:paraId="7093E7CD" w14:textId="77777777" w:rsidTr="008C3AF4">
        <w:trPr>
          <w:cantSplit/>
          <w:trHeight w:val="432"/>
        </w:trPr>
        <w:tc>
          <w:tcPr>
            <w:tcW w:w="1777" w:type="dxa"/>
            <w:vAlign w:val="center"/>
          </w:tcPr>
          <w:p w14:paraId="36F1D6D4" w14:textId="1A0F614A" w:rsidR="008F66BC" w:rsidRPr="00F51F39" w:rsidRDefault="008F66BC" w:rsidP="00F51F39">
            <w:pPr>
              <w:pStyle w:val="TableField-Center"/>
              <w:rPr>
                <w:rFonts w:ascii="Calibri Light" w:eastAsia="Calibri Light" w:hAnsi="Calibri Light" w:cs="Calibri Light"/>
                <w:sz w:val="18"/>
                <w:szCs w:val="18"/>
                <w:lang w:val="de-CH"/>
              </w:rPr>
            </w:pPr>
            <w:r w:rsidRPr="2C33CDF8">
              <w:rPr>
                <w:rFonts w:ascii="Calibri Light" w:eastAsia="Calibri Light" w:hAnsi="Calibri Light" w:cs="Calibri Light"/>
                <w:sz w:val="18"/>
                <w:szCs w:val="18"/>
                <w:lang w:val="de-CH"/>
              </w:rPr>
              <w:t>Nuance</w:t>
            </w:r>
          </w:p>
        </w:tc>
        <w:tc>
          <w:tcPr>
            <w:tcW w:w="7560" w:type="dxa"/>
            <w:vAlign w:val="center"/>
          </w:tcPr>
          <w:p w14:paraId="76CB4E9E" w14:textId="7E6F6750" w:rsidR="008F66BC" w:rsidRPr="00F51F39" w:rsidRDefault="008F66BC" w:rsidP="008F66BC">
            <w:pPr>
              <w:pStyle w:val="TableField-Left"/>
              <w:rPr>
                <w:rFonts w:ascii="Calibri Light" w:eastAsia="Calibri Light" w:hAnsi="Calibri Light" w:cs="Calibri Light"/>
                <w:sz w:val="18"/>
                <w:szCs w:val="18"/>
                <w:lang w:val="de-CH"/>
              </w:rPr>
            </w:pPr>
            <w:r w:rsidRPr="2C33CDF8">
              <w:rPr>
                <w:rFonts w:ascii="Calibri Light" w:eastAsia="Calibri Light" w:hAnsi="Calibri Light" w:cs="Calibri Light"/>
                <w:sz w:val="18"/>
                <w:szCs w:val="18"/>
                <w:lang w:val="de-CH"/>
              </w:rPr>
              <w:t xml:space="preserve">A 3rd party application that handles sending of correspondence to </w:t>
            </w:r>
            <w:r w:rsidR="00AB48E7" w:rsidRPr="2C33CDF8">
              <w:rPr>
                <w:rFonts w:ascii="Calibri Light" w:eastAsia="Calibri Light" w:hAnsi="Calibri Light" w:cs="Calibri Light"/>
                <w:sz w:val="18"/>
                <w:szCs w:val="18"/>
                <w:lang w:val="de-CH"/>
              </w:rPr>
              <w:t>BP</w:t>
            </w:r>
            <w:r w:rsidRPr="2C33CDF8">
              <w:rPr>
                <w:rFonts w:ascii="Calibri Light" w:eastAsia="Calibri Light" w:hAnsi="Calibri Light" w:cs="Calibri Light"/>
                <w:sz w:val="18"/>
                <w:szCs w:val="18"/>
                <w:lang w:val="de-CH"/>
              </w:rPr>
              <w:t xml:space="preserve"> via SMS, email and voice call </w:t>
            </w:r>
          </w:p>
        </w:tc>
      </w:tr>
      <w:tr w:rsidR="00F51F39" w:rsidRPr="00CD4E29" w14:paraId="66A999D2" w14:textId="77777777" w:rsidTr="008C3AF4">
        <w:trPr>
          <w:cantSplit/>
          <w:trHeight w:val="432"/>
        </w:trPr>
        <w:tc>
          <w:tcPr>
            <w:tcW w:w="1777" w:type="dxa"/>
            <w:vAlign w:val="center"/>
          </w:tcPr>
          <w:p w14:paraId="3B5FF619" w14:textId="1E167EE6" w:rsidR="00F51F39" w:rsidRPr="00F51F39" w:rsidRDefault="00F51F39" w:rsidP="00F51F39">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OA</w:t>
            </w:r>
          </w:p>
        </w:tc>
        <w:tc>
          <w:tcPr>
            <w:tcW w:w="7560" w:type="dxa"/>
            <w:vAlign w:val="center"/>
          </w:tcPr>
          <w:p w14:paraId="6B70EFBA" w14:textId="600F082E" w:rsidR="00F51F39" w:rsidRPr="00F51F39" w:rsidRDefault="00F51F39" w:rsidP="00F51F3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Owner  Allocation</w:t>
            </w:r>
          </w:p>
        </w:tc>
      </w:tr>
      <w:tr w:rsidR="00F51F39" w:rsidRPr="00CD4E29" w14:paraId="1EA2E9BB" w14:textId="77777777" w:rsidTr="008C3AF4">
        <w:trPr>
          <w:cantSplit/>
          <w:trHeight w:val="432"/>
        </w:trPr>
        <w:tc>
          <w:tcPr>
            <w:tcW w:w="1777" w:type="dxa"/>
            <w:vAlign w:val="center"/>
          </w:tcPr>
          <w:p w14:paraId="137EF2D2" w14:textId="3BB9C99E" w:rsidR="00F51F39" w:rsidRPr="00F51F39" w:rsidRDefault="00F51F39" w:rsidP="00F51F39">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Premise</w:t>
            </w:r>
          </w:p>
        </w:tc>
        <w:tc>
          <w:tcPr>
            <w:tcW w:w="7560" w:type="dxa"/>
            <w:vAlign w:val="center"/>
          </w:tcPr>
          <w:p w14:paraId="08361A7D" w14:textId="6178845E" w:rsidR="00F51F39" w:rsidRPr="00F51F39" w:rsidRDefault="00F51F39" w:rsidP="00F51F3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Represents one of the SAP Technical Master Data object that is supplied with energy, for example, an apartment or factory. A premise can have several utility installations. The premise is allocated to a connection object and the address of that connection object</w:t>
            </w:r>
          </w:p>
        </w:tc>
      </w:tr>
      <w:tr w:rsidR="00F51F39" w:rsidRPr="00CD4E29" w14:paraId="3352F009" w14:textId="77777777" w:rsidTr="008C3AF4">
        <w:trPr>
          <w:cantSplit/>
          <w:trHeight w:val="432"/>
        </w:trPr>
        <w:tc>
          <w:tcPr>
            <w:tcW w:w="1777" w:type="dxa"/>
            <w:vAlign w:val="center"/>
          </w:tcPr>
          <w:p w14:paraId="6AED66E0" w14:textId="677AFF69" w:rsidR="00F51F39" w:rsidRPr="00F51F39" w:rsidRDefault="00F51F39" w:rsidP="00F51F39">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Property</w:t>
            </w:r>
          </w:p>
        </w:tc>
        <w:tc>
          <w:tcPr>
            <w:tcW w:w="7560" w:type="dxa"/>
            <w:vAlign w:val="center"/>
          </w:tcPr>
          <w:p w14:paraId="30908534" w14:textId="74A5433F" w:rsidR="00F51F39" w:rsidRPr="00F51F39" w:rsidRDefault="00F51F39" w:rsidP="00F51F3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Standard SAP object that is primarily used for arranging agreements with the owner concerning automatic move-in. It also stores an owner history for installations that are part of owner allocation process</w:t>
            </w:r>
          </w:p>
        </w:tc>
      </w:tr>
      <w:tr w:rsidR="00F51F39" w:rsidRPr="00CD4E29" w14:paraId="4F5B0B77" w14:textId="77777777" w:rsidTr="008C3AF4">
        <w:trPr>
          <w:cantSplit/>
          <w:trHeight w:val="432"/>
        </w:trPr>
        <w:tc>
          <w:tcPr>
            <w:tcW w:w="1777" w:type="dxa"/>
            <w:vAlign w:val="center"/>
          </w:tcPr>
          <w:p w14:paraId="621A6BF9" w14:textId="0311BB81" w:rsidR="00F51F39" w:rsidRPr="00F51F39" w:rsidRDefault="00F51F39" w:rsidP="00F51F39">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S/4HANA</w:t>
            </w:r>
          </w:p>
        </w:tc>
        <w:tc>
          <w:tcPr>
            <w:tcW w:w="7560" w:type="dxa"/>
            <w:vAlign w:val="center"/>
          </w:tcPr>
          <w:p w14:paraId="2AAD246C" w14:textId="5A5301D4" w:rsidR="00F51F39" w:rsidRPr="00F51F39" w:rsidRDefault="00F51F39" w:rsidP="00F51F3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SAP HANA 4 Business Suite</w:t>
            </w:r>
          </w:p>
        </w:tc>
      </w:tr>
      <w:tr w:rsidR="00F51F39" w:rsidRPr="00CD4E29" w14:paraId="1460459F" w14:textId="77777777" w:rsidTr="00AE1682">
        <w:trPr>
          <w:cantSplit/>
          <w:trHeight w:val="192"/>
        </w:trPr>
        <w:tc>
          <w:tcPr>
            <w:tcW w:w="1777" w:type="dxa"/>
            <w:vAlign w:val="center"/>
          </w:tcPr>
          <w:p w14:paraId="485E05EB" w14:textId="3D7A042D" w:rsidR="00F51F39" w:rsidRPr="00F51F39" w:rsidRDefault="00F51F39" w:rsidP="00F51F39">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SCE</w:t>
            </w:r>
          </w:p>
        </w:tc>
        <w:tc>
          <w:tcPr>
            <w:tcW w:w="7560" w:type="dxa"/>
            <w:vAlign w:val="center"/>
          </w:tcPr>
          <w:p w14:paraId="5A15E0DC" w14:textId="0CFEFAE2" w:rsidR="00F51F39" w:rsidRPr="00F51F39" w:rsidRDefault="00F51F39" w:rsidP="00F51F3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Southern California Edison</w:t>
            </w:r>
          </w:p>
        </w:tc>
      </w:tr>
    </w:tbl>
    <w:p w14:paraId="4C5B953D" w14:textId="77777777" w:rsidR="00E0118B" w:rsidRPr="006B24F0" w:rsidRDefault="00E0118B" w:rsidP="00DF7511">
      <w:pPr>
        <w:pStyle w:val="Heading2Text"/>
        <w:ind w:left="0"/>
        <w:rPr>
          <w:rFonts w:ascii="Calibri Light" w:hAnsi="Calibri Light" w:cs="Arial"/>
        </w:rPr>
      </w:pPr>
    </w:p>
    <w:p w14:paraId="70793301" w14:textId="77777777" w:rsidR="00F029C3" w:rsidRPr="00CD4E29" w:rsidRDefault="00F029C3" w:rsidP="00E0118B">
      <w:pPr>
        <w:pStyle w:val="Heading2Tex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Additional terms may be found in APSE </w:t>
      </w:r>
      <w:hyperlink r:id="rId14" w:history="1">
        <w:r w:rsidRPr="2C33CDF8">
          <w:rPr>
            <w:rStyle w:val="Hyperlink"/>
            <w:rFonts w:ascii="Calibri Light" w:eastAsia="Calibri Light" w:hAnsi="Calibri Light" w:cs="Calibri Light"/>
            <w:sz w:val="18"/>
            <w:szCs w:val="18"/>
          </w:rPr>
          <w:t>General Document # 32 CSRP Glossary</w:t>
        </w:r>
      </w:hyperlink>
    </w:p>
    <w:p w14:paraId="74A69224" w14:textId="77777777" w:rsidR="00E0118B" w:rsidRPr="006B24F0" w:rsidRDefault="00E0118B" w:rsidP="002F58D0">
      <w:pPr>
        <w:pStyle w:val="Heading1"/>
        <w:rPr>
          <w:rFonts w:ascii="Calibri Light" w:eastAsia="Calibri Light" w:hAnsi="Calibri Light" w:cs="Calibri Light"/>
        </w:rPr>
      </w:pPr>
      <w:bookmarkStart w:id="17" w:name="_Toc406588300"/>
      <w:bookmarkStart w:id="18" w:name="_Toc491613806"/>
      <w:bookmarkStart w:id="19" w:name="_Toc513448805"/>
      <w:r w:rsidRPr="2C33CDF8">
        <w:rPr>
          <w:rFonts w:ascii="Calibri Light" w:eastAsia="Calibri Light" w:hAnsi="Calibri Light" w:cs="Calibri Light"/>
        </w:rPr>
        <w:lastRenderedPageBreak/>
        <w:t>Business Process Design</w:t>
      </w:r>
      <w:bookmarkEnd w:id="17"/>
      <w:bookmarkEnd w:id="18"/>
      <w:bookmarkEnd w:id="19"/>
    </w:p>
    <w:p w14:paraId="354154C2" w14:textId="4B746957" w:rsidR="00E0118B" w:rsidRPr="006B24F0" w:rsidRDefault="00915130" w:rsidP="003C6C8A">
      <w:pPr>
        <w:pStyle w:val="Heading2"/>
      </w:pPr>
      <w:bookmarkStart w:id="20" w:name="_Toc513448806"/>
      <w:r>
        <w:t xml:space="preserve">2.1 </w:t>
      </w:r>
      <w:bookmarkStart w:id="21" w:name="_Toc406588301"/>
      <w:bookmarkStart w:id="22" w:name="_Toc491613807"/>
      <w:r w:rsidR="00673705">
        <w:t>Overview</w:t>
      </w:r>
      <w:r w:rsidR="00E0118B" w:rsidRPr="006B24F0">
        <w:t xml:space="preserve"> Details</w:t>
      </w:r>
      <w:bookmarkEnd w:id="20"/>
      <w:bookmarkEnd w:id="21"/>
      <w:bookmarkEnd w:id="22"/>
      <w:r w:rsidR="00E0118B" w:rsidRPr="006B24F0">
        <w:t xml:space="preserve"> </w:t>
      </w:r>
    </w:p>
    <w:p w14:paraId="4BFA1B1A" w14:textId="4744FA45" w:rsidR="00673705" w:rsidRPr="00673705" w:rsidRDefault="00673705" w:rsidP="00673705">
      <w:pPr>
        <w:pStyle w:val="Heading2TextBulleted"/>
        <w:numPr>
          <w:ilvl w:val="0"/>
          <w:numId w:val="0"/>
        </w:numPr>
        <w:ind w:left="1080" w:hanging="360"/>
        <w:rPr>
          <w:rFonts w:ascii="Calibri Light" w:hAnsi="Calibri Light" w:cs="Arial"/>
          <w:sz w:val="18"/>
        </w:rPr>
      </w:pPr>
      <w:bookmarkStart w:id="23" w:name="_Toc368501741"/>
      <w:bookmarkStart w:id="24" w:name="_Ref391280030"/>
      <w:bookmarkStart w:id="25" w:name="_Toc406588302"/>
      <w:bookmarkStart w:id="26" w:name="_Toc491613808"/>
      <w:r w:rsidRPr="00673705">
        <w:rPr>
          <w:rFonts w:ascii="Calibri Light" w:hAnsi="Calibri Light" w:cs="Arial"/>
          <w:sz w:val="18"/>
        </w:rPr>
        <w:t xml:space="preserve">This document details the management of outbound correspondence </w:t>
      </w:r>
      <w:r>
        <w:rPr>
          <w:rFonts w:ascii="Calibri Light" w:hAnsi="Calibri Light" w:cs="Arial"/>
          <w:sz w:val="18"/>
        </w:rPr>
        <w:t xml:space="preserve">from SCE to </w:t>
      </w:r>
      <w:r w:rsidR="00CB1974">
        <w:rPr>
          <w:rFonts w:ascii="Calibri Light" w:hAnsi="Calibri Light" w:cs="Arial"/>
          <w:sz w:val="18"/>
        </w:rPr>
        <w:t>Business Partner</w:t>
      </w:r>
      <w:r w:rsidRPr="00673705">
        <w:rPr>
          <w:rFonts w:ascii="Calibri Light" w:hAnsi="Calibri Light" w:cs="Arial"/>
          <w:sz w:val="18"/>
        </w:rPr>
        <w:t xml:space="preserve">. </w:t>
      </w:r>
    </w:p>
    <w:p w14:paraId="54EE8EE2" w14:textId="77777777" w:rsidR="00673705" w:rsidRPr="00673705" w:rsidRDefault="00673705" w:rsidP="00673705">
      <w:pPr>
        <w:pStyle w:val="Heading2TextBulleted"/>
        <w:numPr>
          <w:ilvl w:val="0"/>
          <w:numId w:val="0"/>
        </w:numPr>
        <w:ind w:left="1080" w:hanging="360"/>
        <w:rPr>
          <w:rFonts w:ascii="Calibri Light" w:hAnsi="Calibri Light" w:cs="Arial"/>
          <w:sz w:val="18"/>
        </w:rPr>
      </w:pPr>
      <w:r w:rsidRPr="00673705">
        <w:rPr>
          <w:rFonts w:ascii="Calibri Light" w:hAnsi="Calibri Light" w:cs="Arial"/>
          <w:sz w:val="18"/>
        </w:rPr>
        <w:t>The correspondence management process will be documented for the variants detailed below:</w:t>
      </w:r>
    </w:p>
    <w:p w14:paraId="2A8C8CA6" w14:textId="77777777" w:rsidR="00673705" w:rsidRDefault="00673705" w:rsidP="00F0069E">
      <w:pPr>
        <w:pStyle w:val="Heading2TextBulleted"/>
        <w:numPr>
          <w:ilvl w:val="0"/>
          <w:numId w:val="16"/>
        </w:numPr>
        <w:rPr>
          <w:rFonts w:ascii="Calibri Light" w:hAnsi="Calibri Light" w:cs="Arial"/>
          <w:sz w:val="18"/>
        </w:rPr>
      </w:pPr>
      <w:r w:rsidRPr="00673705">
        <w:rPr>
          <w:rFonts w:ascii="Calibri Light" w:hAnsi="Calibri Light" w:cs="Arial"/>
          <w:sz w:val="18"/>
        </w:rPr>
        <w:t xml:space="preserve">Manual outbound correspondence. </w:t>
      </w:r>
    </w:p>
    <w:p w14:paraId="5183334E" w14:textId="77777777" w:rsidR="00792ADD" w:rsidRPr="00673705" w:rsidRDefault="00792ADD" w:rsidP="00F0069E">
      <w:pPr>
        <w:pStyle w:val="Heading2TextBulleted"/>
        <w:numPr>
          <w:ilvl w:val="0"/>
          <w:numId w:val="16"/>
        </w:numPr>
        <w:rPr>
          <w:rFonts w:ascii="Calibri Light" w:hAnsi="Calibri Light" w:cs="Arial"/>
          <w:sz w:val="18"/>
        </w:rPr>
      </w:pPr>
      <w:r w:rsidRPr="00673705">
        <w:rPr>
          <w:rFonts w:ascii="Calibri Light" w:hAnsi="Calibri Light" w:cs="Arial"/>
          <w:sz w:val="18"/>
        </w:rPr>
        <w:t xml:space="preserve">Automatic outbound correspondence. </w:t>
      </w:r>
    </w:p>
    <w:p w14:paraId="75C995C2" w14:textId="3EA4DF3D" w:rsidR="00792ADD" w:rsidRPr="00673705" w:rsidRDefault="00792ADD" w:rsidP="001A7DB0">
      <w:pPr>
        <w:pStyle w:val="Heading2TextBulleted"/>
        <w:numPr>
          <w:ilvl w:val="0"/>
          <w:numId w:val="16"/>
        </w:numPr>
        <w:rPr>
          <w:rFonts w:ascii="Calibri Light" w:hAnsi="Calibri Light" w:cs="Arial"/>
          <w:sz w:val="18"/>
        </w:rPr>
      </w:pPr>
      <w:r>
        <w:rPr>
          <w:rFonts w:ascii="Calibri Light" w:hAnsi="Calibri Light" w:cs="Arial"/>
          <w:sz w:val="18"/>
        </w:rPr>
        <w:t xml:space="preserve">Mass manual </w:t>
      </w:r>
      <w:r w:rsidR="00D50D40">
        <w:rPr>
          <w:rFonts w:ascii="Calibri Light" w:hAnsi="Calibri Light" w:cs="Arial"/>
          <w:sz w:val="18"/>
        </w:rPr>
        <w:t xml:space="preserve">Outbound </w:t>
      </w:r>
      <w:r>
        <w:rPr>
          <w:rFonts w:ascii="Calibri Light" w:hAnsi="Calibri Light" w:cs="Arial"/>
          <w:sz w:val="18"/>
        </w:rPr>
        <w:t>correspondence</w:t>
      </w:r>
      <w:r w:rsidR="001A7DB0">
        <w:rPr>
          <w:rFonts w:ascii="Calibri Light" w:hAnsi="Calibri Light" w:cs="Arial"/>
          <w:sz w:val="18"/>
        </w:rPr>
        <w:t xml:space="preserve"> (this is documented in detail in BPD </w:t>
      </w:r>
      <w:hyperlink r:id="rId15" w:history="1">
        <w:r w:rsidR="001A7DB0" w:rsidRPr="001A7DB0">
          <w:rPr>
            <w:rStyle w:val="Hyperlink"/>
            <w:rFonts w:ascii="Calibri Light" w:hAnsi="Calibri Light" w:cs="Arial"/>
            <w:i/>
            <w:sz w:val="18"/>
          </w:rPr>
          <w:t>CIM-CS-15 Manage Customer Segmentation &amp; Campaign Management</w:t>
        </w:r>
      </w:hyperlink>
      <w:r w:rsidR="001A7DB0">
        <w:rPr>
          <w:rFonts w:ascii="Calibri Light" w:hAnsi="Calibri Light" w:cs="Arial"/>
          <w:sz w:val="18"/>
        </w:rPr>
        <w:t>)</w:t>
      </w:r>
    </w:p>
    <w:p w14:paraId="66817FCC" w14:textId="60EC17A6" w:rsidR="00185F2C" w:rsidRDefault="00D50D40" w:rsidP="005175CB">
      <w:pPr>
        <w:pStyle w:val="Heading2TextBulleted"/>
        <w:numPr>
          <w:ilvl w:val="0"/>
          <w:numId w:val="0"/>
        </w:numPr>
        <w:ind w:left="720"/>
        <w:rPr>
          <w:rFonts w:ascii="Calibri Light" w:hAnsi="Calibri Light" w:cs="Arial"/>
          <w:sz w:val="18"/>
        </w:rPr>
      </w:pPr>
      <w:r>
        <w:rPr>
          <w:rFonts w:ascii="Calibri Light" w:hAnsi="Calibri Light" w:cs="Arial"/>
          <w:sz w:val="18"/>
        </w:rPr>
        <w:t>A</w:t>
      </w:r>
      <w:r w:rsidR="00185F2C">
        <w:rPr>
          <w:rFonts w:ascii="Calibri Light" w:hAnsi="Calibri Light" w:cs="Arial"/>
          <w:sz w:val="18"/>
        </w:rPr>
        <w:t xml:space="preserve">n outbound correspondence can be created manually by user or automatically by </w:t>
      </w:r>
      <w:r>
        <w:rPr>
          <w:rFonts w:ascii="Calibri Light" w:hAnsi="Calibri Light" w:cs="Arial"/>
          <w:sz w:val="18"/>
        </w:rPr>
        <w:t xml:space="preserve">the </w:t>
      </w:r>
      <w:r w:rsidR="00185F2C">
        <w:rPr>
          <w:rFonts w:ascii="Calibri Light" w:hAnsi="Calibri Light" w:cs="Arial"/>
          <w:sz w:val="18"/>
        </w:rPr>
        <w:t>system.</w:t>
      </w:r>
      <w:r w:rsidR="00A56656">
        <w:rPr>
          <w:rFonts w:ascii="Calibri Light" w:hAnsi="Calibri Light" w:cs="Arial"/>
          <w:sz w:val="18"/>
        </w:rPr>
        <w:t xml:space="preserve"> Outbound correspondence can be </w:t>
      </w:r>
      <w:r w:rsidR="00CB1974">
        <w:rPr>
          <w:rFonts w:ascii="Calibri Light" w:hAnsi="Calibri Light" w:cs="Arial"/>
          <w:sz w:val="18"/>
        </w:rPr>
        <w:t>sent via email, voice call, SMS, TTY or by U.S. mail</w:t>
      </w:r>
      <w:r w:rsidR="00A56656">
        <w:rPr>
          <w:rFonts w:ascii="Calibri Light" w:hAnsi="Calibri Light" w:cs="Arial"/>
          <w:sz w:val="18"/>
        </w:rPr>
        <w:t xml:space="preserve">. </w:t>
      </w:r>
      <w:r w:rsidR="00CB1974">
        <w:rPr>
          <w:rFonts w:ascii="Calibri Light" w:hAnsi="Calibri Light" w:cs="Arial"/>
          <w:sz w:val="18"/>
        </w:rPr>
        <w:t xml:space="preserve"> The BP communication method preferences for various types of communications (e.g., account alerts, outage, program events and marketing) </w:t>
      </w:r>
      <w:r w:rsidR="000D2A57">
        <w:rPr>
          <w:rFonts w:ascii="Calibri Light" w:hAnsi="Calibri Light" w:cs="Arial"/>
          <w:sz w:val="18"/>
        </w:rPr>
        <w:t>is</w:t>
      </w:r>
      <w:r w:rsidR="00CB1974">
        <w:rPr>
          <w:rFonts w:ascii="Calibri Light" w:hAnsi="Calibri Light" w:cs="Arial"/>
          <w:sz w:val="18"/>
        </w:rPr>
        <w:t xml:space="preserve"> </w:t>
      </w:r>
      <w:r w:rsidR="000D2A57">
        <w:rPr>
          <w:rFonts w:ascii="Calibri Light" w:hAnsi="Calibri Light" w:cs="Arial"/>
          <w:sz w:val="18"/>
        </w:rPr>
        <w:t xml:space="preserve">stored in BP Preference </w:t>
      </w:r>
      <w:r w:rsidR="00A56656">
        <w:rPr>
          <w:rFonts w:ascii="Calibri Light" w:hAnsi="Calibri Light" w:cs="Arial"/>
          <w:sz w:val="18"/>
        </w:rPr>
        <w:t xml:space="preserve">. Refer to BPD </w:t>
      </w:r>
      <w:hyperlink r:id="rId16" w:history="1">
        <w:r w:rsidR="00A56656" w:rsidRPr="00A56656">
          <w:rPr>
            <w:rStyle w:val="Hyperlink"/>
            <w:rFonts w:ascii="Calibri Light" w:hAnsi="Calibri Light" w:cs="Arial"/>
            <w:i/>
            <w:sz w:val="18"/>
          </w:rPr>
          <w:t>CIM-CS-01 Business Master Data – Manage Business Partner</w:t>
        </w:r>
      </w:hyperlink>
      <w:r w:rsidR="00A56656">
        <w:rPr>
          <w:rFonts w:ascii="Calibri Light" w:hAnsi="Calibri Light" w:cs="Arial"/>
          <w:sz w:val="18"/>
        </w:rPr>
        <w:t xml:space="preserve"> for more information.</w:t>
      </w:r>
    </w:p>
    <w:p w14:paraId="027892E9" w14:textId="56E4BD27" w:rsidR="00DC2BF6" w:rsidRDefault="005E65A0" w:rsidP="005175CB">
      <w:pPr>
        <w:pStyle w:val="Heading2TextBulleted"/>
        <w:numPr>
          <w:ilvl w:val="0"/>
          <w:numId w:val="0"/>
        </w:numPr>
        <w:ind w:left="720"/>
        <w:rPr>
          <w:rFonts w:ascii="Calibri Light" w:hAnsi="Calibri Light" w:cs="Arial"/>
          <w:sz w:val="18"/>
        </w:rPr>
      </w:pPr>
      <w:r>
        <w:rPr>
          <w:rFonts w:ascii="Calibri Light" w:hAnsi="Calibri Light" w:cs="Arial"/>
          <w:sz w:val="18"/>
        </w:rPr>
        <w:t xml:space="preserve">When an outbound correspondence is generated by </w:t>
      </w:r>
      <w:r w:rsidR="004239AF">
        <w:rPr>
          <w:rFonts w:ascii="Calibri Light" w:hAnsi="Calibri Light" w:cs="Arial"/>
          <w:sz w:val="18"/>
        </w:rPr>
        <w:t>OpenText</w:t>
      </w:r>
      <w:r w:rsidR="00776E12">
        <w:rPr>
          <w:rFonts w:ascii="Calibri Light" w:hAnsi="Calibri Light" w:cs="Arial"/>
          <w:sz w:val="18"/>
        </w:rPr>
        <w:t xml:space="preserve"> (manual correspondence of all channels and automatic correspondence with channel of US Mail)</w:t>
      </w:r>
      <w:r>
        <w:rPr>
          <w:rFonts w:ascii="Calibri Light" w:hAnsi="Calibri Light" w:cs="Arial"/>
          <w:sz w:val="18"/>
        </w:rPr>
        <w:t xml:space="preserve">, a copy of the </w:t>
      </w:r>
      <w:r w:rsidR="00DC2BF6">
        <w:rPr>
          <w:rFonts w:ascii="Calibri Light" w:hAnsi="Calibri Light" w:cs="Arial"/>
          <w:sz w:val="18"/>
        </w:rPr>
        <w:t>correspondence</w:t>
      </w:r>
      <w:r>
        <w:rPr>
          <w:rFonts w:ascii="Calibri Light" w:hAnsi="Calibri Light" w:cs="Arial"/>
          <w:sz w:val="18"/>
        </w:rPr>
        <w:t xml:space="preserve"> image will be uploaded </w:t>
      </w:r>
      <w:r w:rsidR="00CB1974">
        <w:rPr>
          <w:rFonts w:ascii="Calibri Light" w:hAnsi="Calibri Light" w:cs="Arial"/>
          <w:sz w:val="18"/>
        </w:rPr>
        <w:t xml:space="preserve">and saved in the </w:t>
      </w:r>
      <w:r w:rsidR="004239AF">
        <w:rPr>
          <w:rFonts w:ascii="Calibri Light" w:hAnsi="Calibri Light" w:cs="Arial"/>
          <w:sz w:val="18"/>
        </w:rPr>
        <w:t>OpenText</w:t>
      </w:r>
      <w:r>
        <w:rPr>
          <w:rFonts w:ascii="Calibri Light" w:hAnsi="Calibri Light" w:cs="Arial"/>
          <w:sz w:val="18"/>
        </w:rPr>
        <w:t xml:space="preserve"> xECM (Extended Content Management)</w:t>
      </w:r>
      <w:r w:rsidR="00CB1974">
        <w:rPr>
          <w:rFonts w:ascii="Calibri Light" w:hAnsi="Calibri Light" w:cs="Arial"/>
          <w:sz w:val="18"/>
        </w:rPr>
        <w:t xml:space="preserve"> system.  Users of the system will be able </w:t>
      </w:r>
      <w:r w:rsidR="00D50D40">
        <w:rPr>
          <w:rFonts w:ascii="Calibri Light" w:hAnsi="Calibri Light" w:cs="Arial"/>
          <w:sz w:val="18"/>
        </w:rPr>
        <w:t>to to</w:t>
      </w:r>
      <w:r w:rsidR="00DC2BF6">
        <w:rPr>
          <w:rFonts w:ascii="Calibri Light" w:hAnsi="Calibri Light" w:cs="Arial"/>
          <w:sz w:val="18"/>
        </w:rPr>
        <w:t xml:space="preserve"> view the correspondence</w:t>
      </w:r>
      <w:r w:rsidR="00CB1974">
        <w:rPr>
          <w:rFonts w:ascii="Calibri Light" w:hAnsi="Calibri Light" w:cs="Arial"/>
          <w:sz w:val="18"/>
        </w:rPr>
        <w:t xml:space="preserve"> sent to a BP including the deliver</w:t>
      </w:r>
      <w:r w:rsidR="00A00F27">
        <w:rPr>
          <w:rFonts w:ascii="Calibri Light" w:hAnsi="Calibri Light" w:cs="Arial"/>
          <w:sz w:val="18"/>
        </w:rPr>
        <w:t>y</w:t>
      </w:r>
      <w:r w:rsidR="00CB1974">
        <w:rPr>
          <w:rFonts w:ascii="Calibri Light" w:hAnsi="Calibri Light" w:cs="Arial"/>
          <w:sz w:val="18"/>
        </w:rPr>
        <w:t xml:space="preserve"> results</w:t>
      </w:r>
      <w:r w:rsidR="00DC2BF6">
        <w:rPr>
          <w:rFonts w:ascii="Calibri Light" w:hAnsi="Calibri Light" w:cs="Arial"/>
          <w:sz w:val="18"/>
        </w:rPr>
        <w:t xml:space="preserve">. Refer to BPD </w:t>
      </w:r>
      <w:hyperlink r:id="rId17" w:history="1">
        <w:r w:rsidR="00DC2BF6" w:rsidRPr="00DC2BF6">
          <w:rPr>
            <w:rStyle w:val="Hyperlink"/>
            <w:rFonts w:ascii="Calibri Light" w:hAnsi="Calibri Light" w:cs="Arial"/>
            <w:i/>
            <w:sz w:val="18"/>
          </w:rPr>
          <w:t>CIM-CS-09 - Manage Inbound Request</w:t>
        </w:r>
      </w:hyperlink>
      <w:r w:rsidR="00DC2BF6">
        <w:rPr>
          <w:rFonts w:ascii="Calibri Light" w:hAnsi="Calibri Light" w:cs="Arial"/>
          <w:sz w:val="18"/>
        </w:rPr>
        <w:t xml:space="preserve"> for more information</w:t>
      </w:r>
      <w:r>
        <w:rPr>
          <w:rFonts w:ascii="Calibri Light" w:hAnsi="Calibri Light" w:cs="Arial"/>
          <w:sz w:val="18"/>
        </w:rPr>
        <w:t xml:space="preserve">. </w:t>
      </w:r>
      <w:r w:rsidR="00CB1974">
        <w:rPr>
          <w:rFonts w:ascii="Calibri Light" w:hAnsi="Calibri Light" w:cs="Arial"/>
          <w:sz w:val="18"/>
        </w:rPr>
        <w:t xml:space="preserve"> </w:t>
      </w:r>
    </w:p>
    <w:p w14:paraId="6EC6A16C" w14:textId="268D5F2E" w:rsidR="007B0FC8" w:rsidRPr="005E65A0" w:rsidRDefault="005E65A0" w:rsidP="007B0FC8">
      <w:pPr>
        <w:pStyle w:val="Heading2TextBulleted"/>
        <w:numPr>
          <w:ilvl w:val="0"/>
          <w:numId w:val="0"/>
        </w:numPr>
        <w:ind w:left="720"/>
        <w:rPr>
          <w:rFonts w:ascii="Calibri Light" w:hAnsi="Calibri Light" w:cs="Arial"/>
          <w:sz w:val="18"/>
          <w:szCs w:val="18"/>
        </w:rPr>
      </w:pPr>
      <w:r>
        <w:rPr>
          <w:rFonts w:ascii="Calibri Light" w:hAnsi="Calibri Light" w:cs="Arial"/>
          <w:sz w:val="18"/>
        </w:rPr>
        <w:t xml:space="preserve">A BP Contact </w:t>
      </w:r>
      <w:r w:rsidR="00CB1974">
        <w:rPr>
          <w:rFonts w:ascii="Calibri Light" w:hAnsi="Calibri Light" w:cs="Arial"/>
          <w:sz w:val="18"/>
        </w:rPr>
        <w:t>will be</w:t>
      </w:r>
      <w:r>
        <w:rPr>
          <w:rFonts w:ascii="Calibri Light" w:hAnsi="Calibri Light" w:cs="Arial"/>
          <w:sz w:val="18"/>
        </w:rPr>
        <w:t xml:space="preserve"> created automatically </w:t>
      </w:r>
      <w:r w:rsidR="007A370D">
        <w:rPr>
          <w:rFonts w:ascii="Calibri Light" w:hAnsi="Calibri Light" w:cs="Arial"/>
          <w:sz w:val="18"/>
        </w:rPr>
        <w:t xml:space="preserve">by OpenText or Nuance </w:t>
      </w:r>
      <w:r w:rsidR="00CB1974">
        <w:rPr>
          <w:rFonts w:ascii="Calibri Light" w:hAnsi="Calibri Light" w:cs="Arial"/>
          <w:sz w:val="18"/>
        </w:rPr>
        <w:t xml:space="preserve">each time </w:t>
      </w:r>
      <w:r>
        <w:rPr>
          <w:rFonts w:ascii="Calibri Light" w:hAnsi="Calibri Light" w:cs="Arial"/>
          <w:sz w:val="18"/>
        </w:rPr>
        <w:t xml:space="preserve">a copy of the document image is </w:t>
      </w:r>
      <w:r w:rsidR="007A370D">
        <w:rPr>
          <w:rFonts w:ascii="Calibri Light" w:hAnsi="Calibri Light" w:cs="Arial"/>
          <w:sz w:val="18"/>
        </w:rPr>
        <w:t>sent to BP</w:t>
      </w:r>
      <w:r>
        <w:rPr>
          <w:rFonts w:ascii="Calibri Light" w:hAnsi="Calibri Light" w:cs="Arial"/>
          <w:sz w:val="18"/>
        </w:rPr>
        <w:t xml:space="preserve"> </w:t>
      </w:r>
      <w:r w:rsidRPr="005E65A0">
        <w:rPr>
          <w:rFonts w:ascii="Calibri Light" w:hAnsi="Calibri Light" w:cs="Arial"/>
          <w:sz w:val="18"/>
          <w:szCs w:val="18"/>
        </w:rPr>
        <w:t xml:space="preserve">using </w:t>
      </w:r>
      <w:r w:rsidRPr="005E65A0">
        <w:rPr>
          <w:rFonts w:ascii="Calibri Light" w:hAnsi="Calibri Light" w:cs="Arial"/>
          <w:i/>
          <w:sz w:val="18"/>
          <w:szCs w:val="18"/>
        </w:rPr>
        <w:t>E-CIM-CS-11 - Auto IR creation for Inbound &amp; Outbound Correspondence/Communication.</w:t>
      </w:r>
      <w:r>
        <w:rPr>
          <w:rFonts w:ascii="Calibri Light" w:hAnsi="Calibri Light" w:cs="Arial"/>
          <w:i/>
          <w:sz w:val="18"/>
          <w:szCs w:val="18"/>
        </w:rPr>
        <w:t xml:space="preserve"> </w:t>
      </w:r>
      <w:r>
        <w:rPr>
          <w:rFonts w:ascii="Calibri Light" w:hAnsi="Calibri Light" w:cs="Arial"/>
          <w:sz w:val="18"/>
          <w:szCs w:val="18"/>
        </w:rPr>
        <w:t>The source of the BP Contact will indicate the BP Contact is Outbound. This is to differen</w:t>
      </w:r>
      <w:r w:rsidR="00012D36">
        <w:rPr>
          <w:rFonts w:ascii="Calibri Light" w:hAnsi="Calibri Light" w:cs="Arial"/>
          <w:sz w:val="18"/>
          <w:szCs w:val="18"/>
        </w:rPr>
        <w:t>tiate</w:t>
      </w:r>
      <w:r>
        <w:rPr>
          <w:rFonts w:ascii="Calibri Light" w:hAnsi="Calibri Light" w:cs="Arial"/>
          <w:sz w:val="18"/>
          <w:szCs w:val="18"/>
        </w:rPr>
        <w:t xml:space="preserve"> the outbound correspondence vs i</w:t>
      </w:r>
      <w:r w:rsidR="00B20A43">
        <w:rPr>
          <w:rFonts w:ascii="Calibri Light" w:hAnsi="Calibri Light" w:cs="Arial"/>
          <w:sz w:val="18"/>
          <w:szCs w:val="18"/>
        </w:rPr>
        <w:t xml:space="preserve">nbound correspondence that </w:t>
      </w:r>
      <w:r w:rsidR="000904EB">
        <w:rPr>
          <w:rFonts w:ascii="Calibri Light" w:hAnsi="Calibri Light" w:cs="Arial"/>
          <w:sz w:val="18"/>
          <w:szCs w:val="18"/>
        </w:rPr>
        <w:t xml:space="preserve">is </w:t>
      </w:r>
      <w:r w:rsidR="00B20A43">
        <w:rPr>
          <w:rFonts w:ascii="Calibri Light" w:hAnsi="Calibri Light" w:cs="Arial"/>
          <w:sz w:val="18"/>
          <w:szCs w:val="18"/>
        </w:rPr>
        <w:t>uploaded to xECM.</w:t>
      </w:r>
    </w:p>
    <w:p w14:paraId="59D2C495" w14:textId="3EF5A00F" w:rsidR="00CB1974" w:rsidRDefault="0022351B" w:rsidP="00C34460">
      <w:pPr>
        <w:pStyle w:val="Heading2TextBulleted"/>
        <w:numPr>
          <w:ilvl w:val="0"/>
          <w:numId w:val="0"/>
        </w:numPr>
        <w:ind w:left="720"/>
        <w:rPr>
          <w:rFonts w:ascii="Calibri Light" w:hAnsi="Calibri Light" w:cs="Arial"/>
          <w:sz w:val="18"/>
        </w:rPr>
      </w:pPr>
      <w:r>
        <w:rPr>
          <w:rFonts w:ascii="Calibri Light" w:hAnsi="Calibri Light" w:cs="Arial"/>
          <w:sz w:val="18"/>
        </w:rPr>
        <w:t>The</w:t>
      </w:r>
      <w:r w:rsidR="005175CB">
        <w:rPr>
          <w:rFonts w:ascii="Calibri Light" w:hAnsi="Calibri Light" w:cs="Arial"/>
          <w:sz w:val="18"/>
        </w:rPr>
        <w:t xml:space="preserve"> </w:t>
      </w:r>
      <w:r w:rsidR="00CF6058">
        <w:rPr>
          <w:rFonts w:ascii="Calibri Light" w:hAnsi="Calibri Light" w:cs="Arial"/>
          <w:sz w:val="18"/>
        </w:rPr>
        <w:t>diagram</w:t>
      </w:r>
      <w:r>
        <w:rPr>
          <w:rFonts w:ascii="Calibri Light" w:hAnsi="Calibri Light" w:cs="Arial"/>
          <w:sz w:val="18"/>
        </w:rPr>
        <w:t xml:space="preserve"> below</w:t>
      </w:r>
      <w:r w:rsidR="00CF6058">
        <w:rPr>
          <w:rFonts w:ascii="Calibri Light" w:hAnsi="Calibri Light" w:cs="Arial"/>
          <w:sz w:val="18"/>
        </w:rPr>
        <w:t xml:space="preserve"> </w:t>
      </w:r>
      <w:r w:rsidR="00751216">
        <w:rPr>
          <w:rFonts w:ascii="Calibri Light" w:hAnsi="Calibri Light" w:cs="Arial"/>
          <w:sz w:val="18"/>
        </w:rPr>
        <w:t xml:space="preserve">(Figure 1) </w:t>
      </w:r>
      <w:r w:rsidR="00CF6058">
        <w:rPr>
          <w:rFonts w:ascii="Calibri Light" w:hAnsi="Calibri Light" w:cs="Arial"/>
          <w:sz w:val="18"/>
        </w:rPr>
        <w:t>describes a</w:t>
      </w:r>
      <w:r w:rsidR="005175CB">
        <w:rPr>
          <w:rFonts w:ascii="Calibri Light" w:hAnsi="Calibri Light" w:cs="Arial"/>
          <w:sz w:val="18"/>
        </w:rPr>
        <w:t xml:space="preserve"> high level process flow for outbound correspondence</w:t>
      </w:r>
      <w:r w:rsidR="00CF6058">
        <w:rPr>
          <w:rFonts w:ascii="Calibri Light" w:hAnsi="Calibri Light" w:cs="Arial"/>
          <w:sz w:val="18"/>
        </w:rPr>
        <w:t xml:space="preserve"> using </w:t>
      </w:r>
      <w:r w:rsidR="004239AF">
        <w:rPr>
          <w:rFonts w:ascii="Calibri Light" w:hAnsi="Calibri Light" w:cs="Arial"/>
          <w:sz w:val="18"/>
        </w:rPr>
        <w:t>OpenText</w:t>
      </w:r>
      <w:r w:rsidR="00CF6058">
        <w:rPr>
          <w:rFonts w:ascii="Calibri Light" w:hAnsi="Calibri Light" w:cs="Arial"/>
          <w:sz w:val="18"/>
        </w:rPr>
        <w:t xml:space="preserve"> and SAP referencing the step numbers indicated in the diagram. </w:t>
      </w:r>
    </w:p>
    <w:p w14:paraId="0CC039CE" w14:textId="0C7A90FF" w:rsidR="00CB1974" w:rsidRDefault="00CF6058" w:rsidP="00EF2648">
      <w:pPr>
        <w:pStyle w:val="Heading2TextBulleted"/>
        <w:numPr>
          <w:ilvl w:val="0"/>
          <w:numId w:val="0"/>
        </w:numPr>
        <w:ind w:left="1440"/>
        <w:rPr>
          <w:rFonts w:ascii="Calibri Light" w:hAnsi="Calibri Light" w:cs="Arial"/>
          <w:sz w:val="18"/>
        </w:rPr>
      </w:pPr>
      <w:r>
        <w:rPr>
          <w:rFonts w:ascii="Calibri Light" w:hAnsi="Calibri Light" w:cs="Arial"/>
          <w:sz w:val="18"/>
        </w:rPr>
        <w:t xml:space="preserve">When </w:t>
      </w:r>
      <w:r w:rsidR="00CB1974">
        <w:rPr>
          <w:rFonts w:ascii="Calibri Light" w:hAnsi="Calibri Light" w:cs="Arial"/>
          <w:sz w:val="18"/>
        </w:rPr>
        <w:t>a BP</w:t>
      </w:r>
      <w:r>
        <w:rPr>
          <w:rFonts w:ascii="Calibri Light" w:hAnsi="Calibri Light" w:cs="Arial"/>
          <w:sz w:val="18"/>
        </w:rPr>
        <w:t xml:space="preserve"> requests a correspondence</w:t>
      </w:r>
      <w:r w:rsidR="00CB1974">
        <w:rPr>
          <w:rFonts w:ascii="Calibri Light" w:hAnsi="Calibri Light" w:cs="Arial"/>
          <w:sz w:val="18"/>
        </w:rPr>
        <w:t xml:space="preserve"> be sent to them (e.g., CARE application)</w:t>
      </w:r>
      <w:r>
        <w:rPr>
          <w:rFonts w:ascii="Calibri Light" w:hAnsi="Calibri Light" w:cs="Arial"/>
          <w:sz w:val="18"/>
        </w:rPr>
        <w:t xml:space="preserve"> </w:t>
      </w:r>
      <w:r w:rsidR="00CB1974">
        <w:rPr>
          <w:rFonts w:ascii="Calibri Light" w:hAnsi="Calibri Light" w:cs="Arial"/>
          <w:sz w:val="18"/>
        </w:rPr>
        <w:t>the</w:t>
      </w:r>
      <w:r>
        <w:rPr>
          <w:rFonts w:ascii="Calibri Light" w:hAnsi="Calibri Light" w:cs="Arial"/>
          <w:sz w:val="18"/>
        </w:rPr>
        <w:t xml:space="preserve"> u</w:t>
      </w:r>
      <w:r w:rsidR="005175CB">
        <w:rPr>
          <w:rFonts w:ascii="Calibri Light" w:hAnsi="Calibri Light" w:cs="Arial"/>
          <w:sz w:val="18"/>
        </w:rPr>
        <w:t xml:space="preserve">ser </w:t>
      </w:r>
      <w:r w:rsidR="00CB1974">
        <w:rPr>
          <w:rFonts w:ascii="Calibri Light" w:hAnsi="Calibri Light" w:cs="Arial"/>
          <w:sz w:val="18"/>
        </w:rPr>
        <w:t xml:space="preserve">will </w:t>
      </w:r>
      <w:r w:rsidR="00C528B3">
        <w:rPr>
          <w:rFonts w:ascii="Calibri Light" w:hAnsi="Calibri Light" w:cs="Arial"/>
          <w:sz w:val="18"/>
        </w:rPr>
        <w:t xml:space="preserve">employ </w:t>
      </w:r>
      <w:r w:rsidR="004239AF">
        <w:rPr>
          <w:rFonts w:ascii="Calibri Light" w:hAnsi="Calibri Light" w:cs="Arial"/>
          <w:sz w:val="18"/>
        </w:rPr>
        <w:t>OpenText</w:t>
      </w:r>
      <w:r w:rsidR="005175CB">
        <w:rPr>
          <w:rFonts w:ascii="Calibri Light" w:hAnsi="Calibri Light" w:cs="Arial"/>
          <w:sz w:val="18"/>
        </w:rPr>
        <w:t xml:space="preserve"> Empower Editor </w:t>
      </w:r>
      <w:r>
        <w:rPr>
          <w:rFonts w:ascii="Calibri Light" w:hAnsi="Calibri Light" w:cs="Arial"/>
          <w:sz w:val="18"/>
        </w:rPr>
        <w:t xml:space="preserve">(1) </w:t>
      </w:r>
      <w:r w:rsidR="0036746B">
        <w:rPr>
          <w:rFonts w:ascii="Calibri Light" w:hAnsi="Calibri Light" w:cs="Arial"/>
          <w:sz w:val="18"/>
        </w:rPr>
        <w:t xml:space="preserve">to </w:t>
      </w:r>
      <w:r w:rsidR="005175CB">
        <w:rPr>
          <w:rFonts w:ascii="Calibri Light" w:hAnsi="Calibri Light" w:cs="Arial"/>
          <w:sz w:val="18"/>
        </w:rPr>
        <w:t xml:space="preserve">construct </w:t>
      </w:r>
      <w:r w:rsidR="00CB1974">
        <w:rPr>
          <w:rFonts w:ascii="Calibri Light" w:hAnsi="Calibri Light" w:cs="Arial"/>
          <w:sz w:val="18"/>
        </w:rPr>
        <w:t xml:space="preserve">the </w:t>
      </w:r>
      <w:r w:rsidR="0036746B">
        <w:rPr>
          <w:rFonts w:ascii="Calibri Light" w:hAnsi="Calibri Light" w:cs="Arial"/>
          <w:sz w:val="18"/>
        </w:rPr>
        <w:t xml:space="preserve">correspondence using </w:t>
      </w:r>
      <w:r w:rsidR="00C528B3">
        <w:rPr>
          <w:rFonts w:ascii="Calibri Light" w:hAnsi="Calibri Light" w:cs="Arial"/>
          <w:sz w:val="18"/>
        </w:rPr>
        <w:t xml:space="preserve">a </w:t>
      </w:r>
      <w:r w:rsidR="0036746B">
        <w:rPr>
          <w:rFonts w:ascii="Calibri Light" w:hAnsi="Calibri Light" w:cs="Arial"/>
          <w:sz w:val="18"/>
        </w:rPr>
        <w:t xml:space="preserve">predefined </w:t>
      </w:r>
      <w:r w:rsidR="004239AF">
        <w:rPr>
          <w:rFonts w:ascii="Calibri Light" w:hAnsi="Calibri Light" w:cs="Arial"/>
          <w:sz w:val="18"/>
        </w:rPr>
        <w:t>OpenText</w:t>
      </w:r>
      <w:r w:rsidR="0036746B">
        <w:rPr>
          <w:rFonts w:ascii="Calibri Light" w:hAnsi="Calibri Light" w:cs="Arial"/>
          <w:sz w:val="18"/>
        </w:rPr>
        <w:t xml:space="preserve"> correspondence template</w:t>
      </w:r>
      <w:r>
        <w:rPr>
          <w:rFonts w:ascii="Calibri Light" w:hAnsi="Calibri Light" w:cs="Arial"/>
          <w:sz w:val="18"/>
        </w:rPr>
        <w:t xml:space="preserve">. </w:t>
      </w:r>
    </w:p>
    <w:p w14:paraId="64BA63D2" w14:textId="76698358" w:rsidR="00CB1974" w:rsidRDefault="0036746B" w:rsidP="00EF2648">
      <w:pPr>
        <w:pStyle w:val="Heading2TextBulleted"/>
        <w:numPr>
          <w:ilvl w:val="0"/>
          <w:numId w:val="0"/>
        </w:numPr>
        <w:ind w:left="1440"/>
        <w:rPr>
          <w:rFonts w:ascii="Calibri Light" w:hAnsi="Calibri Light" w:cs="Arial"/>
          <w:sz w:val="18"/>
        </w:rPr>
      </w:pPr>
      <w:r>
        <w:rPr>
          <w:rFonts w:ascii="Calibri Light" w:hAnsi="Calibri Light" w:cs="Arial"/>
          <w:sz w:val="18"/>
        </w:rPr>
        <w:t xml:space="preserve">Automatic correspondence and invoices are generated in S/4HANA (2). </w:t>
      </w:r>
    </w:p>
    <w:p w14:paraId="26223647" w14:textId="587D6A99" w:rsidR="00EF2648" w:rsidRDefault="0036746B" w:rsidP="00EF2648">
      <w:pPr>
        <w:pStyle w:val="Heading2TextBulleted"/>
        <w:numPr>
          <w:ilvl w:val="0"/>
          <w:numId w:val="0"/>
        </w:numPr>
        <w:ind w:left="1440"/>
        <w:rPr>
          <w:rFonts w:ascii="Calibri Light" w:hAnsi="Calibri Light" w:cs="Arial"/>
          <w:sz w:val="18"/>
        </w:rPr>
      </w:pPr>
      <w:r>
        <w:rPr>
          <w:rFonts w:ascii="Calibri Light" w:hAnsi="Calibri Light" w:cs="Arial"/>
          <w:sz w:val="18"/>
        </w:rPr>
        <w:t>The Manual</w:t>
      </w:r>
      <w:r w:rsidR="00761510">
        <w:rPr>
          <w:rFonts w:ascii="Calibri Light" w:hAnsi="Calibri Light" w:cs="Arial"/>
          <w:sz w:val="18"/>
        </w:rPr>
        <w:t xml:space="preserve"> and</w:t>
      </w:r>
      <w:r w:rsidR="008B34B7">
        <w:rPr>
          <w:rFonts w:ascii="Calibri Light" w:hAnsi="Calibri Light" w:cs="Arial"/>
          <w:sz w:val="18"/>
        </w:rPr>
        <w:t xml:space="preserve"> </w:t>
      </w:r>
      <w:r>
        <w:rPr>
          <w:rFonts w:ascii="Calibri Light" w:hAnsi="Calibri Light" w:cs="Arial"/>
          <w:sz w:val="18"/>
        </w:rPr>
        <w:t xml:space="preserve">Automatic correspondences </w:t>
      </w:r>
      <w:r w:rsidR="00B84522">
        <w:rPr>
          <w:rFonts w:ascii="Calibri Light" w:hAnsi="Calibri Light" w:cs="Arial"/>
          <w:sz w:val="18"/>
        </w:rPr>
        <w:t xml:space="preserve">will </w:t>
      </w:r>
      <w:r w:rsidR="0086404E">
        <w:rPr>
          <w:rFonts w:ascii="Calibri Light" w:hAnsi="Calibri Light" w:cs="Arial"/>
          <w:sz w:val="18"/>
        </w:rPr>
        <w:t>undergo</w:t>
      </w:r>
      <w:r>
        <w:rPr>
          <w:rFonts w:ascii="Calibri Light" w:hAnsi="Calibri Light" w:cs="Arial"/>
          <w:sz w:val="18"/>
        </w:rPr>
        <w:t xml:space="preserve"> </w:t>
      </w:r>
      <w:r w:rsidR="00C34460">
        <w:rPr>
          <w:rFonts w:ascii="Calibri Light" w:hAnsi="Calibri Light" w:cs="Arial"/>
          <w:sz w:val="18"/>
        </w:rPr>
        <w:t xml:space="preserve">formatting </w:t>
      </w:r>
      <w:r w:rsidR="0086404E">
        <w:rPr>
          <w:rFonts w:ascii="Calibri Light" w:hAnsi="Calibri Light" w:cs="Arial"/>
          <w:sz w:val="18"/>
        </w:rPr>
        <w:t>in Exstream</w:t>
      </w:r>
      <w:r w:rsidR="007B0FC8">
        <w:rPr>
          <w:rFonts w:ascii="Calibri Light" w:hAnsi="Calibri Light" w:cs="Arial"/>
          <w:sz w:val="18"/>
        </w:rPr>
        <w:t xml:space="preserve"> (3)</w:t>
      </w:r>
      <w:r w:rsidR="00B84522">
        <w:rPr>
          <w:rFonts w:ascii="Calibri Light" w:hAnsi="Calibri Light" w:cs="Arial"/>
          <w:sz w:val="18"/>
        </w:rPr>
        <w:t xml:space="preserve"> </w:t>
      </w:r>
      <w:r w:rsidR="00C34460">
        <w:rPr>
          <w:rFonts w:ascii="Calibri Light" w:hAnsi="Calibri Light" w:cs="Arial"/>
          <w:sz w:val="18"/>
        </w:rPr>
        <w:t xml:space="preserve">before it is sent to the </w:t>
      </w:r>
      <w:r w:rsidR="00AB48E7">
        <w:rPr>
          <w:rFonts w:ascii="Calibri Light" w:hAnsi="Calibri Light" w:cs="Arial"/>
          <w:sz w:val="18"/>
        </w:rPr>
        <w:t>BP</w:t>
      </w:r>
      <w:r w:rsidR="00C34460">
        <w:rPr>
          <w:rFonts w:ascii="Calibri Light" w:hAnsi="Calibri Light" w:cs="Arial"/>
          <w:sz w:val="18"/>
        </w:rPr>
        <w:t xml:space="preserve"> via multiple communication channels such as US mail, SMS and email (4). </w:t>
      </w:r>
    </w:p>
    <w:p w14:paraId="71FB3BC5" w14:textId="10075752" w:rsidR="009928F9" w:rsidRDefault="00C34460" w:rsidP="00EF2648">
      <w:pPr>
        <w:pStyle w:val="Heading2TextBulleted"/>
        <w:numPr>
          <w:ilvl w:val="0"/>
          <w:numId w:val="0"/>
        </w:numPr>
        <w:ind w:left="1440"/>
        <w:rPr>
          <w:rFonts w:ascii="Calibri Light" w:hAnsi="Calibri Light" w:cs="Arial"/>
          <w:sz w:val="18"/>
        </w:rPr>
      </w:pPr>
      <w:r>
        <w:rPr>
          <w:rFonts w:ascii="Calibri Light" w:hAnsi="Calibri Light" w:cs="Arial"/>
          <w:sz w:val="18"/>
        </w:rPr>
        <w:t xml:space="preserve">The </w:t>
      </w:r>
      <w:r w:rsidR="00AB48E7">
        <w:rPr>
          <w:rFonts w:ascii="Calibri Light" w:hAnsi="Calibri Light" w:cs="Arial"/>
          <w:sz w:val="18"/>
        </w:rPr>
        <w:t>BP</w:t>
      </w:r>
      <w:r>
        <w:rPr>
          <w:rFonts w:ascii="Calibri Light" w:hAnsi="Calibri Light" w:cs="Arial"/>
          <w:sz w:val="18"/>
        </w:rPr>
        <w:t xml:space="preserve"> will receive the correspondence based on their preferred communication (5) channel setup in </w:t>
      </w:r>
      <w:r w:rsidR="00AB48E7">
        <w:rPr>
          <w:rFonts w:ascii="Calibri Light" w:hAnsi="Calibri Light" w:cs="Arial"/>
          <w:sz w:val="18"/>
        </w:rPr>
        <w:t>BP</w:t>
      </w:r>
      <w:r>
        <w:rPr>
          <w:rFonts w:ascii="Calibri Light" w:hAnsi="Calibri Light" w:cs="Arial"/>
          <w:sz w:val="18"/>
        </w:rPr>
        <w:t xml:space="preserve"> Preference. A copy of the outbound correspondence will be uploaded to xECM (6) for stor</w:t>
      </w:r>
      <w:r w:rsidR="00C528B3">
        <w:rPr>
          <w:rFonts w:ascii="Calibri Light" w:hAnsi="Calibri Light" w:cs="Arial"/>
          <w:sz w:val="18"/>
        </w:rPr>
        <w:t>age</w:t>
      </w:r>
      <w:r>
        <w:rPr>
          <w:rFonts w:ascii="Calibri Light" w:hAnsi="Calibri Light" w:cs="Arial"/>
          <w:sz w:val="18"/>
        </w:rPr>
        <w:t xml:space="preserve">. xECM is documented in BPD </w:t>
      </w:r>
      <w:hyperlink r:id="rId18" w:history="1">
        <w:r w:rsidRPr="00C34460">
          <w:rPr>
            <w:rStyle w:val="Hyperlink"/>
            <w:rFonts w:ascii="Calibri Light" w:hAnsi="Calibri Light" w:cs="Arial"/>
            <w:i/>
            <w:sz w:val="18"/>
          </w:rPr>
          <w:t>CIM-CS-09 – Handle Inbound Correspondence</w:t>
        </w:r>
      </w:hyperlink>
      <w:r>
        <w:rPr>
          <w:rFonts w:ascii="Calibri Light" w:hAnsi="Calibri Light" w:cs="Arial"/>
          <w:sz w:val="18"/>
        </w:rPr>
        <w:t>.</w:t>
      </w:r>
    </w:p>
    <w:p w14:paraId="13EAE958" w14:textId="3A3AC305" w:rsidR="009928F9" w:rsidRDefault="00BF2388" w:rsidP="009928F9">
      <w:pPr>
        <w:pStyle w:val="Heading2TextBulleted"/>
        <w:keepNext/>
        <w:numPr>
          <w:ilvl w:val="0"/>
          <w:numId w:val="0"/>
        </w:numPr>
        <w:ind w:left="540"/>
      </w:pPr>
      <w:r>
        <w:rPr>
          <w:lang w:eastAsia="en-US"/>
        </w:rPr>
        <w:lastRenderedPageBreak/>
        <w:drawing>
          <wp:inline distT="0" distB="0" distL="0" distR="0" wp14:anchorId="7B585EAB" wp14:editId="06105D62">
            <wp:extent cx="5137150" cy="257175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6624" t="11966" r="6944" b="11111"/>
                    <a:stretch/>
                  </pic:blipFill>
                  <pic:spPr bwMode="auto">
                    <a:xfrm>
                      <a:off x="0" y="0"/>
                      <a:ext cx="5137150" cy="2571750"/>
                    </a:xfrm>
                    <a:prstGeom prst="rect">
                      <a:avLst/>
                    </a:prstGeom>
                    <a:ln>
                      <a:noFill/>
                    </a:ln>
                    <a:extLst>
                      <a:ext uri="{53640926-AAD7-44D8-BBD7-CCE9431645EC}">
                        <a14:shadowObscured xmlns:a14="http://schemas.microsoft.com/office/drawing/2010/main"/>
                      </a:ext>
                    </a:extLst>
                  </pic:spPr>
                </pic:pic>
              </a:graphicData>
            </a:graphic>
          </wp:inline>
        </w:drawing>
      </w:r>
    </w:p>
    <w:p w14:paraId="4E30F36B" w14:textId="7922FF37" w:rsidR="009928F9" w:rsidRDefault="009928F9" w:rsidP="009928F9">
      <w:pPr>
        <w:pStyle w:val="Caption"/>
        <w:ind w:firstLine="720"/>
        <w:rPr>
          <w:rFonts w:ascii="Calibri Light,Arial" w:eastAsia="Calibri Light,Arial" w:hAnsi="Calibri Light,Arial" w:cs="Calibri Light,Arial"/>
          <w:sz w:val="18"/>
          <w:szCs w:val="18"/>
        </w:rPr>
      </w:pPr>
      <w:r>
        <w:t xml:space="preserve">Figure </w:t>
      </w:r>
      <w:r>
        <w:fldChar w:fldCharType="begin"/>
      </w:r>
      <w:r>
        <w:instrText xml:space="preserve"> SEQ Figure \* ARABIC </w:instrText>
      </w:r>
      <w:r>
        <w:fldChar w:fldCharType="separate"/>
      </w:r>
      <w:r w:rsidR="00EE472A">
        <w:rPr>
          <w:noProof/>
        </w:rPr>
        <w:t>1</w:t>
      </w:r>
      <w:r>
        <w:fldChar w:fldCharType="end"/>
      </w:r>
      <w:r>
        <w:t>: Outbound correspondence process flow</w:t>
      </w:r>
    </w:p>
    <w:p w14:paraId="46F73DA4" w14:textId="77777777" w:rsidR="009928F9" w:rsidRDefault="009928F9" w:rsidP="00792ADD">
      <w:pPr>
        <w:pStyle w:val="Heading2TextBulleted"/>
        <w:numPr>
          <w:ilvl w:val="0"/>
          <w:numId w:val="0"/>
        </w:numPr>
        <w:rPr>
          <w:rFonts w:ascii="Calibri Light" w:hAnsi="Calibri Light" w:cs="Arial"/>
          <w:sz w:val="18"/>
        </w:rPr>
      </w:pPr>
    </w:p>
    <w:p w14:paraId="02EDF2D4" w14:textId="77777777" w:rsidR="007B0FC8" w:rsidRDefault="007B0FC8" w:rsidP="0086404E">
      <w:pPr>
        <w:pStyle w:val="Heading2TextBulleted"/>
        <w:numPr>
          <w:ilvl w:val="0"/>
          <w:numId w:val="0"/>
        </w:numPr>
        <w:ind w:left="720"/>
        <w:rPr>
          <w:rFonts w:ascii="Calibri Light" w:hAnsi="Calibri Light" w:cs="Arial"/>
          <w:sz w:val="18"/>
        </w:rPr>
      </w:pPr>
    </w:p>
    <w:p w14:paraId="7D894E1C" w14:textId="326BA9A9" w:rsidR="007B0FC8" w:rsidRDefault="007B0FC8" w:rsidP="0086404E">
      <w:pPr>
        <w:pStyle w:val="Heading2TextBulleted"/>
        <w:numPr>
          <w:ilvl w:val="0"/>
          <w:numId w:val="0"/>
        </w:numPr>
        <w:ind w:left="720"/>
        <w:rPr>
          <w:rFonts w:ascii="Calibri Light" w:hAnsi="Calibri Light" w:cs="Arial"/>
          <w:sz w:val="18"/>
        </w:rPr>
      </w:pPr>
      <w:r>
        <w:rPr>
          <w:rFonts w:ascii="Calibri Light" w:hAnsi="Calibri Light" w:cs="Arial"/>
          <w:sz w:val="18"/>
        </w:rPr>
        <w:t xml:space="preserve">Exstream is the central system hosting the correspondence content and layout. Any correspondence will be sent to Exstream to obtain the correspondence content and under go layout formatting before sending out to the </w:t>
      </w:r>
      <w:r w:rsidR="00923589">
        <w:rPr>
          <w:rFonts w:ascii="Calibri Light" w:hAnsi="Calibri Light" w:cs="Arial"/>
          <w:sz w:val="18"/>
        </w:rPr>
        <w:t>BP</w:t>
      </w:r>
      <w:r w:rsidR="000834A8">
        <w:rPr>
          <w:rFonts w:ascii="Calibri Light" w:hAnsi="Calibri Light" w:cs="Arial"/>
          <w:sz w:val="18"/>
        </w:rPr>
        <w:t xml:space="preserve"> or to the contact information defined in the correspondance request (e.g., adhoc communication, confirmation for a specific transaction etc.)</w:t>
      </w:r>
      <w:r>
        <w:rPr>
          <w:rFonts w:ascii="Calibri Light" w:hAnsi="Calibri Light" w:cs="Arial"/>
          <w:sz w:val="18"/>
        </w:rPr>
        <w:t>.</w:t>
      </w:r>
    </w:p>
    <w:p w14:paraId="187484F4" w14:textId="77777777" w:rsidR="00B911F2" w:rsidRDefault="00B911F2" w:rsidP="0086404E">
      <w:pPr>
        <w:pStyle w:val="Heading2TextBulleted"/>
        <w:numPr>
          <w:ilvl w:val="0"/>
          <w:numId w:val="0"/>
        </w:numPr>
        <w:ind w:left="720"/>
        <w:rPr>
          <w:rFonts w:ascii="Calibri Light" w:hAnsi="Calibri Light" w:cs="Arial"/>
          <w:sz w:val="18"/>
        </w:rPr>
      </w:pPr>
    </w:p>
    <w:p w14:paraId="56F543C4" w14:textId="6A078142" w:rsidR="00D3524B" w:rsidRDefault="00641443" w:rsidP="0086404E">
      <w:pPr>
        <w:pStyle w:val="Heading2TextBulleted"/>
        <w:numPr>
          <w:ilvl w:val="0"/>
          <w:numId w:val="0"/>
        </w:numPr>
        <w:ind w:left="720"/>
        <w:rPr>
          <w:rFonts w:ascii="Calibri Light" w:hAnsi="Calibri Light" w:cs="Arial"/>
          <w:sz w:val="18"/>
        </w:rPr>
      </w:pPr>
      <w:r>
        <w:rPr>
          <w:rFonts w:ascii="Calibri Light" w:hAnsi="Calibri Light" w:cs="Arial"/>
          <w:sz w:val="18"/>
        </w:rPr>
        <w:t>Automatic Correspondence</w:t>
      </w:r>
      <w:r w:rsidR="000D6CBB">
        <w:rPr>
          <w:rFonts w:ascii="Calibri Light" w:hAnsi="Calibri Light" w:cs="Arial"/>
          <w:sz w:val="18"/>
        </w:rPr>
        <w:t xml:space="preserve"> of type</w:t>
      </w:r>
      <w:r>
        <w:rPr>
          <w:rFonts w:ascii="Calibri Light" w:hAnsi="Calibri Light" w:cs="Arial"/>
          <w:sz w:val="18"/>
        </w:rPr>
        <w:t xml:space="preserve"> email, SMS, voice call and TTY enabled will be </w:t>
      </w:r>
      <w:r w:rsidR="00D3524B">
        <w:rPr>
          <w:rFonts w:ascii="Calibri Light" w:hAnsi="Calibri Light" w:cs="Arial"/>
          <w:sz w:val="18"/>
        </w:rPr>
        <w:t xml:space="preserve">sent </w:t>
      </w:r>
      <w:r w:rsidR="00B911F2">
        <w:rPr>
          <w:rFonts w:ascii="Calibri Light" w:hAnsi="Calibri Light" w:cs="Arial"/>
          <w:sz w:val="18"/>
        </w:rPr>
        <w:t xml:space="preserve">to customer </w:t>
      </w:r>
      <w:r w:rsidR="00D3524B">
        <w:rPr>
          <w:rFonts w:ascii="Calibri Light" w:hAnsi="Calibri Light" w:cs="Arial"/>
          <w:sz w:val="18"/>
        </w:rPr>
        <w:t>via Nuance</w:t>
      </w:r>
      <w:r>
        <w:rPr>
          <w:rFonts w:ascii="Calibri Light" w:hAnsi="Calibri Light" w:cs="Arial"/>
          <w:sz w:val="18"/>
        </w:rPr>
        <w:t xml:space="preserve">. </w:t>
      </w:r>
      <w:r w:rsidR="00D3524B">
        <w:rPr>
          <w:rFonts w:ascii="Calibri Light" w:hAnsi="Calibri Light" w:cs="Arial"/>
          <w:sz w:val="18"/>
        </w:rPr>
        <w:t xml:space="preserve"> </w:t>
      </w:r>
      <w:r w:rsidR="00776E12">
        <w:rPr>
          <w:rFonts w:ascii="Calibri Light" w:hAnsi="Calibri Light" w:cs="Arial"/>
          <w:sz w:val="18"/>
        </w:rPr>
        <w:t>The correspondence t</w:t>
      </w:r>
      <w:r>
        <w:rPr>
          <w:rFonts w:ascii="Calibri Light" w:hAnsi="Calibri Light" w:cs="Arial"/>
          <w:sz w:val="18"/>
        </w:rPr>
        <w:t xml:space="preserve">emplate </w:t>
      </w:r>
      <w:r w:rsidR="00D3524B">
        <w:rPr>
          <w:rFonts w:ascii="Calibri Light" w:hAnsi="Calibri Light" w:cs="Arial"/>
          <w:sz w:val="18"/>
        </w:rPr>
        <w:t xml:space="preserve">will be </w:t>
      </w:r>
      <w:r>
        <w:rPr>
          <w:rFonts w:ascii="Calibri Light" w:hAnsi="Calibri Light" w:cs="Arial"/>
          <w:sz w:val="18"/>
        </w:rPr>
        <w:t>configured</w:t>
      </w:r>
      <w:r w:rsidR="00D3524B">
        <w:rPr>
          <w:rFonts w:ascii="Calibri Light" w:hAnsi="Calibri Light" w:cs="Arial"/>
          <w:sz w:val="18"/>
        </w:rPr>
        <w:t xml:space="preserve"> in Nuance. </w:t>
      </w:r>
      <w:r w:rsidR="00776E12">
        <w:rPr>
          <w:rFonts w:ascii="Calibri Light" w:hAnsi="Calibri Light" w:cs="Arial"/>
          <w:sz w:val="18"/>
        </w:rPr>
        <w:t>S/4HANA will pass the c</w:t>
      </w:r>
      <w:r>
        <w:rPr>
          <w:rFonts w:ascii="Calibri Light" w:hAnsi="Calibri Light" w:cs="Arial"/>
          <w:sz w:val="18"/>
        </w:rPr>
        <w:t xml:space="preserve">orrespondence </w:t>
      </w:r>
      <w:r w:rsidR="00776E12">
        <w:rPr>
          <w:rFonts w:ascii="Calibri Light" w:hAnsi="Calibri Light" w:cs="Arial"/>
          <w:sz w:val="18"/>
        </w:rPr>
        <w:t xml:space="preserve">to Nuance and Nuance </w:t>
      </w:r>
      <w:r>
        <w:rPr>
          <w:rFonts w:ascii="Calibri Light" w:hAnsi="Calibri Light" w:cs="Arial"/>
          <w:sz w:val="18"/>
        </w:rPr>
        <w:t>will</w:t>
      </w:r>
      <w:r w:rsidR="00D3524B">
        <w:rPr>
          <w:rFonts w:ascii="Calibri Light" w:hAnsi="Calibri Light" w:cs="Arial"/>
          <w:sz w:val="18"/>
        </w:rPr>
        <w:t xml:space="preserve"> under go layout formatting before sending out to the BP. </w:t>
      </w:r>
      <w:r w:rsidR="00751216">
        <w:rPr>
          <w:rFonts w:ascii="Calibri Light" w:hAnsi="Calibri Light" w:cs="Arial"/>
          <w:sz w:val="18"/>
        </w:rPr>
        <w:t>The diagram below (Figure 2) explains the process flow where the triggering pro</w:t>
      </w:r>
      <w:r w:rsidR="00CB06AF">
        <w:rPr>
          <w:rFonts w:ascii="Calibri Light" w:hAnsi="Calibri Light" w:cs="Arial"/>
          <w:sz w:val="18"/>
        </w:rPr>
        <w:t xml:space="preserve">gram extracts the list of customers to Notification Engine where data is formatted before passing to External Notification Vendor (Nuance) via Notification Engine. Nuance will then send the Notification to customer based on customer preferred communication channel. A BP Contact will be created when Notification is sent to the customer. The same BP Contact will be updated when the response is received for the Notification. Refer to </w:t>
      </w:r>
      <w:hyperlink r:id="rId20" w:history="1">
        <w:r w:rsidR="00CB06AF" w:rsidRPr="2C356526">
          <w:rPr>
            <w:rStyle w:val="Hyperlink"/>
            <w:rFonts w:ascii="Calibri Light" w:hAnsi="Calibri Light" w:cs="Arial"/>
            <w:i/>
            <w:sz w:val="18"/>
            <w:szCs w:val="18"/>
          </w:rPr>
          <w:t>CIM-CS-09 - Manage Inbound Request</w:t>
        </w:r>
      </w:hyperlink>
      <w:r w:rsidR="00CB06AF">
        <w:rPr>
          <w:rStyle w:val="Hyperlink"/>
          <w:rFonts w:ascii="Calibri Light" w:hAnsi="Calibri Light" w:cs="Arial"/>
          <w:i/>
          <w:sz w:val="18"/>
          <w:szCs w:val="18"/>
        </w:rPr>
        <w:t xml:space="preserve"> </w:t>
      </w:r>
      <w:r w:rsidR="00CB06AF">
        <w:rPr>
          <w:rStyle w:val="Hyperlink"/>
          <w:rFonts w:ascii="Calibri Light" w:hAnsi="Calibri Light" w:cs="Arial"/>
          <w:sz w:val="18"/>
          <w:szCs w:val="18"/>
        </w:rPr>
        <w:t xml:space="preserve">for more information about updating the BP </w:t>
      </w:r>
      <w:r w:rsidR="00883BB0">
        <w:rPr>
          <w:rStyle w:val="Hyperlink"/>
          <w:rFonts w:ascii="Calibri Light" w:hAnsi="Calibri Light" w:cs="Arial"/>
          <w:sz w:val="18"/>
          <w:szCs w:val="18"/>
        </w:rPr>
        <w:t xml:space="preserve">Contact. </w:t>
      </w:r>
      <w:r>
        <w:rPr>
          <w:rFonts w:ascii="Calibri Light" w:hAnsi="Calibri Light" w:cs="Arial"/>
          <w:sz w:val="18"/>
          <w:szCs w:val="18"/>
        </w:rPr>
        <w:t xml:space="preserve">Correspondence </w:t>
      </w:r>
      <w:r w:rsidR="00883BB0">
        <w:rPr>
          <w:rFonts w:ascii="Calibri Light" w:hAnsi="Calibri Light" w:cs="Arial"/>
          <w:sz w:val="18"/>
          <w:szCs w:val="18"/>
        </w:rPr>
        <w:t xml:space="preserve">sent </w:t>
      </w:r>
      <w:r>
        <w:rPr>
          <w:rFonts w:ascii="Calibri Light" w:hAnsi="Calibri Light" w:cs="Arial"/>
          <w:sz w:val="18"/>
          <w:szCs w:val="18"/>
        </w:rPr>
        <w:t>from S/4HANA to Nuance</w:t>
      </w:r>
      <w:r w:rsidR="00883BB0">
        <w:rPr>
          <w:rFonts w:ascii="Calibri Light" w:hAnsi="Calibri Light" w:cs="Arial"/>
          <w:sz w:val="18"/>
          <w:szCs w:val="18"/>
        </w:rPr>
        <w:t xml:space="preserve"> will not be stored in OpenText archive server xECM</w:t>
      </w:r>
      <w:r>
        <w:rPr>
          <w:rFonts w:ascii="Calibri Light" w:hAnsi="Calibri Light" w:cs="Arial"/>
          <w:sz w:val="18"/>
          <w:szCs w:val="18"/>
        </w:rPr>
        <w:t xml:space="preserve"> because the template is hosted in Nuance</w:t>
      </w:r>
      <w:r w:rsidR="00883BB0">
        <w:rPr>
          <w:rFonts w:ascii="Calibri Light" w:hAnsi="Calibri Light" w:cs="Arial"/>
          <w:sz w:val="18"/>
          <w:szCs w:val="18"/>
        </w:rPr>
        <w:t>.</w:t>
      </w:r>
    </w:p>
    <w:p w14:paraId="5567F9A6" w14:textId="77777777" w:rsidR="00751216" w:rsidRDefault="00751216" w:rsidP="00751216">
      <w:pPr>
        <w:pStyle w:val="Heading2TextBulleted"/>
        <w:keepNext/>
        <w:numPr>
          <w:ilvl w:val="0"/>
          <w:numId w:val="0"/>
        </w:numPr>
        <w:ind w:left="720"/>
      </w:pPr>
      <w:r w:rsidRPr="00751216">
        <w:rPr>
          <w:rFonts w:ascii="Calibri Light" w:hAnsi="Calibri Light" w:cs="Arial"/>
          <w:sz w:val="18"/>
          <w:lang w:eastAsia="en-US"/>
        </w:rPr>
        <w:lastRenderedPageBreak/>
        <w:drawing>
          <wp:inline distT="0" distB="0" distL="0" distR="0" wp14:anchorId="71DD4BB2" wp14:editId="43297D8B">
            <wp:extent cx="4191000" cy="3064445"/>
            <wp:effectExtent l="0" t="0" r="0" b="3175"/>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1"/>
                    <a:stretch>
                      <a:fillRect/>
                    </a:stretch>
                  </pic:blipFill>
                  <pic:spPr>
                    <a:xfrm>
                      <a:off x="0" y="0"/>
                      <a:ext cx="4196469" cy="3068444"/>
                    </a:xfrm>
                    <a:prstGeom prst="rect">
                      <a:avLst/>
                    </a:prstGeom>
                  </pic:spPr>
                </pic:pic>
              </a:graphicData>
            </a:graphic>
          </wp:inline>
        </w:drawing>
      </w:r>
    </w:p>
    <w:p w14:paraId="313CB64B" w14:textId="57398D38" w:rsidR="00751216" w:rsidRDefault="00751216" w:rsidP="00751216">
      <w:pPr>
        <w:pStyle w:val="Caption"/>
        <w:ind w:firstLine="720"/>
      </w:pPr>
      <w:r>
        <w:t xml:space="preserve">Figure </w:t>
      </w:r>
      <w:r>
        <w:fldChar w:fldCharType="begin"/>
      </w:r>
      <w:r>
        <w:instrText xml:space="preserve"> SEQ Figure \* ARABIC </w:instrText>
      </w:r>
      <w:r>
        <w:fldChar w:fldCharType="separate"/>
      </w:r>
      <w:r w:rsidR="00EE472A">
        <w:rPr>
          <w:noProof/>
        </w:rPr>
        <w:t>2</w:t>
      </w:r>
      <w:r>
        <w:fldChar w:fldCharType="end"/>
      </w:r>
      <w:r>
        <w:t>: Notification via Nuance</w:t>
      </w:r>
    </w:p>
    <w:p w14:paraId="772497C5" w14:textId="7EA32FA6" w:rsidR="00751216" w:rsidRDefault="00751216" w:rsidP="0086404E">
      <w:pPr>
        <w:pStyle w:val="Heading2TextBulleted"/>
        <w:numPr>
          <w:ilvl w:val="0"/>
          <w:numId w:val="0"/>
        </w:numPr>
        <w:ind w:left="720"/>
        <w:rPr>
          <w:rFonts w:ascii="Calibri Light" w:hAnsi="Calibri Light" w:cs="Arial"/>
          <w:sz w:val="18"/>
        </w:rPr>
      </w:pPr>
    </w:p>
    <w:p w14:paraId="49A3B1B0" w14:textId="5AA55138" w:rsidR="009928F9" w:rsidRDefault="0086404E" w:rsidP="0086404E">
      <w:pPr>
        <w:pStyle w:val="Heading2TextBulleted"/>
        <w:numPr>
          <w:ilvl w:val="0"/>
          <w:numId w:val="0"/>
        </w:numPr>
        <w:ind w:left="720"/>
        <w:rPr>
          <w:rFonts w:ascii="Calibri Light" w:hAnsi="Calibri Light" w:cs="Arial"/>
          <w:sz w:val="18"/>
        </w:rPr>
      </w:pPr>
      <w:r>
        <w:rPr>
          <w:rFonts w:ascii="Calibri Light" w:hAnsi="Calibri Light" w:cs="Arial"/>
          <w:sz w:val="18"/>
        </w:rPr>
        <w:t>Outbo</w:t>
      </w:r>
      <w:r w:rsidR="004B7B71">
        <w:rPr>
          <w:rFonts w:ascii="Calibri Light" w:hAnsi="Calibri Light" w:cs="Arial"/>
          <w:sz w:val="18"/>
        </w:rPr>
        <w:t xml:space="preserve">und correspondences </w:t>
      </w:r>
      <w:r w:rsidR="000834A8">
        <w:rPr>
          <w:rFonts w:ascii="Calibri Light" w:hAnsi="Calibri Light" w:cs="Arial"/>
          <w:sz w:val="18"/>
        </w:rPr>
        <w:t xml:space="preserve">can be </w:t>
      </w:r>
      <w:r w:rsidR="004B7B71">
        <w:rPr>
          <w:rFonts w:ascii="Calibri Light" w:hAnsi="Calibri Light" w:cs="Arial"/>
          <w:sz w:val="18"/>
        </w:rPr>
        <w:t xml:space="preserve">sent to </w:t>
      </w:r>
      <w:r w:rsidR="00923589">
        <w:rPr>
          <w:rFonts w:ascii="Calibri Light" w:hAnsi="Calibri Light" w:cs="Arial"/>
          <w:sz w:val="18"/>
        </w:rPr>
        <w:t>the BP</w:t>
      </w:r>
      <w:r w:rsidR="004B7B71">
        <w:rPr>
          <w:rFonts w:ascii="Calibri Light" w:hAnsi="Calibri Light" w:cs="Arial"/>
          <w:sz w:val="18"/>
        </w:rPr>
        <w:t xml:space="preserve"> vi</w:t>
      </w:r>
      <w:r>
        <w:rPr>
          <w:rFonts w:ascii="Calibri Light" w:hAnsi="Calibri Light" w:cs="Arial"/>
          <w:sz w:val="18"/>
        </w:rPr>
        <w:t xml:space="preserve">a </w:t>
      </w:r>
      <w:r w:rsidR="000904EB">
        <w:rPr>
          <w:rFonts w:ascii="Calibri Light" w:hAnsi="Calibri Light" w:cs="Arial"/>
          <w:sz w:val="18"/>
        </w:rPr>
        <w:t xml:space="preserve">the </w:t>
      </w:r>
      <w:r w:rsidR="00923589">
        <w:rPr>
          <w:rFonts w:ascii="Calibri Light" w:hAnsi="Calibri Light" w:cs="Arial"/>
          <w:sz w:val="18"/>
        </w:rPr>
        <w:t>BPs</w:t>
      </w:r>
      <w:r>
        <w:rPr>
          <w:rFonts w:ascii="Calibri Light" w:hAnsi="Calibri Light" w:cs="Arial"/>
          <w:sz w:val="18"/>
        </w:rPr>
        <w:t xml:space="preserve"> preferred communication channels</w:t>
      </w:r>
      <w:r w:rsidR="000904EB">
        <w:rPr>
          <w:rFonts w:ascii="Calibri Light" w:hAnsi="Calibri Light" w:cs="Arial"/>
          <w:sz w:val="18"/>
        </w:rPr>
        <w:t>;</w:t>
      </w:r>
      <w:r w:rsidR="0035130D">
        <w:rPr>
          <w:rFonts w:ascii="Calibri Light" w:hAnsi="Calibri Light" w:cs="Arial"/>
          <w:sz w:val="18"/>
        </w:rPr>
        <w:t xml:space="preserve"> US Mail, SMS</w:t>
      </w:r>
      <w:r w:rsidR="00DC2BF6">
        <w:rPr>
          <w:rFonts w:ascii="Calibri Light" w:hAnsi="Calibri Light" w:cs="Arial"/>
          <w:sz w:val="18"/>
        </w:rPr>
        <w:t xml:space="preserve">, </w:t>
      </w:r>
      <w:r w:rsidR="00923589">
        <w:rPr>
          <w:rFonts w:ascii="Calibri Light" w:hAnsi="Calibri Light" w:cs="Arial"/>
          <w:sz w:val="18"/>
        </w:rPr>
        <w:t xml:space="preserve">TTY, </w:t>
      </w:r>
      <w:r w:rsidR="00DC2BF6">
        <w:rPr>
          <w:rFonts w:ascii="Calibri Light" w:hAnsi="Calibri Light" w:cs="Arial"/>
          <w:sz w:val="18"/>
        </w:rPr>
        <w:t>voice call</w:t>
      </w:r>
      <w:r w:rsidR="0035130D">
        <w:rPr>
          <w:rFonts w:ascii="Calibri Light" w:hAnsi="Calibri Light" w:cs="Arial"/>
          <w:sz w:val="18"/>
        </w:rPr>
        <w:t xml:space="preserve"> and email</w:t>
      </w:r>
      <w:r w:rsidR="00D3524B">
        <w:rPr>
          <w:rFonts w:ascii="Calibri Light" w:hAnsi="Calibri Light" w:cs="Arial"/>
          <w:sz w:val="18"/>
        </w:rPr>
        <w:t>.</w:t>
      </w:r>
      <w:r w:rsidR="0035130D">
        <w:rPr>
          <w:rFonts w:ascii="Calibri Light" w:hAnsi="Calibri Light" w:cs="Arial"/>
          <w:sz w:val="18"/>
        </w:rPr>
        <w:t xml:space="preserve">. </w:t>
      </w:r>
      <w:r>
        <w:rPr>
          <w:rFonts w:ascii="Calibri Light" w:hAnsi="Calibri Light" w:cs="Arial"/>
          <w:sz w:val="18"/>
        </w:rPr>
        <w:t xml:space="preserve">Below </w:t>
      </w:r>
      <w:r w:rsidR="000904EB">
        <w:rPr>
          <w:rFonts w:ascii="Calibri Light" w:hAnsi="Calibri Light" w:cs="Arial"/>
          <w:sz w:val="18"/>
        </w:rPr>
        <w:t>are the</w:t>
      </w:r>
      <w:r>
        <w:rPr>
          <w:rFonts w:ascii="Calibri Light" w:hAnsi="Calibri Light" w:cs="Arial"/>
          <w:sz w:val="18"/>
        </w:rPr>
        <w:t xml:space="preserve"> explanation</w:t>
      </w:r>
      <w:r w:rsidR="000904EB">
        <w:rPr>
          <w:rFonts w:ascii="Calibri Light" w:hAnsi="Calibri Light" w:cs="Arial"/>
          <w:sz w:val="18"/>
        </w:rPr>
        <w:t>s</w:t>
      </w:r>
      <w:r>
        <w:rPr>
          <w:rFonts w:ascii="Calibri Light" w:hAnsi="Calibri Light" w:cs="Arial"/>
          <w:sz w:val="18"/>
        </w:rPr>
        <w:t xml:space="preserve"> of how correspondence </w:t>
      </w:r>
      <w:r w:rsidR="004F0145">
        <w:rPr>
          <w:rFonts w:ascii="Calibri Light" w:hAnsi="Calibri Light" w:cs="Arial"/>
          <w:sz w:val="18"/>
        </w:rPr>
        <w:t xml:space="preserve"> is</w:t>
      </w:r>
      <w:r>
        <w:rPr>
          <w:rFonts w:ascii="Calibri Light" w:hAnsi="Calibri Light" w:cs="Arial"/>
          <w:sz w:val="18"/>
        </w:rPr>
        <w:t xml:space="preserve"> sent via various channels:</w:t>
      </w:r>
    </w:p>
    <w:p w14:paraId="57D29DF7" w14:textId="77777777" w:rsidR="00823E8C" w:rsidRDefault="00823E8C" w:rsidP="0086404E">
      <w:pPr>
        <w:pStyle w:val="Heading2TextBulleted"/>
        <w:numPr>
          <w:ilvl w:val="0"/>
          <w:numId w:val="0"/>
        </w:numPr>
        <w:ind w:left="720"/>
        <w:rPr>
          <w:rFonts w:ascii="Calibri Light" w:hAnsi="Calibri Light" w:cs="Arial"/>
          <w:sz w:val="18"/>
        </w:rPr>
      </w:pPr>
    </w:p>
    <w:p w14:paraId="391F62D8" w14:textId="11B44C4C" w:rsidR="0086404E" w:rsidRPr="00B9122E" w:rsidRDefault="0086404E" w:rsidP="000834A8">
      <w:pPr>
        <w:pStyle w:val="Heading2TextBulleted"/>
        <w:numPr>
          <w:ilvl w:val="0"/>
          <w:numId w:val="0"/>
        </w:numPr>
        <w:ind w:left="1440"/>
        <w:rPr>
          <w:rFonts w:ascii="Calibri Light" w:hAnsi="Calibri Light" w:cs="Arial"/>
          <w:sz w:val="18"/>
          <w:u w:val="single"/>
        </w:rPr>
      </w:pPr>
      <w:r w:rsidRPr="00B9122E">
        <w:rPr>
          <w:rFonts w:ascii="Calibri Light" w:hAnsi="Calibri Light" w:cs="Arial"/>
          <w:sz w:val="18"/>
          <w:u w:val="single"/>
        </w:rPr>
        <w:t>U</w:t>
      </w:r>
      <w:r w:rsidR="00923589">
        <w:rPr>
          <w:rFonts w:ascii="Calibri Light" w:hAnsi="Calibri Light" w:cs="Arial"/>
          <w:sz w:val="18"/>
          <w:u w:val="single"/>
        </w:rPr>
        <w:t>.</w:t>
      </w:r>
      <w:r w:rsidRPr="00B9122E">
        <w:rPr>
          <w:rFonts w:ascii="Calibri Light" w:hAnsi="Calibri Light" w:cs="Arial"/>
          <w:sz w:val="18"/>
          <w:u w:val="single"/>
        </w:rPr>
        <w:t>S</w:t>
      </w:r>
      <w:r w:rsidR="00923589">
        <w:rPr>
          <w:rFonts w:ascii="Calibri Light" w:hAnsi="Calibri Light" w:cs="Arial"/>
          <w:sz w:val="18"/>
          <w:u w:val="single"/>
        </w:rPr>
        <w:t>.</w:t>
      </w:r>
      <w:r w:rsidRPr="00B9122E">
        <w:rPr>
          <w:rFonts w:ascii="Calibri Light" w:hAnsi="Calibri Light" w:cs="Arial"/>
          <w:sz w:val="18"/>
          <w:u w:val="single"/>
        </w:rPr>
        <w:t xml:space="preserve"> Mail</w:t>
      </w:r>
    </w:p>
    <w:p w14:paraId="502ADC88" w14:textId="2061838F" w:rsidR="0086404E" w:rsidRDefault="004239AF" w:rsidP="000834A8">
      <w:pPr>
        <w:pStyle w:val="Heading2TextBulleted"/>
        <w:numPr>
          <w:ilvl w:val="0"/>
          <w:numId w:val="0"/>
        </w:numPr>
        <w:ind w:left="1440"/>
        <w:rPr>
          <w:rFonts w:ascii="Calibri Light" w:hAnsi="Calibri Light" w:cs="Arial"/>
          <w:sz w:val="18"/>
        </w:rPr>
      </w:pPr>
      <w:r>
        <w:rPr>
          <w:rFonts w:ascii="Calibri Light" w:hAnsi="Calibri Light" w:cs="Arial"/>
          <w:sz w:val="18"/>
        </w:rPr>
        <w:t>OpenText</w:t>
      </w:r>
      <w:r w:rsidR="00C27F86">
        <w:rPr>
          <w:rFonts w:ascii="Calibri Light" w:hAnsi="Calibri Light" w:cs="Arial"/>
          <w:sz w:val="18"/>
        </w:rPr>
        <w:t xml:space="preserve"> </w:t>
      </w:r>
      <w:r w:rsidR="0086404E">
        <w:rPr>
          <w:rFonts w:ascii="Calibri Light" w:hAnsi="Calibri Light" w:cs="Arial"/>
          <w:sz w:val="18"/>
        </w:rPr>
        <w:t xml:space="preserve">Exstream sends </w:t>
      </w:r>
      <w:r w:rsidR="006A07B2">
        <w:rPr>
          <w:rFonts w:ascii="Calibri Light" w:hAnsi="Calibri Light" w:cs="Arial"/>
          <w:sz w:val="18"/>
        </w:rPr>
        <w:t>file</w:t>
      </w:r>
      <w:r w:rsidR="001A4A0C">
        <w:rPr>
          <w:rFonts w:ascii="Calibri Light" w:hAnsi="Calibri Light" w:cs="Arial"/>
          <w:sz w:val="18"/>
        </w:rPr>
        <w:t>s</w:t>
      </w:r>
      <w:r w:rsidR="006A07B2">
        <w:rPr>
          <w:rFonts w:ascii="Calibri Light" w:hAnsi="Calibri Light" w:cs="Arial"/>
          <w:sz w:val="18"/>
        </w:rPr>
        <w:t xml:space="preserve"> to</w:t>
      </w:r>
      <w:r w:rsidR="00B9122E">
        <w:rPr>
          <w:rFonts w:ascii="Calibri Light" w:hAnsi="Calibri Light" w:cs="Arial"/>
          <w:sz w:val="18"/>
        </w:rPr>
        <w:t xml:space="preserve"> </w:t>
      </w:r>
      <w:r w:rsidR="0086404E">
        <w:rPr>
          <w:rFonts w:ascii="Calibri Light" w:hAnsi="Calibri Light" w:cs="Arial"/>
          <w:sz w:val="18"/>
        </w:rPr>
        <w:t xml:space="preserve">SCE print </w:t>
      </w:r>
      <w:r w:rsidR="00B9122E">
        <w:rPr>
          <w:rFonts w:ascii="Calibri Light" w:hAnsi="Calibri Light" w:cs="Arial"/>
          <w:sz w:val="18"/>
        </w:rPr>
        <w:t xml:space="preserve">facility at G03 where correspondences will be printed. </w:t>
      </w:r>
      <w:r w:rsidR="00DC2BF6">
        <w:rPr>
          <w:rFonts w:ascii="Calibri Light" w:hAnsi="Calibri Light" w:cs="Arial"/>
          <w:sz w:val="18"/>
        </w:rPr>
        <w:t xml:space="preserve">The files will be uploaded to a </w:t>
      </w:r>
      <w:r w:rsidR="001A4A0C">
        <w:rPr>
          <w:rFonts w:ascii="Calibri Light" w:hAnsi="Calibri Light" w:cs="Arial"/>
          <w:sz w:val="18"/>
        </w:rPr>
        <w:t xml:space="preserve">G03 file </w:t>
      </w:r>
      <w:r w:rsidR="00C302C4">
        <w:rPr>
          <w:rFonts w:ascii="Calibri Light" w:hAnsi="Calibri Light" w:cs="Arial"/>
          <w:sz w:val="18"/>
        </w:rPr>
        <w:t>server</w:t>
      </w:r>
      <w:r w:rsidR="00101BA0">
        <w:rPr>
          <w:rFonts w:ascii="Calibri Light" w:hAnsi="Calibri Light" w:cs="Arial"/>
          <w:sz w:val="18"/>
        </w:rPr>
        <w:t xml:space="preserve"> by Exstream</w:t>
      </w:r>
      <w:r w:rsidR="001A4A0C">
        <w:rPr>
          <w:rFonts w:ascii="Calibri Light" w:hAnsi="Calibri Light" w:cs="Arial"/>
          <w:sz w:val="18"/>
        </w:rPr>
        <w:t xml:space="preserve">. At the end of the day, G03 </w:t>
      </w:r>
      <w:r w:rsidR="00AB0DA5">
        <w:rPr>
          <w:rFonts w:ascii="Calibri Light" w:hAnsi="Calibri Light" w:cs="Arial"/>
          <w:sz w:val="18"/>
        </w:rPr>
        <w:t xml:space="preserve">personnel </w:t>
      </w:r>
      <w:r w:rsidR="001A4A0C">
        <w:rPr>
          <w:rFonts w:ascii="Calibri Light" w:hAnsi="Calibri Light" w:cs="Arial"/>
          <w:sz w:val="18"/>
        </w:rPr>
        <w:t xml:space="preserve">will go to the G03 file </w:t>
      </w:r>
      <w:r w:rsidR="00C302C4">
        <w:rPr>
          <w:rFonts w:ascii="Calibri Light" w:hAnsi="Calibri Light" w:cs="Arial"/>
          <w:sz w:val="18"/>
        </w:rPr>
        <w:t>server</w:t>
      </w:r>
      <w:r w:rsidR="001A4A0C">
        <w:rPr>
          <w:rFonts w:ascii="Calibri Light" w:hAnsi="Calibri Light" w:cs="Arial"/>
          <w:sz w:val="18"/>
        </w:rPr>
        <w:t xml:space="preserve"> and extra</w:t>
      </w:r>
      <w:r w:rsidR="00101BA0">
        <w:rPr>
          <w:rFonts w:ascii="Calibri Light" w:hAnsi="Calibri Light" w:cs="Arial"/>
          <w:sz w:val="18"/>
        </w:rPr>
        <w:t>ct</w:t>
      </w:r>
      <w:r w:rsidR="001A4A0C">
        <w:rPr>
          <w:rFonts w:ascii="Calibri Light" w:hAnsi="Calibri Light" w:cs="Arial"/>
          <w:sz w:val="18"/>
        </w:rPr>
        <w:t xml:space="preserve"> the files for printing.  </w:t>
      </w:r>
      <w:r w:rsidR="00B9122E">
        <w:rPr>
          <w:rFonts w:ascii="Calibri Light" w:hAnsi="Calibri Light" w:cs="Arial"/>
          <w:sz w:val="18"/>
        </w:rPr>
        <w:t>G03</w:t>
      </w:r>
      <w:r w:rsidR="00AB0DA5">
        <w:rPr>
          <w:rFonts w:ascii="Calibri Light" w:hAnsi="Calibri Light" w:cs="Arial"/>
          <w:sz w:val="18"/>
        </w:rPr>
        <w:t xml:space="preserve"> personnel</w:t>
      </w:r>
      <w:r w:rsidR="00B9122E">
        <w:rPr>
          <w:rFonts w:ascii="Calibri Light" w:hAnsi="Calibri Light" w:cs="Arial"/>
          <w:sz w:val="18"/>
        </w:rPr>
        <w:t xml:space="preserve"> manage printing of correspondence</w:t>
      </w:r>
      <w:r w:rsidR="00923589">
        <w:rPr>
          <w:rFonts w:ascii="Calibri Light" w:hAnsi="Calibri Light" w:cs="Arial"/>
          <w:sz w:val="18"/>
        </w:rPr>
        <w:t xml:space="preserve"> to be sent to a BP via U.S. mail. This can include paper applications for programs, the BP monthly bill and any inserts to be mailed with the correspondance.</w:t>
      </w:r>
      <w:r w:rsidR="00A822AB">
        <w:rPr>
          <w:rFonts w:ascii="Calibri Light" w:hAnsi="Calibri Light" w:cs="Arial"/>
          <w:sz w:val="18"/>
        </w:rPr>
        <w:t xml:space="preserve"> </w:t>
      </w:r>
    </w:p>
    <w:p w14:paraId="55092000" w14:textId="15864115" w:rsidR="00A822AB" w:rsidRDefault="00A822AB" w:rsidP="000834A8">
      <w:pPr>
        <w:pStyle w:val="Heading2TextBulleted"/>
        <w:numPr>
          <w:ilvl w:val="0"/>
          <w:numId w:val="0"/>
        </w:numPr>
        <w:ind w:left="1440"/>
        <w:rPr>
          <w:rFonts w:ascii="Calibri Light" w:hAnsi="Calibri Light" w:cs="Arial"/>
          <w:sz w:val="18"/>
        </w:rPr>
      </w:pPr>
      <w:r>
        <w:rPr>
          <w:rFonts w:ascii="Calibri Light" w:hAnsi="Calibri Light" w:cs="Arial"/>
          <w:sz w:val="18"/>
        </w:rPr>
        <w:t xml:space="preserve">A copy of the correspondence will be stored in xECM by </w:t>
      </w:r>
      <w:r w:rsidR="004239AF">
        <w:rPr>
          <w:rFonts w:ascii="Calibri Light" w:hAnsi="Calibri Light" w:cs="Arial"/>
          <w:sz w:val="18"/>
        </w:rPr>
        <w:t>OpenText</w:t>
      </w:r>
      <w:r>
        <w:rPr>
          <w:rFonts w:ascii="Calibri Light" w:hAnsi="Calibri Light" w:cs="Arial"/>
          <w:sz w:val="18"/>
        </w:rPr>
        <w:t xml:space="preserve"> and a BP Contact will be created automatically by </w:t>
      </w:r>
      <w:r w:rsidR="004239AF">
        <w:rPr>
          <w:rFonts w:ascii="Calibri Light" w:hAnsi="Calibri Light" w:cs="Arial"/>
          <w:sz w:val="18"/>
        </w:rPr>
        <w:t>OpenText</w:t>
      </w:r>
      <w:r>
        <w:rPr>
          <w:rFonts w:ascii="Calibri Light" w:hAnsi="Calibri Light" w:cs="Arial"/>
          <w:sz w:val="18"/>
        </w:rPr>
        <w:t xml:space="preserve"> using </w:t>
      </w:r>
      <w:r w:rsidRPr="005E65A0">
        <w:rPr>
          <w:rFonts w:ascii="Calibri Light" w:hAnsi="Calibri Light" w:cs="Arial"/>
          <w:i/>
          <w:sz w:val="18"/>
          <w:szCs w:val="18"/>
        </w:rPr>
        <w:t>E-CIM-CS-11 - Auto IR creation for Inbound &amp; Outbound Correspondence/Communication</w:t>
      </w:r>
      <w:r>
        <w:rPr>
          <w:rFonts w:ascii="Calibri Light" w:hAnsi="Calibri Light" w:cs="Arial"/>
          <w:i/>
          <w:sz w:val="18"/>
          <w:szCs w:val="18"/>
        </w:rPr>
        <w:t>.</w:t>
      </w:r>
    </w:p>
    <w:p w14:paraId="4EA98EAD" w14:textId="77777777" w:rsidR="00D3524B" w:rsidRDefault="00D3524B" w:rsidP="000834A8">
      <w:pPr>
        <w:pStyle w:val="Heading2TextBulleted"/>
        <w:numPr>
          <w:ilvl w:val="0"/>
          <w:numId w:val="0"/>
        </w:numPr>
        <w:ind w:left="1440"/>
        <w:rPr>
          <w:rFonts w:ascii="Calibri Light" w:hAnsi="Calibri Light" w:cs="Arial"/>
          <w:sz w:val="18"/>
        </w:rPr>
      </w:pPr>
    </w:p>
    <w:p w14:paraId="25C94DDC" w14:textId="7EBC460F" w:rsidR="00B9122E" w:rsidRPr="00082270" w:rsidRDefault="00B9122E" w:rsidP="000834A8">
      <w:pPr>
        <w:pStyle w:val="Heading2TextBulleted"/>
        <w:numPr>
          <w:ilvl w:val="0"/>
          <w:numId w:val="0"/>
        </w:numPr>
        <w:ind w:left="1440"/>
        <w:rPr>
          <w:rFonts w:ascii="Calibri Light" w:hAnsi="Calibri Light" w:cs="Arial"/>
          <w:sz w:val="18"/>
          <w:szCs w:val="18"/>
          <w:u w:val="single"/>
        </w:rPr>
      </w:pPr>
      <w:r w:rsidRPr="2C356526">
        <w:rPr>
          <w:rFonts w:ascii="Calibri Light" w:hAnsi="Calibri Light" w:cs="Arial"/>
          <w:sz w:val="18"/>
          <w:szCs w:val="18"/>
          <w:u w:val="single"/>
        </w:rPr>
        <w:t>Email</w:t>
      </w:r>
    </w:p>
    <w:p w14:paraId="18CC3968" w14:textId="64F75999" w:rsidR="00B9122E" w:rsidRPr="0086404E" w:rsidRDefault="00B9122E" w:rsidP="000834A8">
      <w:pPr>
        <w:pStyle w:val="Heading2Text"/>
        <w:ind w:left="1440"/>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There will be</w:t>
      </w:r>
      <w:r w:rsidR="00882B50" w:rsidRPr="2C33CDF8">
        <w:rPr>
          <w:rFonts w:ascii="Calibri Light" w:eastAsia="Calibri Light" w:hAnsi="Calibri Light" w:cs="Calibri Light"/>
          <w:sz w:val="18"/>
          <w:szCs w:val="18"/>
        </w:rPr>
        <w:t xml:space="preserve"> at least</w:t>
      </w:r>
      <w:r w:rsidRPr="2C33CDF8">
        <w:rPr>
          <w:rFonts w:ascii="Calibri Light" w:eastAsia="Calibri Light" w:hAnsi="Calibri Light" w:cs="Calibri Light"/>
          <w:sz w:val="18"/>
          <w:szCs w:val="18"/>
        </w:rPr>
        <w:t xml:space="preserve"> 3 </w:t>
      </w:r>
      <w:r w:rsidR="0084363F" w:rsidRPr="2C33CDF8">
        <w:rPr>
          <w:rFonts w:ascii="Calibri Light" w:eastAsia="Calibri Light" w:hAnsi="Calibri Light" w:cs="Calibri Light"/>
          <w:sz w:val="18"/>
          <w:szCs w:val="18"/>
        </w:rPr>
        <w:t xml:space="preserve">types of </w:t>
      </w:r>
      <w:r w:rsidRPr="2C33CDF8">
        <w:rPr>
          <w:rFonts w:ascii="Calibri Light" w:eastAsia="Calibri Light" w:hAnsi="Calibri Light" w:cs="Calibri Light"/>
          <w:sz w:val="18"/>
          <w:szCs w:val="18"/>
        </w:rPr>
        <w:t xml:space="preserve">email ids that will send out correspondences to </w:t>
      </w:r>
      <w:r w:rsidR="00882B50" w:rsidRPr="2C33CDF8">
        <w:rPr>
          <w:rFonts w:ascii="Calibri Light" w:eastAsia="Calibri Light" w:hAnsi="Calibri Light" w:cs="Calibri Light"/>
          <w:sz w:val="18"/>
          <w:szCs w:val="18"/>
        </w:rPr>
        <w:t xml:space="preserve">the </w:t>
      </w:r>
      <w:r w:rsidR="00AB48E7" w:rsidRPr="2C33CDF8">
        <w:rPr>
          <w:rFonts w:ascii="Calibri Light" w:eastAsia="Calibri Light" w:hAnsi="Calibri Light" w:cs="Calibri Light"/>
          <w:sz w:val="18"/>
          <w:szCs w:val="18"/>
        </w:rPr>
        <w:t>BP</w:t>
      </w:r>
      <w:r w:rsidRPr="2C33CDF8">
        <w:rPr>
          <w:rFonts w:ascii="Calibri Light" w:eastAsia="Calibri Light" w:hAnsi="Calibri Light" w:cs="Calibri Light"/>
          <w:sz w:val="18"/>
          <w:szCs w:val="18"/>
        </w:rPr>
        <w:t>s. SCE may keep the existing email id</w:t>
      </w:r>
      <w:r w:rsidR="00882B50" w:rsidRPr="2C33CDF8">
        <w:rPr>
          <w:rFonts w:ascii="Calibri Light" w:eastAsia="Calibri Light" w:hAnsi="Calibri Light" w:cs="Calibri Light"/>
          <w:sz w:val="18"/>
          <w:szCs w:val="18"/>
        </w:rPr>
        <w:t>s</w:t>
      </w:r>
      <w:r w:rsidRPr="2C33CDF8">
        <w:rPr>
          <w:rFonts w:ascii="Calibri Light" w:eastAsia="Calibri Light" w:hAnsi="Calibri Light" w:cs="Calibri Light"/>
          <w:sz w:val="18"/>
          <w:szCs w:val="18"/>
        </w:rPr>
        <w:t xml:space="preserve"> or email vendor</w:t>
      </w:r>
      <w:r w:rsidR="004D4041" w:rsidRPr="2C33CDF8">
        <w:rPr>
          <w:rFonts w:ascii="Calibri Light" w:eastAsia="Calibri Light" w:hAnsi="Calibri Light" w:cs="Calibri Light"/>
          <w:sz w:val="18"/>
          <w:szCs w:val="18"/>
        </w:rPr>
        <w:t>(s)</w:t>
      </w:r>
      <w:r w:rsidRPr="2C33CDF8">
        <w:rPr>
          <w:rFonts w:ascii="Calibri Light" w:eastAsia="Calibri Light" w:hAnsi="Calibri Light" w:cs="Calibri Light"/>
          <w:sz w:val="18"/>
          <w:szCs w:val="18"/>
        </w:rPr>
        <w:t xml:space="preserve"> that are currently used. </w:t>
      </w:r>
    </w:p>
    <w:p w14:paraId="6DC2FD6E" w14:textId="148335B6" w:rsidR="00B9122E" w:rsidRPr="0086404E" w:rsidRDefault="005C74B8" w:rsidP="000834A8">
      <w:pPr>
        <w:pStyle w:val="Heading2Text"/>
        <w:numPr>
          <w:ilvl w:val="0"/>
          <w:numId w:val="21"/>
        </w:numPr>
        <w:ind w:left="2160"/>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There will not be any integration between </w:t>
      </w:r>
      <w:r w:rsidR="00B9122E" w:rsidRPr="2C33CDF8">
        <w:rPr>
          <w:rFonts w:ascii="Calibri Light" w:eastAsia="Calibri Light" w:hAnsi="Calibri Light" w:cs="Calibri Light"/>
          <w:sz w:val="18"/>
          <w:szCs w:val="18"/>
        </w:rPr>
        <w:t xml:space="preserve">Exstream </w:t>
      </w:r>
      <w:r w:rsidRPr="2C33CDF8">
        <w:rPr>
          <w:rFonts w:ascii="Calibri Light" w:eastAsia="Calibri Light" w:hAnsi="Calibri Light" w:cs="Calibri Light"/>
          <w:sz w:val="18"/>
          <w:szCs w:val="18"/>
        </w:rPr>
        <w:t>and</w:t>
      </w:r>
      <w:r w:rsidR="00B9122E" w:rsidRPr="2C33CDF8">
        <w:rPr>
          <w:rFonts w:ascii="Calibri Light" w:eastAsia="Calibri Light" w:hAnsi="Calibri Light" w:cs="Calibri Light"/>
          <w:sz w:val="18"/>
          <w:szCs w:val="18"/>
        </w:rPr>
        <w:t xml:space="preserve"> ‘Sales Force’ email server</w:t>
      </w:r>
      <w:r w:rsidRPr="2C33CDF8">
        <w:rPr>
          <w:rFonts w:ascii="Calibri Light,Arial" w:eastAsia="Calibri Light,Arial" w:hAnsi="Calibri Light,Arial" w:cs="Calibri Light,Arial"/>
          <w:sz w:val="18"/>
          <w:szCs w:val="18"/>
        </w:rPr>
        <w:t>.</w:t>
      </w:r>
      <w:r w:rsidR="00B9122E" w:rsidRPr="2C33CDF8">
        <w:rPr>
          <w:rFonts w:ascii="Calibri Light,Arial" w:eastAsia="Calibri Light,Arial" w:hAnsi="Calibri Light,Arial" w:cs="Calibri Light,Arial"/>
          <w:sz w:val="18"/>
          <w:szCs w:val="18"/>
        </w:rPr>
        <w:t xml:space="preserve"> </w:t>
      </w:r>
      <w:r w:rsidRPr="2C33CDF8">
        <w:rPr>
          <w:rFonts w:ascii="Calibri Light" w:eastAsia="Calibri Light" w:hAnsi="Calibri Light" w:cs="Calibri Light"/>
          <w:sz w:val="18"/>
          <w:szCs w:val="18"/>
        </w:rPr>
        <w:t xml:space="preserve">Sales Force will send out marketing related emails to </w:t>
      </w:r>
      <w:r w:rsidR="00AB48E7" w:rsidRPr="2C33CDF8">
        <w:rPr>
          <w:rFonts w:ascii="Calibri Light" w:eastAsia="Calibri Light" w:hAnsi="Calibri Light" w:cs="Calibri Light"/>
          <w:sz w:val="18"/>
          <w:szCs w:val="18"/>
        </w:rPr>
        <w:t>BP</w:t>
      </w:r>
      <w:r w:rsidR="00B9122E" w:rsidRPr="2C33CDF8">
        <w:rPr>
          <w:rFonts w:ascii="Calibri Light,Arial" w:eastAsia="Calibri Light,Arial" w:hAnsi="Calibri Light,Arial" w:cs="Calibri Light,Arial"/>
          <w:sz w:val="18"/>
          <w:szCs w:val="18"/>
        </w:rPr>
        <w:t>.</w:t>
      </w:r>
      <w:r w:rsidR="001A4A0C" w:rsidRPr="2C33CDF8">
        <w:rPr>
          <w:rFonts w:ascii="Calibri Light" w:eastAsia="Calibri Light" w:hAnsi="Calibri Light" w:cs="Calibri Light"/>
          <w:sz w:val="18"/>
          <w:szCs w:val="18"/>
        </w:rPr>
        <w:t xml:space="preserve"> The email sent out via Sales Force </w:t>
      </w:r>
      <w:r w:rsidR="005D3528" w:rsidRPr="2C33CDF8">
        <w:rPr>
          <w:rFonts w:ascii="Calibri Light" w:eastAsia="Calibri Light" w:hAnsi="Calibri Light" w:cs="Calibri Light"/>
          <w:sz w:val="18"/>
          <w:szCs w:val="18"/>
        </w:rPr>
        <w:t>can</w:t>
      </w:r>
      <w:r w:rsidR="00206F66" w:rsidRPr="2C33CDF8">
        <w:rPr>
          <w:rFonts w:ascii="Calibri Light,Arial" w:eastAsia="Calibri Light,Arial" w:hAnsi="Calibri Light,Arial" w:cs="Calibri Light,Arial"/>
          <w:sz w:val="18"/>
          <w:szCs w:val="18"/>
        </w:rPr>
        <w:t xml:space="preserve"> </w:t>
      </w:r>
      <w:r w:rsidR="001A4A0C" w:rsidRPr="2C33CDF8">
        <w:rPr>
          <w:rFonts w:ascii="Calibri Light" w:eastAsia="Calibri Light" w:hAnsi="Calibri Light" w:cs="Calibri Light"/>
          <w:sz w:val="18"/>
          <w:szCs w:val="18"/>
        </w:rPr>
        <w:t>be stored in xECM</w:t>
      </w:r>
      <w:r w:rsidR="00B24863" w:rsidRPr="2C33CDF8">
        <w:rPr>
          <w:rFonts w:ascii="Calibri Light,Arial" w:eastAsia="Calibri Light,Arial" w:hAnsi="Calibri Light,Arial" w:cs="Calibri Light,Arial"/>
          <w:sz w:val="18"/>
          <w:szCs w:val="18"/>
        </w:rPr>
        <w:t xml:space="preserve"> </w:t>
      </w:r>
      <w:r w:rsidR="005D3528" w:rsidRPr="2C33CDF8">
        <w:rPr>
          <w:rFonts w:ascii="Calibri Light" w:eastAsia="Calibri Light" w:hAnsi="Calibri Light" w:cs="Calibri Light"/>
          <w:sz w:val="18"/>
          <w:szCs w:val="18"/>
        </w:rPr>
        <w:t>by user</w:t>
      </w:r>
      <w:r w:rsidR="002B0F94" w:rsidRPr="2C33CDF8">
        <w:rPr>
          <w:rFonts w:ascii="Calibri Light" w:eastAsia="Calibri Light" w:hAnsi="Calibri Light" w:cs="Calibri Light"/>
          <w:sz w:val="18"/>
          <w:szCs w:val="18"/>
        </w:rPr>
        <w:t xml:space="preserve"> manually</w:t>
      </w:r>
      <w:r w:rsidR="00DE657E" w:rsidRPr="2C33CDF8">
        <w:rPr>
          <w:rFonts w:ascii="Calibri Light" w:eastAsia="Calibri Light" w:hAnsi="Calibri Light" w:cs="Calibri Light"/>
          <w:sz w:val="18"/>
          <w:szCs w:val="18"/>
        </w:rPr>
        <w:t xml:space="preserve"> by emailing soft copy of the correspondence to user email inbox and upload to xECM via Outlook</w:t>
      </w:r>
      <w:r w:rsidR="001A4A0C" w:rsidRPr="2C33CDF8">
        <w:rPr>
          <w:rFonts w:ascii="Calibri Light,Arial" w:eastAsia="Calibri Light,Arial" w:hAnsi="Calibri Light,Arial" w:cs="Calibri Light,Arial"/>
          <w:sz w:val="18"/>
          <w:szCs w:val="18"/>
        </w:rPr>
        <w:t>.</w:t>
      </w:r>
      <w:r w:rsidR="00F970B2" w:rsidRPr="2C33CDF8">
        <w:rPr>
          <w:rFonts w:ascii="Calibri Light,Arial" w:eastAsia="Calibri Light,Arial" w:hAnsi="Calibri Light,Arial" w:cs="Calibri Light,Arial"/>
          <w:sz w:val="18"/>
          <w:szCs w:val="18"/>
        </w:rPr>
        <w:t xml:space="preserve"> </w:t>
      </w:r>
    </w:p>
    <w:p w14:paraId="239B6744" w14:textId="77777777" w:rsidR="000637ED" w:rsidRDefault="004239AF" w:rsidP="000834A8">
      <w:pPr>
        <w:pStyle w:val="Heading2Text"/>
        <w:numPr>
          <w:ilvl w:val="0"/>
          <w:numId w:val="21"/>
        </w:numPr>
        <w:ind w:left="2160"/>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OpenText</w:t>
      </w:r>
      <w:r w:rsidR="00206F66" w:rsidRPr="2C33CDF8">
        <w:rPr>
          <w:rFonts w:ascii="Calibri Light" w:eastAsia="Calibri Light" w:hAnsi="Calibri Light" w:cs="Calibri Light"/>
          <w:sz w:val="18"/>
          <w:szCs w:val="18"/>
        </w:rPr>
        <w:t xml:space="preserve"> will use the group email ID to send the </w:t>
      </w:r>
      <w:r w:rsidR="00B9122E" w:rsidRPr="2C33CDF8">
        <w:rPr>
          <w:rFonts w:ascii="Calibri Light" w:eastAsia="Calibri Light" w:hAnsi="Calibri Light" w:cs="Calibri Light"/>
          <w:sz w:val="18"/>
          <w:szCs w:val="18"/>
        </w:rPr>
        <w:t xml:space="preserve">Outbound Correspondence that currently </w:t>
      </w:r>
      <w:r w:rsidR="00206F66" w:rsidRPr="2C33CDF8">
        <w:rPr>
          <w:rFonts w:ascii="Calibri Light" w:eastAsia="Calibri Light" w:hAnsi="Calibri Light" w:cs="Calibri Light"/>
          <w:sz w:val="18"/>
          <w:szCs w:val="18"/>
        </w:rPr>
        <w:t>has</w:t>
      </w:r>
      <w:r w:rsidR="00206F66" w:rsidRPr="2C33CDF8">
        <w:rPr>
          <w:rFonts w:ascii="Calibri Light,Arial" w:eastAsia="Calibri Light,Arial" w:hAnsi="Calibri Light,Arial" w:cs="Calibri Light,Arial"/>
          <w:sz w:val="18"/>
          <w:szCs w:val="18"/>
        </w:rPr>
        <w:t xml:space="preserve"> </w:t>
      </w:r>
      <w:r w:rsidR="00B9122E" w:rsidRPr="2C33CDF8">
        <w:rPr>
          <w:rFonts w:ascii="Calibri Light" w:eastAsia="Calibri Light" w:hAnsi="Calibri Light" w:cs="Calibri Light"/>
          <w:sz w:val="18"/>
          <w:szCs w:val="18"/>
        </w:rPr>
        <w:t xml:space="preserve">a SCE group email </w:t>
      </w:r>
      <w:r w:rsidR="00882B50" w:rsidRPr="2C33CDF8">
        <w:rPr>
          <w:rFonts w:ascii="Calibri Light" w:eastAsia="Calibri Light" w:hAnsi="Calibri Light" w:cs="Calibri Light"/>
          <w:sz w:val="18"/>
          <w:szCs w:val="18"/>
        </w:rPr>
        <w:t xml:space="preserve">id </w:t>
      </w:r>
      <w:r w:rsidR="00B9122E" w:rsidRPr="2C33CDF8">
        <w:rPr>
          <w:rFonts w:ascii="Calibri Light" w:eastAsia="Calibri Light" w:hAnsi="Calibri Light" w:cs="Calibri Light"/>
          <w:sz w:val="18"/>
          <w:szCs w:val="18"/>
        </w:rPr>
        <w:t>identified</w:t>
      </w:r>
      <w:r w:rsidR="005C74B8" w:rsidRPr="2C33CDF8">
        <w:rPr>
          <w:rFonts w:ascii="Calibri Light" w:eastAsia="Calibri Light" w:hAnsi="Calibri Light" w:cs="Calibri Light"/>
          <w:sz w:val="18"/>
          <w:szCs w:val="18"/>
        </w:rPr>
        <w:t xml:space="preserve"> (e.g. SCE-OLS@sce.com and CICORR@sce.com</w:t>
      </w:r>
      <w:r w:rsidR="005C74B8" w:rsidRPr="2C33CDF8">
        <w:rPr>
          <w:rFonts w:ascii="Calibri Light,Arial" w:eastAsia="Calibri Light,Arial" w:hAnsi="Calibri Light,Arial" w:cs="Calibri Light,Arial"/>
          <w:sz w:val="18"/>
          <w:szCs w:val="18"/>
        </w:rPr>
        <w:t>)</w:t>
      </w:r>
      <w:r w:rsidR="0066249E" w:rsidRPr="2C33CDF8">
        <w:rPr>
          <w:rFonts w:ascii="Calibri Light,Arial" w:eastAsia="Calibri Light,Arial" w:hAnsi="Calibri Light,Arial" w:cs="Calibri Light,Arial"/>
          <w:sz w:val="18"/>
          <w:szCs w:val="18"/>
        </w:rPr>
        <w:t xml:space="preserve">. </w:t>
      </w:r>
      <w:r w:rsidR="000637ED" w:rsidRPr="2C33CDF8">
        <w:rPr>
          <w:rFonts w:ascii="Calibri Light" w:eastAsia="Calibri Light" w:hAnsi="Calibri Light" w:cs="Calibri Light"/>
          <w:sz w:val="18"/>
          <w:szCs w:val="18"/>
        </w:rPr>
        <w:t xml:space="preserve">A copy of the email will be stored in xECM and a BP Contact will be created automatically by OpenText using </w:t>
      </w:r>
      <w:r w:rsidR="000637ED" w:rsidRPr="2C33CDF8">
        <w:rPr>
          <w:rFonts w:ascii="Calibri Light" w:eastAsia="Calibri Light" w:hAnsi="Calibri Light" w:cs="Calibri Light"/>
          <w:i/>
          <w:sz w:val="18"/>
          <w:szCs w:val="18"/>
        </w:rPr>
        <w:t>E-CIM-CS-11 - Auto IR creation for Inbound &amp; Outbound Correspondence/Communication</w:t>
      </w:r>
      <w:r w:rsidR="000637ED" w:rsidRPr="2C33CDF8">
        <w:rPr>
          <w:rFonts w:ascii="Calibri Light,Arial" w:eastAsia="Calibri Light,Arial" w:hAnsi="Calibri Light,Arial" w:cs="Calibri Light,Arial"/>
          <w:i/>
          <w:sz w:val="18"/>
          <w:szCs w:val="18"/>
        </w:rPr>
        <w:t>.</w:t>
      </w:r>
      <w:r w:rsidR="000637ED" w:rsidRPr="2C33CDF8">
        <w:rPr>
          <w:rFonts w:ascii="Calibri Light,Arial" w:eastAsia="Calibri Light,Arial" w:hAnsi="Calibri Light,Arial" w:cs="Calibri Light,Arial"/>
          <w:sz w:val="18"/>
          <w:szCs w:val="18"/>
        </w:rPr>
        <w:t xml:space="preserve"> </w:t>
      </w:r>
    </w:p>
    <w:p w14:paraId="6C815D12" w14:textId="66BBCD11" w:rsidR="00B9122E" w:rsidRPr="0086404E" w:rsidRDefault="00BB29DB" w:rsidP="000637ED">
      <w:pPr>
        <w:pStyle w:val="Heading2Text"/>
        <w:ind w:left="2160"/>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Email campaigns </w:t>
      </w:r>
      <w:r w:rsidR="00B911F2" w:rsidRPr="2C33CDF8">
        <w:rPr>
          <w:rFonts w:ascii="Calibri Light" w:eastAsia="Calibri Light" w:hAnsi="Calibri Light" w:cs="Calibri Light"/>
          <w:sz w:val="18"/>
          <w:szCs w:val="18"/>
        </w:rPr>
        <w:t>will be sent out via Hybris Marketing, refer to</w:t>
      </w:r>
      <w:r w:rsidR="00B911F2" w:rsidRPr="2C33CDF8">
        <w:rPr>
          <w:rFonts w:ascii="Calibri Light,Arial" w:eastAsia="Calibri Light,Arial" w:hAnsi="Calibri Light,Arial" w:cs="Calibri Light,Arial"/>
          <w:sz w:val="18"/>
          <w:szCs w:val="18"/>
        </w:rPr>
        <w:t xml:space="preserve"> </w:t>
      </w:r>
      <w:r w:rsidR="00B911F2" w:rsidRPr="2C33CDF8">
        <w:rPr>
          <w:rFonts w:ascii="Calibri Light" w:eastAsia="Calibri Light" w:hAnsi="Calibri Light" w:cs="Calibri Light"/>
          <w:sz w:val="18"/>
          <w:szCs w:val="18"/>
        </w:rPr>
        <w:t xml:space="preserve">BPD </w:t>
      </w:r>
      <w:hyperlink r:id="rId22" w:history="1">
        <w:r w:rsidR="00B911F2" w:rsidRPr="2C33CDF8">
          <w:rPr>
            <w:rStyle w:val="Hyperlink"/>
            <w:rFonts w:ascii="Calibri Light" w:eastAsia="Calibri Light" w:hAnsi="Calibri Light" w:cs="Calibri Light"/>
            <w:i/>
            <w:sz w:val="18"/>
            <w:szCs w:val="18"/>
          </w:rPr>
          <w:t>CIM-CS-15 Manage Customer Segmentation &amp; Campaign Management</w:t>
        </w:r>
      </w:hyperlink>
      <w:r w:rsidRPr="2C33CDF8">
        <w:rPr>
          <w:rFonts w:ascii="Calibri Light,Arial" w:eastAsia="Calibri Light,Arial" w:hAnsi="Calibri Light,Arial" w:cs="Calibri Light,Arial"/>
          <w:sz w:val="18"/>
          <w:szCs w:val="18"/>
        </w:rPr>
        <w:t xml:space="preserve">. </w:t>
      </w:r>
      <w:r w:rsidR="0091679C" w:rsidRPr="2C33CDF8">
        <w:rPr>
          <w:rFonts w:ascii="Calibri Light" w:eastAsia="Calibri Light" w:hAnsi="Calibri Light" w:cs="Calibri Light"/>
          <w:sz w:val="18"/>
          <w:szCs w:val="18"/>
        </w:rPr>
        <w:t>A copy of the email will not be stored in xECM.</w:t>
      </w:r>
    </w:p>
    <w:p w14:paraId="29E33427" w14:textId="5BACA667" w:rsidR="0026143C" w:rsidRDefault="00054D3F" w:rsidP="000834A8">
      <w:pPr>
        <w:pStyle w:val="Heading2Text"/>
        <w:numPr>
          <w:ilvl w:val="0"/>
          <w:numId w:val="21"/>
        </w:numPr>
        <w:ind w:left="2160"/>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lastRenderedPageBreak/>
        <w:t xml:space="preserve">For </w:t>
      </w:r>
      <w:r w:rsidR="00B9122E" w:rsidRPr="2C33CDF8">
        <w:rPr>
          <w:rFonts w:ascii="Calibri Light" w:eastAsia="Calibri Light" w:hAnsi="Calibri Light" w:cs="Calibri Light"/>
          <w:sz w:val="18"/>
          <w:szCs w:val="18"/>
        </w:rPr>
        <w:t xml:space="preserve">Outbound Correspondence that </w:t>
      </w:r>
      <w:r w:rsidRPr="2C33CDF8">
        <w:rPr>
          <w:rFonts w:ascii="Calibri Light" w:eastAsia="Calibri Light" w:hAnsi="Calibri Light" w:cs="Calibri Light"/>
          <w:sz w:val="18"/>
          <w:szCs w:val="18"/>
        </w:rPr>
        <w:t xml:space="preserve">is </w:t>
      </w:r>
      <w:r w:rsidR="00B9122E" w:rsidRPr="2C33CDF8">
        <w:rPr>
          <w:rFonts w:ascii="Calibri Light" w:eastAsia="Calibri Light" w:hAnsi="Calibri Light" w:cs="Calibri Light"/>
          <w:sz w:val="18"/>
          <w:szCs w:val="18"/>
        </w:rPr>
        <w:t xml:space="preserve">not </w:t>
      </w:r>
      <w:r w:rsidR="0058080C" w:rsidRPr="2C33CDF8">
        <w:rPr>
          <w:rFonts w:ascii="Calibri Light" w:eastAsia="Calibri Light" w:hAnsi="Calibri Light" w:cs="Calibri Light"/>
          <w:sz w:val="18"/>
          <w:szCs w:val="18"/>
        </w:rPr>
        <w:t>sent via</w:t>
      </w:r>
      <w:r w:rsidR="00B9122E" w:rsidRPr="2C33CDF8">
        <w:rPr>
          <w:rFonts w:ascii="Calibri Light" w:eastAsia="Calibri Light" w:hAnsi="Calibri Light" w:cs="Calibri Light"/>
          <w:sz w:val="18"/>
          <w:szCs w:val="18"/>
        </w:rPr>
        <w:t xml:space="preserve"> Sales Force and ha</w:t>
      </w:r>
      <w:r w:rsidRPr="2C33CDF8">
        <w:rPr>
          <w:rFonts w:ascii="Calibri Light" w:eastAsia="Calibri Light" w:hAnsi="Calibri Light" w:cs="Calibri Light"/>
          <w:sz w:val="18"/>
          <w:szCs w:val="18"/>
        </w:rPr>
        <w:t>s</w:t>
      </w:r>
      <w:r w:rsidR="00B9122E" w:rsidRPr="2C33CDF8">
        <w:rPr>
          <w:rFonts w:ascii="Calibri Light" w:eastAsia="Calibri Light" w:hAnsi="Calibri Light" w:cs="Calibri Light"/>
          <w:sz w:val="18"/>
          <w:szCs w:val="18"/>
        </w:rPr>
        <w:t xml:space="preserve"> no SCE group email </w:t>
      </w:r>
      <w:r w:rsidR="002B0F94" w:rsidRPr="2C33CDF8">
        <w:rPr>
          <w:rFonts w:ascii="Calibri Light" w:eastAsia="Calibri Light" w:hAnsi="Calibri Light" w:cs="Calibri Light"/>
          <w:sz w:val="18"/>
          <w:szCs w:val="18"/>
        </w:rPr>
        <w:t xml:space="preserve">or account manager </w:t>
      </w:r>
      <w:r w:rsidR="00B9122E" w:rsidRPr="2C33CDF8">
        <w:rPr>
          <w:rFonts w:ascii="Calibri Light" w:eastAsia="Calibri Light" w:hAnsi="Calibri Light" w:cs="Calibri Light"/>
          <w:sz w:val="18"/>
          <w:szCs w:val="18"/>
        </w:rPr>
        <w:t xml:space="preserve">identified, a general email </w:t>
      </w:r>
      <w:r w:rsidR="00B6445B" w:rsidRPr="2C33CDF8">
        <w:rPr>
          <w:rFonts w:ascii="Calibri Light" w:eastAsia="Calibri Light" w:hAnsi="Calibri Light" w:cs="Calibri Light"/>
          <w:sz w:val="18"/>
          <w:szCs w:val="18"/>
        </w:rPr>
        <w:t>ID</w:t>
      </w:r>
      <w:r w:rsidR="00B9122E" w:rsidRPr="2C33CDF8">
        <w:rPr>
          <w:rFonts w:ascii="Calibri Light" w:eastAsia="Calibri Light" w:hAnsi="Calibri Light" w:cs="Calibri Light"/>
          <w:sz w:val="18"/>
          <w:szCs w:val="18"/>
        </w:rPr>
        <w:t xml:space="preserve"> will be setup and </w:t>
      </w:r>
      <w:r w:rsidR="004239AF" w:rsidRPr="2C33CDF8">
        <w:rPr>
          <w:rFonts w:ascii="Calibri Light" w:eastAsia="Calibri Light" w:hAnsi="Calibri Light" w:cs="Calibri Light"/>
          <w:sz w:val="18"/>
          <w:szCs w:val="18"/>
        </w:rPr>
        <w:t>OpenText</w:t>
      </w:r>
      <w:r w:rsidR="00B9122E" w:rsidRPr="2C33CDF8">
        <w:rPr>
          <w:rFonts w:ascii="Calibri Light" w:eastAsia="Calibri Light" w:hAnsi="Calibri Light" w:cs="Calibri Light"/>
          <w:sz w:val="18"/>
          <w:szCs w:val="18"/>
        </w:rPr>
        <w:t xml:space="preserve"> will use this general email </w:t>
      </w:r>
      <w:r w:rsidR="00846115" w:rsidRPr="2C33CDF8">
        <w:rPr>
          <w:rFonts w:ascii="Calibri Light" w:eastAsia="Calibri Light" w:hAnsi="Calibri Light" w:cs="Calibri Light"/>
          <w:sz w:val="18"/>
          <w:szCs w:val="18"/>
        </w:rPr>
        <w:t xml:space="preserve">(e.g. </w:t>
      </w:r>
      <w:hyperlink r:id="rId23" w:history="1">
        <w:r w:rsidR="0066249E" w:rsidRPr="2C33CDF8">
          <w:rPr>
            <w:rStyle w:val="Hyperlink"/>
            <w:rFonts w:ascii="Calibri Light" w:eastAsia="Calibri Light" w:hAnsi="Calibri Light" w:cs="Calibri Light"/>
            <w:sz w:val="18"/>
            <w:szCs w:val="18"/>
          </w:rPr>
          <w:t>SCE_Reply@SCE.COM</w:t>
        </w:r>
      </w:hyperlink>
      <w:r w:rsidR="00B04B8E" w:rsidRPr="2C33CDF8">
        <w:rPr>
          <w:rStyle w:val="Hyperlink"/>
          <w:rFonts w:ascii="Calibri Light" w:eastAsia="Calibri Light" w:hAnsi="Calibri Light" w:cs="Calibri Light"/>
          <w:sz w:val="18"/>
          <w:szCs w:val="18"/>
        </w:rPr>
        <w:t xml:space="preserve"> or NO_REPLY@SCE.COM</w:t>
      </w:r>
      <w:r w:rsidR="00846115" w:rsidRPr="2C33CDF8">
        <w:rPr>
          <w:rFonts w:ascii="Calibri Light,Arial" w:eastAsia="Calibri Light,Arial" w:hAnsi="Calibri Light,Arial" w:cs="Calibri Light,Arial"/>
          <w:sz w:val="18"/>
          <w:szCs w:val="18"/>
        </w:rPr>
        <w:t xml:space="preserve">) </w:t>
      </w:r>
      <w:r w:rsidR="00B9122E" w:rsidRPr="2C33CDF8">
        <w:rPr>
          <w:rFonts w:ascii="Calibri Light" w:eastAsia="Calibri Light" w:hAnsi="Calibri Light" w:cs="Calibri Light"/>
          <w:sz w:val="18"/>
          <w:szCs w:val="18"/>
        </w:rPr>
        <w:t xml:space="preserve">to send the rest of </w:t>
      </w:r>
      <w:r w:rsidR="0066249E" w:rsidRPr="2C33CDF8">
        <w:rPr>
          <w:rFonts w:ascii="Calibri Light" w:eastAsia="Calibri Light" w:hAnsi="Calibri Light" w:cs="Calibri Light"/>
          <w:sz w:val="18"/>
          <w:szCs w:val="18"/>
        </w:rPr>
        <w:t xml:space="preserve">the correspondence to </w:t>
      </w:r>
      <w:r w:rsidRPr="2C33CDF8">
        <w:rPr>
          <w:rFonts w:ascii="Calibri Light" w:eastAsia="Calibri Light" w:hAnsi="Calibri Light" w:cs="Calibri Light"/>
          <w:sz w:val="18"/>
          <w:szCs w:val="18"/>
        </w:rPr>
        <w:t xml:space="preserve">the </w:t>
      </w:r>
      <w:r w:rsidR="00AB48E7" w:rsidRPr="2C33CDF8">
        <w:rPr>
          <w:rFonts w:ascii="Calibri Light" w:eastAsia="Calibri Light" w:hAnsi="Calibri Light" w:cs="Calibri Light"/>
          <w:sz w:val="18"/>
          <w:szCs w:val="18"/>
        </w:rPr>
        <w:t>BP</w:t>
      </w:r>
      <w:r w:rsidR="0066249E" w:rsidRPr="2C33CDF8">
        <w:rPr>
          <w:rFonts w:ascii="Calibri Light,Arial" w:eastAsia="Calibri Light,Arial" w:hAnsi="Calibri Light,Arial" w:cs="Calibri Light,Arial"/>
          <w:sz w:val="18"/>
          <w:szCs w:val="18"/>
        </w:rPr>
        <w:t xml:space="preserve">. </w:t>
      </w:r>
    </w:p>
    <w:p w14:paraId="7093CA8C" w14:textId="10F23D7F" w:rsidR="004F1D74" w:rsidRDefault="004F1D74" w:rsidP="000834A8">
      <w:pPr>
        <w:pStyle w:val="Heading2Text"/>
        <w:ind w:left="2160"/>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For Outbound correspondence sent to </w:t>
      </w:r>
      <w:r w:rsidR="00AB48E7" w:rsidRPr="2C33CDF8">
        <w:rPr>
          <w:rFonts w:ascii="Calibri Light" w:eastAsia="Calibri Light" w:hAnsi="Calibri Light" w:cs="Calibri Light"/>
          <w:sz w:val="18"/>
          <w:szCs w:val="18"/>
        </w:rPr>
        <w:t>BP</w:t>
      </w:r>
      <w:r w:rsidRPr="2C33CDF8">
        <w:rPr>
          <w:rFonts w:ascii="Calibri Light" w:eastAsia="Calibri Light" w:hAnsi="Calibri Light" w:cs="Calibri Light"/>
          <w:sz w:val="18"/>
          <w:szCs w:val="18"/>
        </w:rPr>
        <w:t>s from Account Managers</w:t>
      </w:r>
      <w:r w:rsidR="00007DE8" w:rsidRPr="2C33CDF8">
        <w:rPr>
          <w:rFonts w:ascii="Calibri Light" w:eastAsia="Calibri Light" w:hAnsi="Calibri Light" w:cs="Calibri Light"/>
          <w:sz w:val="18"/>
          <w:szCs w:val="18"/>
        </w:rPr>
        <w:t xml:space="preserve"> outlook email</w:t>
      </w:r>
      <w:r w:rsidR="00E7724F" w:rsidRPr="2C33CDF8">
        <w:rPr>
          <w:rFonts w:ascii="Calibri Light" w:eastAsia="Calibri Light" w:hAnsi="Calibri Light" w:cs="Calibri Light"/>
          <w:sz w:val="18"/>
          <w:szCs w:val="18"/>
        </w:rPr>
        <w:t xml:space="preserve"> without go</w:t>
      </w:r>
      <w:r w:rsidR="0047697B" w:rsidRPr="2C33CDF8">
        <w:rPr>
          <w:rFonts w:ascii="Calibri Light" w:eastAsia="Calibri Light" w:hAnsi="Calibri Light" w:cs="Calibri Light"/>
          <w:sz w:val="18"/>
          <w:szCs w:val="18"/>
        </w:rPr>
        <w:t>ing</w:t>
      </w:r>
      <w:r w:rsidR="00E7724F" w:rsidRPr="2C33CDF8">
        <w:rPr>
          <w:rFonts w:ascii="Calibri Light" w:eastAsia="Calibri Light" w:hAnsi="Calibri Light" w:cs="Calibri Light"/>
          <w:sz w:val="18"/>
          <w:szCs w:val="18"/>
        </w:rPr>
        <w:t xml:space="preserve"> through OpenText</w:t>
      </w:r>
      <w:r w:rsidR="004672BA" w:rsidRPr="2C33CDF8">
        <w:rPr>
          <w:rFonts w:ascii="Calibri Light" w:eastAsia="Calibri Light" w:hAnsi="Calibri Light" w:cs="Calibri Light"/>
          <w:sz w:val="18"/>
          <w:szCs w:val="18"/>
        </w:rPr>
        <w:t>/Nuance</w:t>
      </w:r>
      <w:r w:rsidR="00E7724F" w:rsidRPr="2C33CDF8">
        <w:rPr>
          <w:rFonts w:ascii="Calibri Light" w:eastAsia="Calibri Light" w:hAnsi="Calibri Light" w:cs="Calibri Light"/>
          <w:sz w:val="18"/>
          <w:szCs w:val="18"/>
        </w:rPr>
        <w:t xml:space="preserve">, correspondence will not be </w:t>
      </w:r>
      <w:r w:rsidR="004672BA" w:rsidRPr="2C33CDF8">
        <w:rPr>
          <w:rFonts w:ascii="Calibri Light" w:eastAsia="Calibri Light" w:hAnsi="Calibri Light" w:cs="Calibri Light"/>
          <w:sz w:val="18"/>
          <w:szCs w:val="18"/>
        </w:rPr>
        <w:t xml:space="preserve">archived </w:t>
      </w:r>
      <w:r w:rsidR="00E7724F" w:rsidRPr="2C33CDF8">
        <w:rPr>
          <w:rFonts w:ascii="Calibri Light" w:eastAsia="Calibri Light" w:hAnsi="Calibri Light" w:cs="Calibri Light"/>
          <w:sz w:val="18"/>
          <w:szCs w:val="18"/>
        </w:rPr>
        <w:t>in OpenText automatically</w:t>
      </w:r>
      <w:r w:rsidRPr="2C33CDF8">
        <w:rPr>
          <w:rFonts w:ascii="Calibri Light" w:eastAsia="Calibri Light" w:hAnsi="Calibri Light" w:cs="Calibri Light"/>
          <w:sz w:val="18"/>
          <w:szCs w:val="18"/>
        </w:rPr>
        <w:t xml:space="preserve">, the account manager will document this as an activity record in C4C.  </w:t>
      </w:r>
    </w:p>
    <w:p w14:paraId="59E657FD" w14:textId="5F8AFF01" w:rsidR="00F970B2" w:rsidRDefault="00C17868" w:rsidP="000834A8">
      <w:pPr>
        <w:pStyle w:val="Heading2Text"/>
        <w:ind w:left="2160"/>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For automatic </w:t>
      </w:r>
      <w:r w:rsidR="0091679C" w:rsidRPr="2C33CDF8">
        <w:rPr>
          <w:rFonts w:ascii="Calibri Light" w:eastAsia="Calibri Light" w:hAnsi="Calibri Light" w:cs="Calibri Light"/>
          <w:sz w:val="18"/>
          <w:szCs w:val="18"/>
        </w:rPr>
        <w:t>correspondence, the t</w:t>
      </w:r>
      <w:r w:rsidR="0026143C" w:rsidRPr="2C33CDF8">
        <w:rPr>
          <w:rFonts w:ascii="Calibri Light" w:eastAsia="Calibri Light" w:hAnsi="Calibri Light" w:cs="Calibri Light"/>
          <w:sz w:val="18"/>
          <w:szCs w:val="18"/>
        </w:rPr>
        <w:t xml:space="preserve">riggering process such as </w:t>
      </w:r>
      <w:r w:rsidR="00765A0B" w:rsidRPr="2C33CDF8">
        <w:rPr>
          <w:rFonts w:ascii="Calibri Light" w:eastAsia="Calibri Light" w:hAnsi="Calibri Light" w:cs="Calibri Light"/>
          <w:sz w:val="18"/>
          <w:szCs w:val="18"/>
        </w:rPr>
        <w:t>Rate Change program</w:t>
      </w:r>
      <w:r w:rsidR="0026143C" w:rsidRPr="2C33CDF8">
        <w:rPr>
          <w:rFonts w:ascii="Calibri Light" w:eastAsia="Calibri Light" w:hAnsi="Calibri Light" w:cs="Calibri Light"/>
          <w:sz w:val="18"/>
          <w:szCs w:val="18"/>
        </w:rPr>
        <w:t xml:space="preserve"> will generate </w:t>
      </w:r>
      <w:r w:rsidR="00054D3F" w:rsidRPr="2C33CDF8">
        <w:rPr>
          <w:rFonts w:ascii="Calibri Light" w:eastAsia="Calibri Light" w:hAnsi="Calibri Light" w:cs="Calibri Light"/>
          <w:sz w:val="18"/>
          <w:szCs w:val="18"/>
        </w:rPr>
        <w:t xml:space="preserve">an </w:t>
      </w:r>
      <w:r w:rsidR="0026143C" w:rsidRPr="2C33CDF8">
        <w:rPr>
          <w:rFonts w:ascii="Calibri Light" w:eastAsia="Calibri Light" w:hAnsi="Calibri Light" w:cs="Calibri Light"/>
          <w:sz w:val="18"/>
          <w:szCs w:val="18"/>
        </w:rPr>
        <w:t>XML file and place it in the file server</w:t>
      </w:r>
      <w:r w:rsidR="001D2D20" w:rsidRPr="2C33CDF8">
        <w:rPr>
          <w:rFonts w:ascii="Calibri Light" w:eastAsia="Calibri Light" w:hAnsi="Calibri Light" w:cs="Calibri Light"/>
          <w:sz w:val="18"/>
          <w:szCs w:val="18"/>
        </w:rPr>
        <w:t xml:space="preserve"> using </w:t>
      </w:r>
      <w:r w:rsidR="001D2D20" w:rsidRPr="2C33CDF8">
        <w:rPr>
          <w:rFonts w:ascii="Calibri Light" w:eastAsia="Calibri Light" w:hAnsi="Calibri Light" w:cs="Calibri Light"/>
          <w:i/>
          <w:sz w:val="18"/>
          <w:szCs w:val="18"/>
        </w:rPr>
        <w:t>I-CIM-CS-11 - Interface to send Notification from SAP S/4 HANA to Nuance</w:t>
      </w:r>
      <w:r w:rsidR="0026143C" w:rsidRPr="2C33CDF8">
        <w:rPr>
          <w:rFonts w:ascii="Calibri Light,Arial" w:eastAsia="Calibri Light,Arial" w:hAnsi="Calibri Light,Arial" w:cs="Calibri Light,Arial"/>
          <w:sz w:val="18"/>
          <w:szCs w:val="18"/>
        </w:rPr>
        <w:t xml:space="preserve">. </w:t>
      </w:r>
      <w:r w:rsidR="003146FB" w:rsidRPr="2C33CDF8">
        <w:rPr>
          <w:rFonts w:ascii="Calibri Light" w:eastAsia="Calibri Light" w:hAnsi="Calibri Light" w:cs="Calibri Light"/>
          <w:sz w:val="18"/>
          <w:szCs w:val="18"/>
        </w:rPr>
        <w:t xml:space="preserve">The triggering processes will need to be documented in the RICEFW for FORM if they are not already documented in the BPD. </w:t>
      </w:r>
      <w:r w:rsidR="001D2D20" w:rsidRPr="2C33CDF8">
        <w:rPr>
          <w:rFonts w:ascii="Calibri Light" w:eastAsia="Calibri Light" w:hAnsi="Calibri Light" w:cs="Calibri Light"/>
          <w:sz w:val="18"/>
          <w:szCs w:val="18"/>
        </w:rPr>
        <w:t xml:space="preserve">Nuance </w:t>
      </w:r>
      <w:r w:rsidR="0026143C" w:rsidRPr="2C33CDF8">
        <w:rPr>
          <w:rFonts w:ascii="Calibri Light" w:eastAsia="Calibri Light" w:hAnsi="Calibri Light" w:cs="Calibri Light"/>
          <w:sz w:val="18"/>
          <w:szCs w:val="18"/>
        </w:rPr>
        <w:t xml:space="preserve">will pick up the file for formatting and send </w:t>
      </w:r>
      <w:r w:rsidR="00054D3F" w:rsidRPr="2C33CDF8">
        <w:rPr>
          <w:rFonts w:ascii="Calibri Light" w:eastAsia="Calibri Light" w:hAnsi="Calibri Light" w:cs="Calibri Light"/>
          <w:sz w:val="18"/>
          <w:szCs w:val="18"/>
        </w:rPr>
        <w:t xml:space="preserve">an </w:t>
      </w:r>
      <w:r w:rsidR="0026143C" w:rsidRPr="2C33CDF8">
        <w:rPr>
          <w:rFonts w:ascii="Calibri Light" w:eastAsia="Calibri Light" w:hAnsi="Calibri Light" w:cs="Calibri Light"/>
          <w:sz w:val="18"/>
          <w:szCs w:val="18"/>
        </w:rPr>
        <w:t xml:space="preserve">email to </w:t>
      </w:r>
      <w:r w:rsidR="00AB48E7" w:rsidRPr="2C33CDF8">
        <w:rPr>
          <w:rFonts w:ascii="Calibri Light" w:eastAsia="Calibri Light" w:hAnsi="Calibri Light" w:cs="Calibri Light"/>
          <w:sz w:val="18"/>
          <w:szCs w:val="18"/>
        </w:rPr>
        <w:t>BP</w:t>
      </w:r>
      <w:r w:rsidR="0026143C" w:rsidRPr="2C33CDF8">
        <w:rPr>
          <w:rFonts w:ascii="Calibri Light" w:eastAsia="Calibri Light" w:hAnsi="Calibri Light" w:cs="Calibri Light"/>
          <w:sz w:val="18"/>
          <w:szCs w:val="18"/>
        </w:rPr>
        <w:t xml:space="preserve"> if the </w:t>
      </w:r>
      <w:r w:rsidR="00AB48E7" w:rsidRPr="2C33CDF8">
        <w:rPr>
          <w:rFonts w:ascii="Calibri Light" w:eastAsia="Calibri Light" w:hAnsi="Calibri Light" w:cs="Calibri Light"/>
          <w:sz w:val="18"/>
          <w:szCs w:val="18"/>
        </w:rPr>
        <w:t>BP</w:t>
      </w:r>
      <w:r w:rsidR="0026143C" w:rsidRPr="2C33CDF8">
        <w:rPr>
          <w:rFonts w:ascii="Calibri Light" w:eastAsia="Calibri Light" w:hAnsi="Calibri Light" w:cs="Calibri Light"/>
          <w:sz w:val="18"/>
          <w:szCs w:val="18"/>
        </w:rPr>
        <w:t xml:space="preserve"> preferred communication channel is ‘Email’. </w:t>
      </w:r>
      <w:r w:rsidR="001D2D20" w:rsidRPr="2C33CDF8">
        <w:rPr>
          <w:rFonts w:ascii="Calibri Light" w:eastAsia="Calibri Light" w:hAnsi="Calibri Light" w:cs="Calibri Light"/>
          <w:sz w:val="18"/>
          <w:szCs w:val="18"/>
        </w:rPr>
        <w:t>A copy of the email will not be stored in xECM.</w:t>
      </w:r>
      <w:r w:rsidR="00D673E8" w:rsidRPr="2C33CDF8">
        <w:rPr>
          <w:rFonts w:ascii="Calibri Light,Arial" w:eastAsia="Calibri Light,Arial" w:hAnsi="Calibri Light,Arial" w:cs="Calibri Light,Arial"/>
          <w:sz w:val="18"/>
          <w:szCs w:val="18"/>
        </w:rPr>
        <w:t xml:space="preserve"> </w:t>
      </w:r>
      <w:r w:rsidR="0032112B" w:rsidRPr="2C33CDF8">
        <w:rPr>
          <w:rFonts w:ascii="Calibri Light" w:eastAsia="Calibri Light" w:hAnsi="Calibri Light" w:cs="Calibri Light"/>
          <w:sz w:val="18"/>
          <w:szCs w:val="18"/>
        </w:rPr>
        <w:t>A</w:t>
      </w:r>
      <w:r w:rsidR="00D673E8" w:rsidRPr="2C33CDF8">
        <w:rPr>
          <w:rFonts w:ascii="Calibri Light" w:eastAsia="Calibri Light" w:hAnsi="Calibri Light" w:cs="Calibri Light"/>
          <w:sz w:val="18"/>
          <w:szCs w:val="18"/>
        </w:rPr>
        <w:t xml:space="preserve"> BP Contact will be created automatically </w:t>
      </w:r>
      <w:r w:rsidR="007A370D" w:rsidRPr="2C33CDF8">
        <w:rPr>
          <w:rFonts w:ascii="Calibri Light" w:eastAsia="Calibri Light" w:hAnsi="Calibri Light" w:cs="Calibri Light"/>
          <w:sz w:val="18"/>
          <w:szCs w:val="18"/>
        </w:rPr>
        <w:t xml:space="preserve">by Nuance </w:t>
      </w:r>
      <w:r w:rsidR="00D673E8" w:rsidRPr="2C33CDF8">
        <w:rPr>
          <w:rFonts w:ascii="Calibri Light" w:eastAsia="Calibri Light" w:hAnsi="Calibri Light" w:cs="Calibri Light"/>
          <w:sz w:val="18"/>
          <w:szCs w:val="18"/>
        </w:rPr>
        <w:t xml:space="preserve">using </w:t>
      </w:r>
      <w:r w:rsidR="00D673E8" w:rsidRPr="2C33CDF8">
        <w:rPr>
          <w:rFonts w:ascii="Calibri Light" w:eastAsia="Calibri Light" w:hAnsi="Calibri Light" w:cs="Calibri Light"/>
          <w:i/>
          <w:sz w:val="18"/>
          <w:szCs w:val="18"/>
        </w:rPr>
        <w:t>E-CIM-CS-11 - Auto IR creation for Inbound &amp; Outbound Correspondence/Communication</w:t>
      </w:r>
      <w:r w:rsidR="00D673E8" w:rsidRPr="2C33CDF8">
        <w:rPr>
          <w:rFonts w:ascii="Calibri Light,Arial" w:eastAsia="Calibri Light,Arial" w:hAnsi="Calibri Light,Arial" w:cs="Calibri Light,Arial"/>
          <w:i/>
          <w:sz w:val="18"/>
          <w:szCs w:val="18"/>
        </w:rPr>
        <w:t>.</w:t>
      </w:r>
    </w:p>
    <w:p w14:paraId="39DC5BF9" w14:textId="35037BF9" w:rsidR="00B9122E" w:rsidRDefault="00C17868" w:rsidP="00D673E8">
      <w:pPr>
        <w:pStyle w:val="Heading2Text"/>
        <w:ind w:left="2160"/>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For manual </w:t>
      </w:r>
      <w:r w:rsidR="001D2D20" w:rsidRPr="2C33CDF8">
        <w:rPr>
          <w:rFonts w:ascii="Calibri Light" w:eastAsia="Calibri Light" w:hAnsi="Calibri Light" w:cs="Calibri Light"/>
          <w:sz w:val="18"/>
          <w:szCs w:val="18"/>
        </w:rPr>
        <w:t xml:space="preserve">correspondence, after user has composed the correspondence, OpenText will send the data to Nuance using </w:t>
      </w:r>
      <w:r w:rsidR="001D2D20" w:rsidRPr="2C33CDF8">
        <w:rPr>
          <w:rFonts w:ascii="Calibri Light" w:eastAsia="Calibri Light" w:hAnsi="Calibri Light" w:cs="Calibri Light"/>
          <w:i/>
          <w:sz w:val="18"/>
          <w:szCs w:val="18"/>
        </w:rPr>
        <w:t>I-CIM-CS-11 - Interface to send Notification from OpenText to Nuance</w:t>
      </w:r>
      <w:r w:rsidR="001D2D20" w:rsidRPr="2C33CDF8">
        <w:rPr>
          <w:rFonts w:ascii="Calibri Light,Arial" w:eastAsia="Calibri Light,Arial" w:hAnsi="Calibri Light,Arial" w:cs="Calibri Light,Arial"/>
          <w:sz w:val="18"/>
          <w:szCs w:val="18"/>
        </w:rPr>
        <w:t>.</w:t>
      </w:r>
      <w:r w:rsidR="00D673E8" w:rsidRPr="2C33CDF8">
        <w:rPr>
          <w:rFonts w:ascii="Calibri Light,Arial" w:eastAsia="Calibri Light,Arial" w:hAnsi="Calibri Light,Arial" w:cs="Calibri Light,Arial"/>
          <w:sz w:val="18"/>
          <w:szCs w:val="18"/>
        </w:rPr>
        <w:t xml:space="preserve"> </w:t>
      </w:r>
      <w:r w:rsidR="0066249E" w:rsidRPr="2C33CDF8">
        <w:rPr>
          <w:rFonts w:ascii="Calibri Light" w:eastAsia="Calibri Light" w:hAnsi="Calibri Light" w:cs="Calibri Light"/>
          <w:sz w:val="18"/>
          <w:szCs w:val="18"/>
        </w:rPr>
        <w:t>A copy of t</w:t>
      </w:r>
      <w:r w:rsidR="00A822AB" w:rsidRPr="2C33CDF8">
        <w:rPr>
          <w:rFonts w:ascii="Calibri Light" w:eastAsia="Calibri Light" w:hAnsi="Calibri Light" w:cs="Calibri Light"/>
          <w:sz w:val="18"/>
          <w:szCs w:val="18"/>
        </w:rPr>
        <w:t xml:space="preserve">he email will be stored in xECM and a BP Contact will be created automatically by </w:t>
      </w:r>
      <w:r w:rsidR="007A370D" w:rsidRPr="2C33CDF8">
        <w:rPr>
          <w:rFonts w:ascii="Calibri Light" w:eastAsia="Calibri Light" w:hAnsi="Calibri Light" w:cs="Calibri Light"/>
          <w:sz w:val="18"/>
          <w:szCs w:val="18"/>
        </w:rPr>
        <w:t xml:space="preserve">Nuance </w:t>
      </w:r>
      <w:r w:rsidR="00A822AB" w:rsidRPr="2C33CDF8">
        <w:rPr>
          <w:rFonts w:ascii="Calibri Light" w:eastAsia="Calibri Light" w:hAnsi="Calibri Light" w:cs="Calibri Light"/>
          <w:sz w:val="18"/>
          <w:szCs w:val="18"/>
        </w:rPr>
        <w:t xml:space="preserve">using </w:t>
      </w:r>
      <w:r w:rsidR="00A822AB" w:rsidRPr="2C33CDF8">
        <w:rPr>
          <w:rFonts w:ascii="Calibri Light" w:eastAsia="Calibri Light" w:hAnsi="Calibri Light" w:cs="Calibri Light"/>
          <w:i/>
          <w:sz w:val="18"/>
          <w:szCs w:val="18"/>
        </w:rPr>
        <w:t>E-CIM-CS-11 - Auto IR creation for Inbound &amp; Outbound Correspondence/Communication</w:t>
      </w:r>
      <w:r w:rsidR="00A822AB" w:rsidRPr="2C33CDF8">
        <w:rPr>
          <w:rFonts w:ascii="Calibri Light,Arial" w:eastAsia="Calibri Light,Arial" w:hAnsi="Calibri Light,Arial" w:cs="Calibri Light,Arial"/>
          <w:i/>
          <w:sz w:val="18"/>
          <w:szCs w:val="18"/>
        </w:rPr>
        <w:t>.</w:t>
      </w:r>
    </w:p>
    <w:p w14:paraId="28D08579" w14:textId="72B186C8" w:rsidR="0066249E" w:rsidRDefault="00020D13" w:rsidP="000834A8">
      <w:pPr>
        <w:pStyle w:val="Heading2Text"/>
        <w:ind w:left="2160"/>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All outbound correspondence that sent via email will have a </w:t>
      </w:r>
      <w:r w:rsidRPr="2C33CDF8">
        <w:rPr>
          <w:rFonts w:ascii="Calibri Light" w:eastAsia="Calibri Light" w:hAnsi="Calibri Light" w:cs="Calibri Light"/>
          <w:i/>
          <w:sz w:val="18"/>
          <w:szCs w:val="18"/>
        </w:rPr>
        <w:t>privacy notice</w:t>
      </w:r>
      <w:r w:rsidRPr="2C33CDF8">
        <w:rPr>
          <w:rFonts w:ascii="Calibri Light,Arial" w:eastAsia="Calibri Light,Arial" w:hAnsi="Calibri Light,Arial" w:cs="Calibri Light,Arial"/>
          <w:sz w:val="18"/>
          <w:szCs w:val="18"/>
        </w:rPr>
        <w:t xml:space="preserve"> </w:t>
      </w:r>
      <w:r w:rsidR="00E715F1" w:rsidRPr="2C33CDF8">
        <w:rPr>
          <w:rFonts w:ascii="Calibri Light" w:eastAsia="Calibri Light" w:hAnsi="Calibri Light" w:cs="Calibri Light"/>
          <w:sz w:val="18"/>
          <w:szCs w:val="18"/>
        </w:rPr>
        <w:t xml:space="preserve">added </w:t>
      </w:r>
      <w:r w:rsidRPr="2C33CDF8">
        <w:rPr>
          <w:rFonts w:ascii="Calibri Light" w:eastAsia="Calibri Light" w:hAnsi="Calibri Light" w:cs="Calibri Light"/>
          <w:sz w:val="18"/>
          <w:szCs w:val="18"/>
        </w:rPr>
        <w:t>to be in compliance</w:t>
      </w:r>
      <w:r w:rsidR="00E715F1" w:rsidRPr="2C33CDF8">
        <w:rPr>
          <w:rFonts w:ascii="Calibri Light" w:eastAsia="Calibri Light" w:hAnsi="Calibri Light" w:cs="Calibri Light"/>
          <w:sz w:val="18"/>
          <w:szCs w:val="18"/>
        </w:rPr>
        <w:t xml:space="preserve"> with CANSPAM regulations</w:t>
      </w:r>
      <w:r w:rsidRPr="2C33CDF8">
        <w:rPr>
          <w:rFonts w:ascii="Calibri Light,Arial" w:eastAsia="Calibri Light,Arial" w:hAnsi="Calibri Light,Arial" w:cs="Calibri Light,Arial"/>
          <w:sz w:val="18"/>
          <w:szCs w:val="18"/>
        </w:rPr>
        <w:t>.</w:t>
      </w:r>
    </w:p>
    <w:p w14:paraId="49AA3B58" w14:textId="31F1A5B8" w:rsidR="00B70326" w:rsidRDefault="000637ED" w:rsidP="006D092B">
      <w:pPr>
        <w:pStyle w:val="Heading2Text"/>
        <w:ind w:left="1440"/>
        <w:rPr>
          <w:rFonts w:ascii="Calibri Light,Arial" w:eastAsia="Calibri Light,Arial" w:hAnsi="Calibri Light,Arial" w:cs="Calibri Light,Arial"/>
          <w:i/>
          <w:sz w:val="18"/>
          <w:szCs w:val="18"/>
        </w:rPr>
      </w:pPr>
      <w:r w:rsidRPr="2C33CDF8">
        <w:rPr>
          <w:rFonts w:ascii="Calibri Light" w:eastAsia="Calibri Light" w:hAnsi="Calibri Light" w:cs="Calibri Light"/>
          <w:sz w:val="18"/>
          <w:szCs w:val="18"/>
        </w:rPr>
        <w:t xml:space="preserve">Automatic correspondence </w:t>
      </w:r>
      <w:r w:rsidR="00B71B85" w:rsidRPr="2C33CDF8">
        <w:rPr>
          <w:rFonts w:ascii="Calibri Light" w:eastAsia="Calibri Light" w:hAnsi="Calibri Light" w:cs="Calibri Light"/>
          <w:sz w:val="18"/>
          <w:szCs w:val="18"/>
        </w:rPr>
        <w:t>such as Bu</w:t>
      </w:r>
      <w:r w:rsidR="006D092B" w:rsidRPr="2C33CDF8">
        <w:rPr>
          <w:rFonts w:ascii="Calibri Light" w:eastAsia="Calibri Light" w:hAnsi="Calibri Light" w:cs="Calibri Light"/>
          <w:sz w:val="18"/>
          <w:szCs w:val="18"/>
        </w:rPr>
        <w:t>dget Assistant</w:t>
      </w:r>
      <w:r w:rsidR="00765A0B" w:rsidRPr="2C33CDF8">
        <w:rPr>
          <w:rFonts w:ascii="Calibri Light" w:eastAsia="Calibri Light" w:hAnsi="Calibri Light" w:cs="Calibri Light"/>
          <w:sz w:val="18"/>
          <w:szCs w:val="18"/>
        </w:rPr>
        <w:t>, Demand Response and</w:t>
      </w:r>
      <w:r w:rsidR="0087017D" w:rsidRPr="2C33CDF8">
        <w:rPr>
          <w:rFonts w:ascii="Calibri Light" w:eastAsia="Calibri Light" w:hAnsi="Calibri Light" w:cs="Calibri Light"/>
          <w:sz w:val="18"/>
          <w:szCs w:val="18"/>
        </w:rPr>
        <w:t xml:space="preserve"> Final Call Notice</w:t>
      </w:r>
      <w:r w:rsidR="006D092B" w:rsidRPr="2C33CDF8">
        <w:rPr>
          <w:rFonts w:ascii="Calibri Light" w:eastAsia="Calibri Light" w:hAnsi="Calibri Light" w:cs="Calibri Light"/>
          <w:sz w:val="18"/>
          <w:szCs w:val="18"/>
        </w:rPr>
        <w:t xml:space="preserve"> will be sent to customer via Nuance using </w:t>
      </w:r>
      <w:hyperlink r:id="rId24" w:history="1">
        <w:r w:rsidR="00DD00CE" w:rsidRPr="0064781A">
          <w:rPr>
            <w:rStyle w:val="Hyperlink"/>
            <w:rFonts w:ascii="Calibri Light" w:hAnsi="Calibri Light" w:cs="Arial"/>
            <w:sz w:val="18"/>
            <w:szCs w:val="18"/>
          </w:rPr>
          <w:t>NO_Reply@SCE.COM</w:t>
        </w:r>
      </w:hyperlink>
      <w:r w:rsidR="00DD00CE">
        <w:rPr>
          <w:rFonts w:ascii="Calibri Light" w:hAnsi="Calibri Light" w:cs="Arial"/>
          <w:sz w:val="18"/>
          <w:szCs w:val="18"/>
        </w:rPr>
        <w:t xml:space="preserve"> as customer </w:t>
      </w:r>
      <w:r w:rsidR="00765A0B">
        <w:rPr>
          <w:rFonts w:ascii="Calibri Light" w:hAnsi="Calibri Light" w:cs="Arial"/>
          <w:sz w:val="18"/>
          <w:szCs w:val="18"/>
        </w:rPr>
        <w:t>does not have the option</w:t>
      </w:r>
      <w:r w:rsidR="00DD00CE">
        <w:rPr>
          <w:rFonts w:ascii="Calibri Light" w:hAnsi="Calibri Light" w:cs="Arial"/>
          <w:sz w:val="18"/>
          <w:szCs w:val="18"/>
        </w:rPr>
        <w:t xml:space="preserve"> to reply to the</w:t>
      </w:r>
      <w:r w:rsidR="00765A0B">
        <w:rPr>
          <w:rFonts w:ascii="Calibri Light" w:hAnsi="Calibri Light" w:cs="Arial"/>
          <w:sz w:val="18"/>
          <w:szCs w:val="18"/>
        </w:rPr>
        <w:t>se</w:t>
      </w:r>
      <w:r w:rsidR="00DD00CE">
        <w:rPr>
          <w:rFonts w:ascii="Calibri Light" w:hAnsi="Calibri Light" w:cs="Arial"/>
          <w:sz w:val="18"/>
          <w:szCs w:val="18"/>
        </w:rPr>
        <w:t xml:space="preserve"> Notification</w:t>
      </w:r>
      <w:r w:rsidR="00765A0B">
        <w:rPr>
          <w:rFonts w:ascii="Calibri Light" w:hAnsi="Calibri Light" w:cs="Arial"/>
          <w:sz w:val="18"/>
          <w:szCs w:val="18"/>
        </w:rPr>
        <w:t>s</w:t>
      </w:r>
      <w:r w:rsidR="006D092B">
        <w:rPr>
          <w:rFonts w:ascii="Calibri Light" w:hAnsi="Calibri Light" w:cs="Arial"/>
          <w:sz w:val="18"/>
          <w:szCs w:val="18"/>
        </w:rPr>
        <w:t xml:space="preserve">. </w:t>
      </w:r>
      <w:r w:rsidR="2C33CDF8" w:rsidRPr="2C33CDF8">
        <w:rPr>
          <w:rStyle w:val="Hyperlink"/>
          <w:rFonts w:ascii="Calibri Light" w:eastAsia="Calibri Light" w:hAnsi="Calibri Light" w:cs="Calibri Light"/>
          <w:sz w:val="18"/>
          <w:szCs w:val="18"/>
        </w:rPr>
        <w:t>NO_Reply@SCE.COM</w:t>
      </w:r>
      <w:r w:rsidR="2C33CDF8" w:rsidRPr="2C33CDF8">
        <w:rPr>
          <w:rFonts w:ascii="Calibri Light" w:eastAsia="Calibri Light" w:hAnsi="Calibri Light" w:cs="Calibri Light"/>
          <w:sz w:val="18"/>
          <w:szCs w:val="18"/>
        </w:rPr>
        <w:t xml:space="preserve"> as customer does not have the option to reply to these Notifications</w:t>
      </w:r>
      <w:r w:rsidR="2C33CDF8" w:rsidRPr="2C33CDF8">
        <w:rPr>
          <w:rFonts w:ascii="Calibri Light,Arial" w:eastAsia="Calibri Light,Arial" w:hAnsi="Calibri Light,Arial" w:cs="Calibri Light,Arial"/>
          <w:sz w:val="18"/>
          <w:szCs w:val="18"/>
        </w:rPr>
        <w:t xml:space="preserve">. </w:t>
      </w:r>
    </w:p>
    <w:p w14:paraId="20E9745A" w14:textId="7DC652F9" w:rsidR="00DD00CE" w:rsidRDefault="000637ED" w:rsidP="006D092B">
      <w:pPr>
        <w:pStyle w:val="Heading2Text"/>
        <w:ind w:left="1440"/>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Automatic correspondence </w:t>
      </w:r>
      <w:r w:rsidR="00DD00CE" w:rsidRPr="2C33CDF8">
        <w:rPr>
          <w:rFonts w:ascii="Calibri Light" w:eastAsia="Calibri Light" w:hAnsi="Calibri Light" w:cs="Calibri Light"/>
          <w:sz w:val="18"/>
          <w:szCs w:val="18"/>
        </w:rPr>
        <w:t xml:space="preserve">such as </w:t>
      </w:r>
      <w:r w:rsidR="00474B9B" w:rsidRPr="2C33CDF8">
        <w:rPr>
          <w:rFonts w:ascii="Calibri Light" w:eastAsia="Calibri Light" w:hAnsi="Calibri Light" w:cs="Calibri Light"/>
          <w:sz w:val="18"/>
          <w:szCs w:val="18"/>
        </w:rPr>
        <w:t xml:space="preserve">an email </w:t>
      </w:r>
      <w:r w:rsidR="00765A0B" w:rsidRPr="2C33CDF8">
        <w:rPr>
          <w:rFonts w:ascii="Calibri Light" w:eastAsia="Calibri Light" w:hAnsi="Calibri Light" w:cs="Calibri Light"/>
          <w:sz w:val="18"/>
          <w:szCs w:val="18"/>
        </w:rPr>
        <w:t>Outage</w:t>
      </w:r>
      <w:r w:rsidR="00DD00CE" w:rsidRPr="2C33CDF8">
        <w:rPr>
          <w:rFonts w:ascii="Calibri Light,Arial" w:eastAsia="Calibri Light,Arial" w:hAnsi="Calibri Light,Arial" w:cs="Calibri Light,Arial"/>
          <w:sz w:val="18"/>
          <w:szCs w:val="18"/>
        </w:rPr>
        <w:t xml:space="preserve"> </w:t>
      </w:r>
      <w:r w:rsidR="00474B9B" w:rsidRPr="2C33CDF8">
        <w:rPr>
          <w:rFonts w:ascii="Calibri Light" w:eastAsia="Calibri Light" w:hAnsi="Calibri Light" w:cs="Calibri Light"/>
          <w:sz w:val="18"/>
          <w:szCs w:val="18"/>
        </w:rPr>
        <w:t>alert</w:t>
      </w:r>
      <w:r w:rsidR="00DD00CE" w:rsidRPr="2C33CDF8">
        <w:rPr>
          <w:rFonts w:ascii="Calibri Light,Arial" w:eastAsia="Calibri Light,Arial" w:hAnsi="Calibri Light,Arial" w:cs="Calibri Light,Arial"/>
          <w:sz w:val="18"/>
          <w:szCs w:val="18"/>
        </w:rPr>
        <w:t xml:space="preserve"> </w:t>
      </w:r>
      <w:r w:rsidR="00DD00CE" w:rsidRPr="2C33CDF8">
        <w:rPr>
          <w:rFonts w:ascii="Calibri Light" w:eastAsia="Calibri Light" w:hAnsi="Calibri Light" w:cs="Calibri Light"/>
          <w:sz w:val="18"/>
          <w:szCs w:val="18"/>
        </w:rPr>
        <w:t xml:space="preserve">will be sent to customer via Nuance using </w:t>
      </w:r>
      <w:hyperlink r:id="rId25" w:history="1">
        <w:r w:rsidR="00DD00CE" w:rsidRPr="0064781A">
          <w:rPr>
            <w:rStyle w:val="Hyperlink"/>
            <w:rFonts w:ascii="Calibri Light" w:hAnsi="Calibri Light" w:cs="Arial"/>
            <w:sz w:val="18"/>
            <w:szCs w:val="18"/>
          </w:rPr>
          <w:t>SCE_Reply@SCE.COM</w:t>
        </w:r>
      </w:hyperlink>
      <w:r w:rsidR="00DD00CE">
        <w:rPr>
          <w:rFonts w:ascii="Calibri Light" w:hAnsi="Calibri Light" w:cs="Arial"/>
          <w:sz w:val="18"/>
          <w:szCs w:val="18"/>
        </w:rPr>
        <w:t xml:space="preserve">. Customer is able to </w:t>
      </w:r>
      <w:r>
        <w:rPr>
          <w:rFonts w:ascii="Calibri Light" w:hAnsi="Calibri Light" w:cs="Arial"/>
          <w:sz w:val="18"/>
          <w:szCs w:val="18"/>
        </w:rPr>
        <w:t>click on the Power On or Power Off hyperlink in the email</w:t>
      </w:r>
      <w:r w:rsidR="00DD00CE">
        <w:rPr>
          <w:rFonts w:ascii="Calibri Light" w:hAnsi="Calibri Light" w:cs="Arial"/>
          <w:sz w:val="18"/>
          <w:szCs w:val="18"/>
        </w:rPr>
        <w:t xml:space="preserve"> by </w:t>
      </w:r>
      <w:r w:rsidR="00765A0B">
        <w:rPr>
          <w:rFonts w:ascii="Calibri Light" w:hAnsi="Calibri Light" w:cs="Arial"/>
          <w:sz w:val="18"/>
          <w:szCs w:val="18"/>
        </w:rPr>
        <w:t>responding if the power is ON or OFF</w:t>
      </w:r>
      <w:r w:rsidR="00DD00CE">
        <w:rPr>
          <w:rFonts w:ascii="Calibri Light" w:hAnsi="Calibri Light" w:cs="Arial"/>
          <w:sz w:val="18"/>
          <w:szCs w:val="18"/>
        </w:rPr>
        <w:t xml:space="preserve">. Refer to </w:t>
      </w:r>
      <w:hyperlink r:id="rId26" w:history="1">
        <w:r w:rsidR="00DD00CE" w:rsidRPr="00DD00CE">
          <w:rPr>
            <w:rStyle w:val="Hyperlink"/>
            <w:rFonts w:ascii="Calibri Light" w:hAnsi="Calibri Light" w:cs="Arial"/>
            <w:i/>
            <w:sz w:val="18"/>
            <w:szCs w:val="18"/>
          </w:rPr>
          <w:t>CIM-CS-09 Manage Inbound Request</w:t>
        </w:r>
      </w:hyperlink>
      <w:r w:rsidR="00DD00CE">
        <w:rPr>
          <w:rFonts w:ascii="Calibri Light" w:hAnsi="Calibri Light" w:cs="Arial"/>
          <w:sz w:val="18"/>
          <w:szCs w:val="18"/>
        </w:rPr>
        <w:t xml:space="preserve"> for more information. </w:t>
      </w:r>
      <w:r w:rsidR="00BB0672">
        <w:rPr>
          <w:rFonts w:ascii="Calibri Light" w:hAnsi="Calibri Light" w:cs="Arial"/>
          <w:sz w:val="18"/>
          <w:szCs w:val="18"/>
        </w:rPr>
        <w:t xml:space="preserve"> Refer to Section 2.1.9 to 2.1.10 for more information on Budget Assistant, Demand Response and Final Call Notice.</w:t>
      </w:r>
      <w:r w:rsidR="002A71A8">
        <w:rPr>
          <w:rFonts w:ascii="Calibri Light" w:hAnsi="Calibri Light" w:cs="Arial"/>
          <w:sz w:val="18"/>
          <w:szCs w:val="18"/>
        </w:rPr>
        <w:t xml:space="preserve">  </w:t>
      </w:r>
      <w:r w:rsidR="2C33CDF8" w:rsidRPr="2C33CDF8">
        <w:rPr>
          <w:rStyle w:val="Hyperlink"/>
          <w:rFonts w:ascii="Calibri Light" w:eastAsia="Calibri Light" w:hAnsi="Calibri Light" w:cs="Calibri Light"/>
          <w:sz w:val="18"/>
          <w:szCs w:val="18"/>
        </w:rPr>
        <w:t>SCE_Reply@SCE.COM</w:t>
      </w:r>
      <w:r w:rsidR="2C33CDF8" w:rsidRPr="2C33CDF8">
        <w:rPr>
          <w:rFonts w:ascii="Calibri Light,Arial" w:eastAsia="Calibri Light,Arial" w:hAnsi="Calibri Light,Arial" w:cs="Calibri Light,Arial"/>
          <w:sz w:val="18"/>
          <w:szCs w:val="18"/>
        </w:rPr>
        <w:t xml:space="preserve">. </w:t>
      </w:r>
      <w:r w:rsidR="2C33CDF8" w:rsidRPr="2C33CDF8">
        <w:rPr>
          <w:rFonts w:ascii="Calibri Light" w:eastAsia="Calibri Light" w:hAnsi="Calibri Light" w:cs="Calibri Light"/>
          <w:sz w:val="18"/>
          <w:szCs w:val="18"/>
        </w:rPr>
        <w:t>Customer is able to click on the Power On or Power Off hyperlink in the email by responding if the power is ON or OFF</w:t>
      </w:r>
      <w:r w:rsidR="2C33CDF8" w:rsidRPr="2C33CDF8">
        <w:rPr>
          <w:rFonts w:ascii="Calibri Light,Arial" w:eastAsia="Calibri Light,Arial" w:hAnsi="Calibri Light,Arial" w:cs="Calibri Light,Arial"/>
          <w:sz w:val="18"/>
          <w:szCs w:val="18"/>
        </w:rPr>
        <w:t xml:space="preserve">. </w:t>
      </w:r>
      <w:r w:rsidR="2C33CDF8" w:rsidRPr="2C33CDF8">
        <w:rPr>
          <w:rFonts w:ascii="Calibri Light" w:eastAsia="Calibri Light" w:hAnsi="Calibri Light" w:cs="Calibri Light"/>
          <w:sz w:val="18"/>
          <w:szCs w:val="18"/>
        </w:rPr>
        <w:t>Refer to for more information.</w:t>
      </w:r>
      <w:r w:rsidR="2C33CDF8" w:rsidRPr="2C33CDF8">
        <w:rPr>
          <w:rFonts w:ascii="Calibri Light,Arial" w:eastAsia="Calibri Light,Arial" w:hAnsi="Calibri Light,Arial" w:cs="Calibri Light,Arial"/>
          <w:sz w:val="18"/>
          <w:szCs w:val="18"/>
        </w:rPr>
        <w:t xml:space="preserve"> </w:t>
      </w:r>
      <w:r w:rsidR="2C33CDF8" w:rsidRPr="2C33CDF8">
        <w:rPr>
          <w:rFonts w:ascii="Calibri Light" w:eastAsia="Calibri Light" w:hAnsi="Calibri Light" w:cs="Calibri Light"/>
          <w:sz w:val="18"/>
          <w:szCs w:val="18"/>
        </w:rPr>
        <w:t xml:space="preserve"> Refer to Section 2.1.9 to 2.1.10 for more information on Budget Assistant, Demand Response and Final Call Notice.</w:t>
      </w:r>
    </w:p>
    <w:p w14:paraId="6E1EB3CF" w14:textId="77777777" w:rsidR="00B71B85" w:rsidRPr="0086404E" w:rsidRDefault="00B71B85" w:rsidP="00B71B85">
      <w:pPr>
        <w:pStyle w:val="Heading2Text"/>
        <w:rPr>
          <w:rFonts w:ascii="Calibri Light" w:hAnsi="Calibri Light" w:cs="Arial"/>
          <w:sz w:val="18"/>
          <w:szCs w:val="18"/>
        </w:rPr>
      </w:pPr>
    </w:p>
    <w:p w14:paraId="36BCA96B" w14:textId="7B02CB3C" w:rsidR="00B9122E" w:rsidRPr="00F562E0" w:rsidRDefault="00082270" w:rsidP="000834A8">
      <w:pPr>
        <w:pStyle w:val="Heading2TextBulleted"/>
        <w:numPr>
          <w:ilvl w:val="0"/>
          <w:numId w:val="0"/>
        </w:numPr>
        <w:ind w:left="1440"/>
        <w:rPr>
          <w:rFonts w:ascii="Calibri Light" w:hAnsi="Calibri Light" w:cs="Arial"/>
          <w:sz w:val="18"/>
          <w:u w:val="single"/>
        </w:rPr>
      </w:pPr>
      <w:r w:rsidRPr="00F562E0">
        <w:rPr>
          <w:rFonts w:ascii="Calibri Light" w:hAnsi="Calibri Light" w:cs="Arial"/>
          <w:sz w:val="18"/>
          <w:u w:val="single"/>
        </w:rPr>
        <w:t>SMS</w:t>
      </w:r>
    </w:p>
    <w:p w14:paraId="09305234" w14:textId="508CEED5" w:rsidR="0043170D" w:rsidRDefault="005F07EB" w:rsidP="000834A8">
      <w:pPr>
        <w:pStyle w:val="Heading2TextBulleted"/>
        <w:numPr>
          <w:ilvl w:val="0"/>
          <w:numId w:val="0"/>
        </w:numPr>
        <w:ind w:left="1440"/>
        <w:rPr>
          <w:rFonts w:ascii="Calibri Light" w:hAnsi="Calibri Light" w:cs="Arial"/>
          <w:sz w:val="18"/>
        </w:rPr>
      </w:pPr>
      <w:r>
        <w:rPr>
          <w:rFonts w:ascii="Calibri Light" w:hAnsi="Calibri Light" w:cs="Arial"/>
          <w:sz w:val="18"/>
        </w:rPr>
        <w:t xml:space="preserve">For automatic correspondence, S/4HANA will pass the data to </w:t>
      </w:r>
      <w:r w:rsidR="0043170D">
        <w:rPr>
          <w:rFonts w:ascii="Calibri Light" w:hAnsi="Calibri Light" w:cs="Arial"/>
          <w:sz w:val="18"/>
        </w:rPr>
        <w:t xml:space="preserve">Nuance using </w:t>
      </w:r>
      <w:r w:rsidR="0043170D" w:rsidRPr="001D2D20">
        <w:rPr>
          <w:rFonts w:ascii="Calibri Light" w:hAnsi="Calibri Light" w:cs="Arial"/>
          <w:i/>
          <w:sz w:val="18"/>
          <w:szCs w:val="18"/>
        </w:rPr>
        <w:t>I-CIM-CS-11 - Interface to send Notification from SAP S/4 HANA to Nuance</w:t>
      </w:r>
      <w:r w:rsidR="0043170D">
        <w:rPr>
          <w:rFonts w:ascii="Calibri Light" w:hAnsi="Calibri Light" w:cs="Arial"/>
          <w:sz w:val="18"/>
        </w:rPr>
        <w:t xml:space="preserve"> and </w:t>
      </w:r>
      <w:r w:rsidR="00C7099C">
        <w:rPr>
          <w:rFonts w:ascii="Calibri Light" w:hAnsi="Calibri Light" w:cs="Arial"/>
          <w:sz w:val="18"/>
        </w:rPr>
        <w:t>Nuance</w:t>
      </w:r>
      <w:r w:rsidR="009525FD">
        <w:rPr>
          <w:rFonts w:ascii="Calibri Light" w:hAnsi="Calibri Light" w:cs="Arial"/>
          <w:sz w:val="18"/>
        </w:rPr>
        <w:t xml:space="preserve"> </w:t>
      </w:r>
      <w:r w:rsidR="00082270">
        <w:rPr>
          <w:rFonts w:ascii="Calibri Light" w:hAnsi="Calibri Light" w:cs="Arial"/>
          <w:sz w:val="18"/>
        </w:rPr>
        <w:t xml:space="preserve">will send correspondence to </w:t>
      </w:r>
      <w:r w:rsidR="00AB48E7">
        <w:rPr>
          <w:rFonts w:ascii="Calibri Light" w:hAnsi="Calibri Light" w:cs="Arial"/>
          <w:sz w:val="18"/>
        </w:rPr>
        <w:t>BP</w:t>
      </w:r>
      <w:r w:rsidR="00082270">
        <w:rPr>
          <w:rFonts w:ascii="Calibri Light" w:hAnsi="Calibri Light" w:cs="Arial"/>
          <w:sz w:val="18"/>
        </w:rPr>
        <w:t>.</w:t>
      </w:r>
      <w:r w:rsidDel="005F07EB">
        <w:rPr>
          <w:rFonts w:ascii="Calibri Light" w:hAnsi="Calibri Light" w:cs="Arial"/>
          <w:sz w:val="18"/>
        </w:rPr>
        <w:t xml:space="preserve"> </w:t>
      </w:r>
      <w:r w:rsidR="0043170D">
        <w:rPr>
          <w:rFonts w:ascii="Calibri Light" w:hAnsi="Calibri Light" w:cs="Arial"/>
          <w:sz w:val="18"/>
        </w:rPr>
        <w:t>Triggering process in S/4HANA will extract the data from S/4HANA, pass the XML data structure in a file and store it in the file server</w:t>
      </w:r>
      <w:r w:rsidR="00C17868">
        <w:rPr>
          <w:rFonts w:ascii="Calibri Light" w:hAnsi="Calibri Light" w:cs="Arial"/>
          <w:sz w:val="18"/>
        </w:rPr>
        <w:t xml:space="preserve"> for Nuance to process</w:t>
      </w:r>
      <w:r w:rsidR="0043170D">
        <w:rPr>
          <w:rFonts w:ascii="Calibri Light" w:hAnsi="Calibri Light" w:cs="Arial"/>
          <w:sz w:val="18"/>
        </w:rPr>
        <w:t xml:space="preserve">. A copy of the SMS file will NOT be stored in xECM. A BP Contact will be created automatically </w:t>
      </w:r>
      <w:r w:rsidR="007A370D">
        <w:rPr>
          <w:rFonts w:ascii="Calibri Light" w:hAnsi="Calibri Light" w:cs="Arial"/>
          <w:sz w:val="18"/>
        </w:rPr>
        <w:t xml:space="preserve">by Nuance </w:t>
      </w:r>
      <w:r w:rsidR="0043170D">
        <w:rPr>
          <w:rFonts w:ascii="Calibri Light" w:hAnsi="Calibri Light" w:cs="Arial"/>
          <w:sz w:val="18"/>
        </w:rPr>
        <w:t xml:space="preserve">using </w:t>
      </w:r>
      <w:r w:rsidR="0043170D" w:rsidRPr="005E65A0">
        <w:rPr>
          <w:rFonts w:ascii="Calibri Light" w:hAnsi="Calibri Light" w:cs="Arial"/>
          <w:i/>
          <w:sz w:val="18"/>
          <w:szCs w:val="18"/>
        </w:rPr>
        <w:t>E-CIM-CS-11 - Auto IR creation for Inbound &amp; Outbound Correspondence/Communication</w:t>
      </w:r>
      <w:r w:rsidR="0043170D">
        <w:rPr>
          <w:rFonts w:ascii="Calibri Light" w:hAnsi="Calibri Light" w:cs="Arial"/>
          <w:i/>
          <w:sz w:val="18"/>
          <w:szCs w:val="18"/>
        </w:rPr>
        <w:t>.</w:t>
      </w:r>
    </w:p>
    <w:p w14:paraId="099C8059" w14:textId="3D069AE5" w:rsidR="0043170D" w:rsidRDefault="0043170D" w:rsidP="000834A8">
      <w:pPr>
        <w:pStyle w:val="Heading2TextBulleted"/>
        <w:numPr>
          <w:ilvl w:val="0"/>
          <w:numId w:val="0"/>
        </w:numPr>
        <w:ind w:left="1440"/>
        <w:rPr>
          <w:rFonts w:ascii="Calibri Light" w:hAnsi="Calibri Light" w:cs="Arial"/>
          <w:sz w:val="18"/>
        </w:rPr>
      </w:pPr>
      <w:r>
        <w:rPr>
          <w:rFonts w:ascii="Calibri Light" w:hAnsi="Calibri Light" w:cs="Arial"/>
          <w:sz w:val="18"/>
        </w:rPr>
        <w:t xml:space="preserve">For manual correspondence, </w:t>
      </w:r>
      <w:r w:rsidR="00A06704">
        <w:rPr>
          <w:rFonts w:ascii="Calibri Light" w:hAnsi="Calibri Light" w:cs="Arial"/>
          <w:sz w:val="18"/>
        </w:rPr>
        <w:t>Nuance</w:t>
      </w:r>
      <w:r w:rsidR="009525FD">
        <w:rPr>
          <w:rFonts w:ascii="Calibri Light" w:hAnsi="Calibri Light" w:cs="Arial"/>
          <w:sz w:val="18"/>
        </w:rPr>
        <w:t xml:space="preserve"> </w:t>
      </w:r>
      <w:r w:rsidR="00846115">
        <w:rPr>
          <w:rFonts w:ascii="Calibri Light" w:hAnsi="Calibri Light" w:cs="Arial"/>
          <w:sz w:val="18"/>
        </w:rPr>
        <w:t>will be integrated with</w:t>
      </w:r>
      <w:r w:rsidR="00082270">
        <w:rPr>
          <w:rFonts w:ascii="Calibri Light" w:hAnsi="Calibri Light" w:cs="Arial"/>
          <w:sz w:val="18"/>
        </w:rPr>
        <w:t xml:space="preserve"> </w:t>
      </w:r>
      <w:r w:rsidR="00DA3E72">
        <w:rPr>
          <w:rFonts w:ascii="Calibri Light" w:hAnsi="Calibri Light" w:cs="Arial"/>
          <w:sz w:val="18"/>
        </w:rPr>
        <w:t>Exstream</w:t>
      </w:r>
      <w:r>
        <w:rPr>
          <w:rFonts w:ascii="Calibri Light" w:hAnsi="Calibri Light" w:cs="Arial"/>
          <w:sz w:val="18"/>
        </w:rPr>
        <w:t xml:space="preserve"> using </w:t>
      </w:r>
      <w:r w:rsidRPr="001D2D20">
        <w:rPr>
          <w:rFonts w:ascii="Calibri Light" w:hAnsi="Calibri Light" w:cs="Arial"/>
          <w:i/>
          <w:sz w:val="18"/>
          <w:szCs w:val="18"/>
        </w:rPr>
        <w:t>I-CIM-CS-11 - Interface to send Notification from OpenText to Nuance</w:t>
      </w:r>
      <w:r w:rsidR="00997B75">
        <w:rPr>
          <w:rFonts w:ascii="Calibri Light" w:hAnsi="Calibri Light" w:cs="Arial"/>
          <w:sz w:val="18"/>
        </w:rPr>
        <w:t xml:space="preserve">. </w:t>
      </w:r>
      <w:r w:rsidR="002D1588">
        <w:rPr>
          <w:rFonts w:ascii="Calibri Light" w:hAnsi="Calibri Light" w:cs="Arial"/>
          <w:sz w:val="18"/>
        </w:rPr>
        <w:t xml:space="preserve">Exstream will </w:t>
      </w:r>
      <w:r w:rsidR="00A82E34">
        <w:rPr>
          <w:rFonts w:ascii="Calibri Light" w:hAnsi="Calibri Light" w:cs="Arial"/>
          <w:sz w:val="18"/>
        </w:rPr>
        <w:t xml:space="preserve">also </w:t>
      </w:r>
      <w:r w:rsidR="002D1588">
        <w:rPr>
          <w:rFonts w:ascii="Calibri Light" w:hAnsi="Calibri Light" w:cs="Arial"/>
          <w:sz w:val="18"/>
        </w:rPr>
        <w:t>store the XML file in the SMS file server</w:t>
      </w:r>
      <w:r>
        <w:rPr>
          <w:rFonts w:ascii="Calibri Light" w:hAnsi="Calibri Light" w:cs="Arial"/>
          <w:sz w:val="18"/>
        </w:rPr>
        <w:t xml:space="preserve"> for Nuance to process.</w:t>
      </w:r>
      <w:r w:rsidR="002D1588">
        <w:rPr>
          <w:rFonts w:ascii="Calibri Light" w:hAnsi="Calibri Light" w:cs="Arial"/>
          <w:sz w:val="18"/>
        </w:rPr>
        <w:t xml:space="preserve"> </w:t>
      </w:r>
      <w:r>
        <w:rPr>
          <w:rFonts w:ascii="Calibri Light" w:hAnsi="Calibri Light" w:cs="Arial"/>
          <w:sz w:val="18"/>
        </w:rPr>
        <w:t xml:space="preserve">A copy of the SMS file will be stored in xECM by OpenText. A BP Contact will be created automatically by </w:t>
      </w:r>
      <w:r w:rsidR="007A370D">
        <w:rPr>
          <w:rFonts w:ascii="Calibri Light" w:hAnsi="Calibri Light" w:cs="Arial"/>
          <w:sz w:val="18"/>
        </w:rPr>
        <w:t>Nuance</w:t>
      </w:r>
      <w:r>
        <w:rPr>
          <w:rFonts w:ascii="Calibri Light" w:hAnsi="Calibri Light" w:cs="Arial"/>
          <w:sz w:val="18"/>
        </w:rPr>
        <w:t xml:space="preserve"> using </w:t>
      </w:r>
      <w:r w:rsidRPr="005E65A0">
        <w:rPr>
          <w:rFonts w:ascii="Calibri Light" w:hAnsi="Calibri Light" w:cs="Arial"/>
          <w:i/>
          <w:sz w:val="18"/>
          <w:szCs w:val="18"/>
        </w:rPr>
        <w:t>E-CIM-CS-11 - Auto IR creation for Inbound &amp; Outbound Correspondence/Communication</w:t>
      </w:r>
      <w:r>
        <w:rPr>
          <w:rFonts w:ascii="Calibri Light" w:hAnsi="Calibri Light" w:cs="Arial"/>
          <w:i/>
          <w:sz w:val="18"/>
          <w:szCs w:val="18"/>
        </w:rPr>
        <w:t>.</w:t>
      </w:r>
    </w:p>
    <w:p w14:paraId="34DEF4DD" w14:textId="53F486CF" w:rsidR="00762E8D" w:rsidRDefault="00253968" w:rsidP="000834A8">
      <w:pPr>
        <w:pStyle w:val="Heading2TextBulleted"/>
        <w:numPr>
          <w:ilvl w:val="0"/>
          <w:numId w:val="0"/>
        </w:numPr>
        <w:ind w:left="1440"/>
        <w:rPr>
          <w:rFonts w:ascii="Calibri Light" w:hAnsi="Calibri Light" w:cs="Arial"/>
          <w:sz w:val="18"/>
        </w:rPr>
      </w:pPr>
      <w:r>
        <w:rPr>
          <w:rFonts w:ascii="Calibri Light" w:hAnsi="Calibri Light" w:cs="Arial"/>
          <w:sz w:val="18"/>
        </w:rPr>
        <w:t>SMS messages sent to a BP will contain instructions on how the receipant can opt-out of future SMS messages (e.g., text STOP to stop) for that type (e.g., outage alerts) and specific phone number.</w:t>
      </w:r>
    </w:p>
    <w:p w14:paraId="17D8A5A3" w14:textId="7FB1A18E" w:rsidR="00B9122E" w:rsidRDefault="00997B75" w:rsidP="000834A8">
      <w:pPr>
        <w:pStyle w:val="Heading2TextBulleted"/>
        <w:numPr>
          <w:ilvl w:val="0"/>
          <w:numId w:val="0"/>
        </w:numPr>
        <w:ind w:left="1440"/>
        <w:rPr>
          <w:rFonts w:ascii="Calibri Light" w:hAnsi="Calibri Light" w:cs="Arial"/>
          <w:sz w:val="18"/>
        </w:rPr>
      </w:pPr>
      <w:r>
        <w:rPr>
          <w:rFonts w:ascii="Calibri Light" w:hAnsi="Calibri Light" w:cs="Arial"/>
          <w:sz w:val="18"/>
        </w:rPr>
        <w:t xml:space="preserve">The </w:t>
      </w:r>
      <w:r w:rsidR="002D1588">
        <w:rPr>
          <w:rFonts w:ascii="Calibri Light" w:hAnsi="Calibri Light" w:cs="Arial"/>
          <w:sz w:val="18"/>
        </w:rPr>
        <w:t xml:space="preserve">SMS file </w:t>
      </w:r>
      <w:r>
        <w:rPr>
          <w:rFonts w:ascii="Calibri Light" w:hAnsi="Calibri Light" w:cs="Arial"/>
          <w:sz w:val="18"/>
        </w:rPr>
        <w:t>structure contains all data that needs to be shown on the correspondence including busines</w:t>
      </w:r>
      <w:r w:rsidR="004F1D74">
        <w:rPr>
          <w:rFonts w:ascii="Calibri Light" w:hAnsi="Calibri Light" w:cs="Arial"/>
          <w:sz w:val="18"/>
        </w:rPr>
        <w:t>s</w:t>
      </w:r>
      <w:r>
        <w:rPr>
          <w:rFonts w:ascii="Calibri Light" w:hAnsi="Calibri Light" w:cs="Arial"/>
          <w:sz w:val="18"/>
        </w:rPr>
        <w:t xml:space="preserve"> master data, technical master data and dynamic data</w:t>
      </w:r>
      <w:r w:rsidR="00C17868">
        <w:rPr>
          <w:rFonts w:ascii="Calibri Light" w:hAnsi="Calibri Light" w:cs="Arial"/>
          <w:sz w:val="18"/>
        </w:rPr>
        <w:t xml:space="preserve"> (if any)</w:t>
      </w:r>
      <w:r>
        <w:rPr>
          <w:rFonts w:ascii="Calibri Light" w:hAnsi="Calibri Light" w:cs="Arial"/>
          <w:sz w:val="18"/>
        </w:rPr>
        <w:t>.</w:t>
      </w:r>
      <w:r w:rsidR="00762E8D">
        <w:rPr>
          <w:rFonts w:ascii="Calibri Light" w:hAnsi="Calibri Light" w:cs="Arial"/>
          <w:sz w:val="18"/>
        </w:rPr>
        <w:t xml:space="preserve">   </w:t>
      </w:r>
    </w:p>
    <w:p w14:paraId="178A8E1B" w14:textId="60E385CD" w:rsidR="00505F53" w:rsidRDefault="00C24302" w:rsidP="00505F53">
      <w:pPr>
        <w:pStyle w:val="Heading2TextBulleted"/>
        <w:keepNext/>
        <w:numPr>
          <w:ilvl w:val="0"/>
          <w:numId w:val="0"/>
        </w:numPr>
        <w:ind w:left="1440"/>
        <w:rPr>
          <w:lang w:eastAsia="en-US"/>
        </w:rPr>
      </w:pPr>
      <w:r>
        <w:rPr>
          <w:lang w:eastAsia="en-US"/>
        </w:rPr>
        <w:lastRenderedPageBreak/>
        <w:drawing>
          <wp:inline distT="0" distB="0" distL="0" distR="0" wp14:anchorId="1390FD8A" wp14:editId="3C5B5879">
            <wp:extent cx="2813050" cy="2616719"/>
            <wp:effectExtent l="57150" t="0" r="63500" b="107950"/>
            <wp:docPr id="6" name="Picture 6" descr="cid:image003.jpg@01D3D8AD.F8171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3.jpg@01D3D8AD.F8171340"/>
                    <pic:cNvPicPr>
                      <a:picLocks noChangeAspect="1" noChangeArrowheads="1"/>
                    </pic:cNvPicPr>
                  </pic:nvPicPr>
                  <pic:blipFill>
                    <a:blip r:embed="rId27" r:link="rId28" cstate="print">
                      <a:extLst>
                        <a:ext uri="{28A0092B-C50C-407E-A947-70E740481C1C}">
                          <a14:useLocalDpi xmlns:a14="http://schemas.microsoft.com/office/drawing/2010/main" val="0"/>
                        </a:ext>
                      </a:extLst>
                    </a:blip>
                    <a:srcRect/>
                    <a:stretch>
                      <a:fillRect/>
                    </a:stretch>
                  </pic:blipFill>
                  <pic:spPr bwMode="auto">
                    <a:xfrm>
                      <a:off x="0" y="0"/>
                      <a:ext cx="2829565" cy="2632081"/>
                    </a:xfrm>
                    <a:prstGeom prst="rect">
                      <a:avLst/>
                    </a:prstGeom>
                    <a:noFill/>
                    <a:ln>
                      <a:noFill/>
                    </a:ln>
                    <a:effectLst>
                      <a:outerShdw blurRad="50800" dist="50800" dir="5400000" algn="ctr" rotWithShape="0">
                        <a:schemeClr val="bg2"/>
                      </a:outerShdw>
                    </a:effectLst>
                  </pic:spPr>
                </pic:pic>
              </a:graphicData>
            </a:graphic>
          </wp:inline>
        </w:drawing>
      </w:r>
    </w:p>
    <w:p w14:paraId="22BE081B" w14:textId="397A628C" w:rsidR="00846115" w:rsidRDefault="00846115" w:rsidP="00505F53">
      <w:pPr>
        <w:pStyle w:val="Heading2TextBulleted"/>
        <w:keepNext/>
        <w:numPr>
          <w:ilvl w:val="0"/>
          <w:numId w:val="0"/>
        </w:numPr>
        <w:ind w:left="1440"/>
        <w:rPr>
          <w:rFonts w:ascii="Calibri Light" w:hAnsi="Calibri Light" w:cs="Arial"/>
          <w:sz w:val="18"/>
          <w:szCs w:val="18"/>
        </w:rPr>
      </w:pPr>
      <w:r>
        <w:t xml:space="preserve">Figure </w:t>
      </w:r>
      <w:r>
        <w:fldChar w:fldCharType="begin"/>
      </w:r>
      <w:r>
        <w:instrText xml:space="preserve"> SEQ Figure \* ARABIC </w:instrText>
      </w:r>
      <w:r>
        <w:fldChar w:fldCharType="separate"/>
      </w:r>
      <w:r w:rsidR="00F00F22">
        <w:t>3</w:t>
      </w:r>
      <w:r>
        <w:fldChar w:fldCharType="end"/>
      </w:r>
      <w:r w:rsidR="004B7B71">
        <w:t>: XML</w:t>
      </w:r>
      <w:r>
        <w:t xml:space="preserve"> data structure</w:t>
      </w:r>
    </w:p>
    <w:p w14:paraId="1198817B" w14:textId="77777777" w:rsidR="00082270" w:rsidRDefault="00082270" w:rsidP="000834A8">
      <w:pPr>
        <w:pStyle w:val="Heading2TextBulleted"/>
        <w:numPr>
          <w:ilvl w:val="0"/>
          <w:numId w:val="0"/>
        </w:numPr>
        <w:ind w:left="1440"/>
        <w:rPr>
          <w:rFonts w:ascii="Calibri Light" w:hAnsi="Calibri Light" w:cs="Arial"/>
          <w:sz w:val="18"/>
        </w:rPr>
      </w:pPr>
    </w:p>
    <w:p w14:paraId="364C7FDA" w14:textId="44D13270" w:rsidR="00765A0B" w:rsidRDefault="00765A0B" w:rsidP="00765A0B">
      <w:pPr>
        <w:pStyle w:val="Heading2Text"/>
        <w:ind w:left="1440"/>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Customer is able to reply to </w:t>
      </w:r>
      <w:r w:rsidR="0043170D" w:rsidRPr="2C33CDF8">
        <w:rPr>
          <w:rFonts w:ascii="Calibri Light" w:eastAsia="Calibri Light" w:hAnsi="Calibri Light" w:cs="Calibri Light"/>
          <w:sz w:val="18"/>
          <w:szCs w:val="18"/>
        </w:rPr>
        <w:t>Outage</w:t>
      </w:r>
      <w:r w:rsidRPr="2C33CDF8">
        <w:rPr>
          <w:rFonts w:ascii="Calibri Light,Arial" w:eastAsia="Calibri Light,Arial" w:hAnsi="Calibri Light,Arial" w:cs="Calibri Light,Arial"/>
          <w:sz w:val="18"/>
          <w:szCs w:val="18"/>
        </w:rPr>
        <w:t xml:space="preserve"> </w:t>
      </w:r>
      <w:r w:rsidR="0043170D" w:rsidRPr="2C33CDF8">
        <w:rPr>
          <w:rFonts w:ascii="Calibri Light" w:eastAsia="Calibri Light" w:hAnsi="Calibri Light" w:cs="Calibri Light"/>
          <w:sz w:val="18"/>
          <w:szCs w:val="18"/>
        </w:rPr>
        <w:t xml:space="preserve">Alert </w:t>
      </w:r>
      <w:r w:rsidRPr="2C33CDF8">
        <w:rPr>
          <w:rFonts w:ascii="Calibri Light" w:eastAsia="Calibri Light" w:hAnsi="Calibri Light" w:cs="Calibri Light"/>
          <w:sz w:val="18"/>
          <w:szCs w:val="18"/>
        </w:rPr>
        <w:t xml:space="preserve">by responding if the power is ON or OFF. Refer to </w:t>
      </w:r>
      <w:hyperlink r:id="rId29" w:history="1">
        <w:r w:rsidRPr="2C33CDF8">
          <w:rPr>
            <w:rStyle w:val="Hyperlink"/>
            <w:rFonts w:ascii="Calibri Light" w:eastAsia="Calibri Light" w:hAnsi="Calibri Light" w:cs="Calibri Light"/>
            <w:i/>
            <w:sz w:val="18"/>
            <w:szCs w:val="18"/>
          </w:rPr>
          <w:t>CIM-CS-09 Manage Inbound Request</w:t>
        </w:r>
      </w:hyperlink>
      <w:r w:rsidRPr="2C33CDF8">
        <w:rPr>
          <w:rFonts w:ascii="Calibri Light" w:eastAsia="Calibri Light" w:hAnsi="Calibri Light" w:cs="Calibri Light"/>
          <w:sz w:val="18"/>
          <w:szCs w:val="18"/>
        </w:rPr>
        <w:t xml:space="preserve"> for more information.</w:t>
      </w:r>
      <w:r w:rsidR="00BB0672" w:rsidRPr="2C33CDF8">
        <w:rPr>
          <w:rFonts w:ascii="Calibri Light" w:eastAsia="Calibri Light" w:hAnsi="Calibri Light" w:cs="Calibri Light"/>
          <w:sz w:val="18"/>
          <w:szCs w:val="18"/>
        </w:rPr>
        <w:t xml:space="preserve"> Refer to Section 2.1.9 to 2.1.10 for more information on Budget Assistant, Demand Response and Final Call Notice.</w:t>
      </w:r>
    </w:p>
    <w:p w14:paraId="22F3FE17" w14:textId="77777777" w:rsidR="00765A0B" w:rsidRDefault="00765A0B" w:rsidP="000834A8">
      <w:pPr>
        <w:pStyle w:val="Heading2TextBulleted"/>
        <w:numPr>
          <w:ilvl w:val="0"/>
          <w:numId w:val="0"/>
        </w:numPr>
        <w:ind w:left="1440"/>
        <w:rPr>
          <w:rFonts w:ascii="Calibri Light" w:hAnsi="Calibri Light" w:cs="Arial"/>
          <w:sz w:val="18"/>
        </w:rPr>
      </w:pPr>
    </w:p>
    <w:p w14:paraId="1E7D3B45" w14:textId="2888C722" w:rsidR="005E083F" w:rsidRPr="0035130D" w:rsidRDefault="005E083F" w:rsidP="000834A8">
      <w:pPr>
        <w:pStyle w:val="Heading2TextBulleted"/>
        <w:numPr>
          <w:ilvl w:val="0"/>
          <w:numId w:val="0"/>
        </w:numPr>
        <w:ind w:left="1440"/>
        <w:rPr>
          <w:rFonts w:ascii="Calibri Light" w:hAnsi="Calibri Light" w:cs="Arial"/>
          <w:sz w:val="18"/>
          <w:u w:val="single"/>
        </w:rPr>
      </w:pPr>
      <w:r>
        <w:rPr>
          <w:rFonts w:ascii="Calibri Light" w:hAnsi="Calibri Light" w:cs="Arial"/>
          <w:sz w:val="18"/>
          <w:u w:val="single"/>
        </w:rPr>
        <w:t>Voice Call</w:t>
      </w:r>
    </w:p>
    <w:p w14:paraId="708B5008" w14:textId="6C0FD743" w:rsidR="002C445A" w:rsidRDefault="002C445A" w:rsidP="002C445A">
      <w:pPr>
        <w:pStyle w:val="Heading2TextBulleted"/>
        <w:numPr>
          <w:ilvl w:val="0"/>
          <w:numId w:val="0"/>
        </w:numPr>
        <w:ind w:left="1440"/>
        <w:rPr>
          <w:rFonts w:ascii="Calibri Light" w:hAnsi="Calibri Light" w:cs="Arial"/>
          <w:sz w:val="18"/>
        </w:rPr>
      </w:pPr>
      <w:r>
        <w:rPr>
          <w:rFonts w:ascii="Calibri Light" w:hAnsi="Calibri Light" w:cs="Arial"/>
          <w:sz w:val="18"/>
        </w:rPr>
        <w:t xml:space="preserve">For automatic correspondence, S/4HANA will pass the data to Nuance using </w:t>
      </w:r>
      <w:r w:rsidRPr="001D2D20">
        <w:rPr>
          <w:rFonts w:ascii="Calibri Light" w:hAnsi="Calibri Light" w:cs="Arial"/>
          <w:i/>
          <w:sz w:val="18"/>
          <w:szCs w:val="18"/>
        </w:rPr>
        <w:t>I-CIM-CS-11 - Interface to send Notification from SAP S/4 HANA to Nuance</w:t>
      </w:r>
      <w:r>
        <w:rPr>
          <w:rFonts w:ascii="Calibri Light" w:hAnsi="Calibri Light" w:cs="Arial"/>
          <w:sz w:val="18"/>
        </w:rPr>
        <w:t xml:space="preserve"> and Nuance will send correspondence to BP.</w:t>
      </w:r>
      <w:r w:rsidDel="005F07EB">
        <w:rPr>
          <w:rFonts w:ascii="Calibri Light" w:hAnsi="Calibri Light" w:cs="Arial"/>
          <w:sz w:val="18"/>
        </w:rPr>
        <w:t xml:space="preserve"> </w:t>
      </w:r>
      <w:r>
        <w:rPr>
          <w:rFonts w:ascii="Calibri Light" w:hAnsi="Calibri Light" w:cs="Arial"/>
          <w:sz w:val="18"/>
        </w:rPr>
        <w:t xml:space="preserve">Triggering process in S/4HANA will extract the data from S/4HANA, pass the XML data structure in a file and store it in the file server for Nuance to process. A copy of the voice call text will NOT be stored in xECM. A BP Contact will be created automatically </w:t>
      </w:r>
      <w:r w:rsidR="007A370D">
        <w:rPr>
          <w:rFonts w:ascii="Calibri Light" w:hAnsi="Calibri Light" w:cs="Arial"/>
          <w:sz w:val="18"/>
        </w:rPr>
        <w:t xml:space="preserve">by Nuance </w:t>
      </w:r>
      <w:r>
        <w:rPr>
          <w:rFonts w:ascii="Calibri Light" w:hAnsi="Calibri Light" w:cs="Arial"/>
          <w:sz w:val="18"/>
        </w:rPr>
        <w:t xml:space="preserve">using </w:t>
      </w:r>
      <w:r w:rsidRPr="005E65A0">
        <w:rPr>
          <w:rFonts w:ascii="Calibri Light" w:hAnsi="Calibri Light" w:cs="Arial"/>
          <w:i/>
          <w:sz w:val="18"/>
          <w:szCs w:val="18"/>
        </w:rPr>
        <w:t>E-CIM-CS-11 - Auto IR creation for Inbound &amp; Outbound Correspondence/Communication</w:t>
      </w:r>
      <w:r>
        <w:rPr>
          <w:rFonts w:ascii="Calibri Light" w:hAnsi="Calibri Light" w:cs="Arial"/>
          <w:i/>
          <w:sz w:val="18"/>
          <w:szCs w:val="18"/>
        </w:rPr>
        <w:t>.</w:t>
      </w:r>
    </w:p>
    <w:p w14:paraId="0DB6A9CD" w14:textId="65C77203" w:rsidR="002C445A" w:rsidRDefault="002C445A" w:rsidP="002C445A">
      <w:pPr>
        <w:pStyle w:val="Heading2TextBulleted"/>
        <w:numPr>
          <w:ilvl w:val="0"/>
          <w:numId w:val="0"/>
        </w:numPr>
        <w:ind w:left="1440"/>
        <w:rPr>
          <w:rFonts w:ascii="Calibri Light" w:hAnsi="Calibri Light" w:cs="Arial"/>
          <w:sz w:val="18"/>
        </w:rPr>
      </w:pPr>
      <w:r>
        <w:rPr>
          <w:rFonts w:ascii="Calibri Light" w:hAnsi="Calibri Light" w:cs="Arial"/>
          <w:sz w:val="18"/>
        </w:rPr>
        <w:t xml:space="preserve">For manual correspondence, Nuance will be integrated with Exstream using </w:t>
      </w:r>
      <w:r w:rsidRPr="001D2D20">
        <w:rPr>
          <w:rFonts w:ascii="Calibri Light" w:hAnsi="Calibri Light" w:cs="Arial"/>
          <w:i/>
          <w:sz w:val="18"/>
          <w:szCs w:val="18"/>
        </w:rPr>
        <w:t>I-CIM-CS-11 - Interface to send Notification from OpenText to Nuance</w:t>
      </w:r>
      <w:r>
        <w:rPr>
          <w:rFonts w:ascii="Calibri Light" w:hAnsi="Calibri Light" w:cs="Arial"/>
          <w:sz w:val="18"/>
        </w:rPr>
        <w:t>. Exstream will also store the XML file in the SMS file server for Nuance to process. A copy of the voice call text will be stored in xECM by OpenText. A BP Contact will be c</w:t>
      </w:r>
      <w:r w:rsidR="007A370D">
        <w:rPr>
          <w:rFonts w:ascii="Calibri Light" w:hAnsi="Calibri Light" w:cs="Arial"/>
          <w:sz w:val="18"/>
        </w:rPr>
        <w:t>reated automatically by Nuance</w:t>
      </w:r>
      <w:r>
        <w:rPr>
          <w:rFonts w:ascii="Calibri Light" w:hAnsi="Calibri Light" w:cs="Arial"/>
          <w:sz w:val="18"/>
        </w:rPr>
        <w:t xml:space="preserve"> using </w:t>
      </w:r>
      <w:r w:rsidRPr="005E65A0">
        <w:rPr>
          <w:rFonts w:ascii="Calibri Light" w:hAnsi="Calibri Light" w:cs="Arial"/>
          <w:i/>
          <w:sz w:val="18"/>
          <w:szCs w:val="18"/>
        </w:rPr>
        <w:t>E-CIM-CS-11 - Auto IR creation for Inbound &amp; Outbound Correspondence/Communication</w:t>
      </w:r>
      <w:r>
        <w:rPr>
          <w:rFonts w:ascii="Calibri Light" w:hAnsi="Calibri Light" w:cs="Arial"/>
          <w:i/>
          <w:sz w:val="18"/>
          <w:szCs w:val="18"/>
        </w:rPr>
        <w:t>.</w:t>
      </w:r>
    </w:p>
    <w:p w14:paraId="5B6C0238" w14:textId="60DBBA24" w:rsidR="005E083F" w:rsidRDefault="00762E8D" w:rsidP="000834A8">
      <w:pPr>
        <w:pStyle w:val="Heading2TextBulleted"/>
        <w:numPr>
          <w:ilvl w:val="0"/>
          <w:numId w:val="0"/>
        </w:numPr>
        <w:ind w:left="1440"/>
        <w:rPr>
          <w:rFonts w:ascii="Calibri Light" w:hAnsi="Calibri Light" w:cs="Arial"/>
          <w:sz w:val="18"/>
        </w:rPr>
      </w:pPr>
      <w:r>
        <w:rPr>
          <w:rFonts w:ascii="Calibri Light" w:hAnsi="Calibri Light" w:cs="Arial"/>
          <w:sz w:val="18"/>
        </w:rPr>
        <w:t>Certain types of voice calls will enable the recepiant to opt-out of future calls</w:t>
      </w:r>
      <w:r w:rsidR="00416DE9">
        <w:rPr>
          <w:rFonts w:ascii="Calibri Light" w:hAnsi="Calibri Light" w:cs="Arial"/>
          <w:sz w:val="18"/>
        </w:rPr>
        <w:t xml:space="preserve">, refer to </w:t>
      </w:r>
      <w:hyperlink r:id="rId30" w:history="1">
        <w:r w:rsidR="00416DE9" w:rsidRPr="00416DE9">
          <w:rPr>
            <w:rStyle w:val="Hyperlink"/>
            <w:rFonts w:ascii="Calibri Light" w:hAnsi="Calibri Light" w:cs="Arial"/>
            <w:i/>
            <w:sz w:val="18"/>
          </w:rPr>
          <w:t>CIM-CS-09 Handle Inbound Request</w:t>
        </w:r>
      </w:hyperlink>
      <w:r w:rsidR="00416DE9">
        <w:rPr>
          <w:rFonts w:ascii="Calibri Light" w:hAnsi="Calibri Light" w:cs="Arial"/>
          <w:sz w:val="18"/>
        </w:rPr>
        <w:t xml:space="preserve"> for more information.</w:t>
      </w:r>
      <w:r>
        <w:rPr>
          <w:rFonts w:ascii="Calibri Light" w:hAnsi="Calibri Light" w:cs="Arial"/>
          <w:sz w:val="18"/>
        </w:rPr>
        <w:t xml:space="preserve"> </w:t>
      </w:r>
    </w:p>
    <w:p w14:paraId="58EED6C3" w14:textId="0A5E9BF3" w:rsidR="00037365" w:rsidRDefault="00037365" w:rsidP="000834A8">
      <w:pPr>
        <w:pStyle w:val="Heading2TextBulleted"/>
        <w:numPr>
          <w:ilvl w:val="0"/>
          <w:numId w:val="0"/>
        </w:numPr>
        <w:ind w:left="1440"/>
        <w:rPr>
          <w:ins w:id="27" w:author="Tuan Howe" w:date="2018-07-30T17:51:00Z"/>
          <w:rFonts w:ascii="Calibri Light" w:hAnsi="Calibri Light" w:cs="Arial"/>
          <w:sz w:val="18"/>
        </w:rPr>
      </w:pPr>
      <w:r>
        <w:rPr>
          <w:rFonts w:ascii="Calibri Light" w:hAnsi="Calibri Light" w:cs="Arial"/>
          <w:sz w:val="18"/>
          <w:szCs w:val="18"/>
        </w:rPr>
        <w:t xml:space="preserve">Customer is able to reply to the </w:t>
      </w:r>
      <w:r w:rsidR="00474B9B">
        <w:rPr>
          <w:rFonts w:ascii="Calibri Light" w:hAnsi="Calibri Light" w:cs="Arial"/>
          <w:sz w:val="18"/>
          <w:szCs w:val="18"/>
        </w:rPr>
        <w:t xml:space="preserve">outage </w:t>
      </w:r>
      <w:r>
        <w:rPr>
          <w:rFonts w:ascii="Calibri Light" w:hAnsi="Calibri Light" w:cs="Arial"/>
          <w:sz w:val="18"/>
          <w:szCs w:val="18"/>
        </w:rPr>
        <w:t>Notification by responding if the power is ON or OFF</w:t>
      </w:r>
      <w:r w:rsidR="00474B9B">
        <w:rPr>
          <w:rFonts w:ascii="Calibri Light" w:hAnsi="Calibri Light" w:cs="Arial"/>
          <w:sz w:val="18"/>
          <w:szCs w:val="18"/>
        </w:rPr>
        <w:t xml:space="preserve"> within the voice alert they receive (e.g., press 1 power is on OR press 2 power is still out)</w:t>
      </w:r>
      <w:r>
        <w:rPr>
          <w:rFonts w:ascii="Calibri Light" w:hAnsi="Calibri Light" w:cs="Arial"/>
          <w:sz w:val="18"/>
          <w:szCs w:val="18"/>
        </w:rPr>
        <w:t xml:space="preserve">. Refer to </w:t>
      </w:r>
      <w:hyperlink r:id="rId31" w:history="1">
        <w:r w:rsidRPr="00DD00CE">
          <w:rPr>
            <w:rStyle w:val="Hyperlink"/>
            <w:rFonts w:ascii="Calibri Light" w:hAnsi="Calibri Light" w:cs="Arial"/>
            <w:i/>
            <w:sz w:val="18"/>
            <w:szCs w:val="18"/>
          </w:rPr>
          <w:t>CIM-CS-09 Manage Inbound Request</w:t>
        </w:r>
      </w:hyperlink>
      <w:r>
        <w:rPr>
          <w:rFonts w:ascii="Calibri Light" w:hAnsi="Calibri Light" w:cs="Arial"/>
          <w:sz w:val="18"/>
          <w:szCs w:val="18"/>
        </w:rPr>
        <w:t xml:space="preserve"> for more information.</w:t>
      </w:r>
      <w:r w:rsidR="00BB0672" w:rsidRPr="00BB0672">
        <w:rPr>
          <w:rFonts w:ascii="Calibri Light" w:hAnsi="Calibri Light" w:cs="Arial"/>
          <w:sz w:val="18"/>
          <w:szCs w:val="18"/>
        </w:rPr>
        <w:t xml:space="preserve"> </w:t>
      </w:r>
      <w:r w:rsidR="00BB0672">
        <w:rPr>
          <w:rFonts w:ascii="Calibri Light" w:hAnsi="Calibri Light" w:cs="Arial"/>
          <w:sz w:val="18"/>
          <w:szCs w:val="18"/>
        </w:rPr>
        <w:t>Refer to Section 2.1.9 to 2.1.10 for more information on Budget Assistant, Demand Response and Final Call Notice.</w:t>
      </w:r>
    </w:p>
    <w:p w14:paraId="39341B26" w14:textId="77777777" w:rsidR="00F1267D" w:rsidRDefault="00F1267D" w:rsidP="000834A8">
      <w:pPr>
        <w:pStyle w:val="Heading2TextBulleted"/>
        <w:numPr>
          <w:ilvl w:val="0"/>
          <w:numId w:val="0"/>
        </w:numPr>
        <w:ind w:left="1440"/>
        <w:rPr>
          <w:rFonts w:ascii="Calibri Light" w:hAnsi="Calibri Light" w:cs="Arial"/>
          <w:sz w:val="18"/>
        </w:rPr>
      </w:pPr>
    </w:p>
    <w:p w14:paraId="14508AE5" w14:textId="5402AA87" w:rsidR="00C24302" w:rsidRPr="00F1267D" w:rsidRDefault="00C24302" w:rsidP="00C24302">
      <w:pPr>
        <w:pStyle w:val="Heading2TextBulleted"/>
        <w:numPr>
          <w:ilvl w:val="0"/>
          <w:numId w:val="0"/>
        </w:numPr>
        <w:ind w:left="1440"/>
        <w:rPr>
          <w:rFonts w:ascii="Calibri Light" w:hAnsi="Calibri Light" w:cs="Arial"/>
          <w:sz w:val="18"/>
          <w:u w:val="single"/>
        </w:rPr>
      </w:pPr>
      <w:r w:rsidRPr="00F1267D">
        <w:rPr>
          <w:rFonts w:ascii="Calibri Light" w:hAnsi="Calibri Light" w:cs="Arial"/>
          <w:sz w:val="18"/>
          <w:u w:val="single"/>
        </w:rPr>
        <w:t>TTY</w:t>
      </w:r>
    </w:p>
    <w:p w14:paraId="2319AF8E" w14:textId="7A6D85A8" w:rsidR="00C24302" w:rsidRDefault="00C24302" w:rsidP="00C24302">
      <w:pPr>
        <w:pStyle w:val="Heading2TextBulleted"/>
        <w:numPr>
          <w:ilvl w:val="0"/>
          <w:numId w:val="0"/>
        </w:numPr>
        <w:ind w:left="1440"/>
        <w:rPr>
          <w:rFonts w:ascii="Calibri Light" w:hAnsi="Calibri Light" w:cs="Arial"/>
          <w:sz w:val="18"/>
        </w:rPr>
      </w:pPr>
      <w:r>
        <w:rPr>
          <w:rFonts w:ascii="Calibri Light" w:hAnsi="Calibri Light" w:cs="Arial"/>
          <w:sz w:val="18"/>
        </w:rPr>
        <w:t xml:space="preserve">For automatic correspondence, S/4HANA will pass the data to Nuance using </w:t>
      </w:r>
      <w:r w:rsidRPr="001D2D20">
        <w:rPr>
          <w:rFonts w:ascii="Calibri Light" w:hAnsi="Calibri Light" w:cs="Arial"/>
          <w:i/>
          <w:sz w:val="18"/>
          <w:szCs w:val="18"/>
        </w:rPr>
        <w:t>I-CIM-CS-11 - Interface to send Notification from SAP S/4 HANA to Nuance</w:t>
      </w:r>
      <w:r>
        <w:rPr>
          <w:rFonts w:ascii="Calibri Light" w:hAnsi="Calibri Light" w:cs="Arial"/>
          <w:sz w:val="18"/>
        </w:rPr>
        <w:t xml:space="preserve"> and Nuance will work with the TTY operator to communicate to customer.</w:t>
      </w:r>
      <w:r w:rsidDel="005F07EB">
        <w:rPr>
          <w:rFonts w:ascii="Calibri Light" w:hAnsi="Calibri Light" w:cs="Arial"/>
          <w:sz w:val="18"/>
        </w:rPr>
        <w:t xml:space="preserve"> </w:t>
      </w:r>
      <w:r>
        <w:rPr>
          <w:rFonts w:ascii="Calibri Light" w:hAnsi="Calibri Light" w:cs="Arial"/>
          <w:sz w:val="18"/>
        </w:rPr>
        <w:t xml:space="preserve">Triggering process in S/4HANA will extract the data from S/4HANA, pass the XML data structure in a file and store it in the file server for Nuance to process. A copy of the text will NOT be stored in xECM. A BP Contact will be created automatically </w:t>
      </w:r>
      <w:r w:rsidR="007A370D">
        <w:rPr>
          <w:rFonts w:ascii="Calibri Light" w:hAnsi="Calibri Light" w:cs="Arial"/>
          <w:sz w:val="18"/>
        </w:rPr>
        <w:t xml:space="preserve">by Nuance </w:t>
      </w:r>
      <w:r>
        <w:rPr>
          <w:rFonts w:ascii="Calibri Light" w:hAnsi="Calibri Light" w:cs="Arial"/>
          <w:sz w:val="18"/>
        </w:rPr>
        <w:t xml:space="preserve">using </w:t>
      </w:r>
      <w:r w:rsidRPr="005E65A0">
        <w:rPr>
          <w:rFonts w:ascii="Calibri Light" w:hAnsi="Calibri Light" w:cs="Arial"/>
          <w:i/>
          <w:sz w:val="18"/>
          <w:szCs w:val="18"/>
        </w:rPr>
        <w:t>E-CIM-CS-11 - Auto IR creation for Inbound &amp; Outbound Correspondence/Communication</w:t>
      </w:r>
      <w:r>
        <w:rPr>
          <w:rFonts w:ascii="Calibri Light" w:hAnsi="Calibri Light" w:cs="Arial"/>
          <w:i/>
          <w:sz w:val="18"/>
          <w:szCs w:val="18"/>
        </w:rPr>
        <w:t>.</w:t>
      </w:r>
    </w:p>
    <w:p w14:paraId="6DFF3F79" w14:textId="0C6D7CEE" w:rsidR="00037365" w:rsidRDefault="00C24302" w:rsidP="00C24302">
      <w:pPr>
        <w:pStyle w:val="Heading2TextBulleted"/>
        <w:numPr>
          <w:ilvl w:val="0"/>
          <w:numId w:val="0"/>
        </w:numPr>
        <w:ind w:left="1440"/>
        <w:rPr>
          <w:rFonts w:ascii="Calibri Light" w:hAnsi="Calibri Light" w:cs="Arial"/>
          <w:sz w:val="18"/>
        </w:rPr>
      </w:pPr>
      <w:r>
        <w:rPr>
          <w:rFonts w:ascii="Calibri Light" w:hAnsi="Calibri Light" w:cs="Arial"/>
          <w:sz w:val="18"/>
        </w:rPr>
        <w:lastRenderedPageBreak/>
        <w:t xml:space="preserve">For manual correspondence, Nuance will be integrated with Exstream using </w:t>
      </w:r>
      <w:r w:rsidRPr="001D2D20">
        <w:rPr>
          <w:rFonts w:ascii="Calibri Light" w:hAnsi="Calibri Light" w:cs="Arial"/>
          <w:i/>
          <w:sz w:val="18"/>
          <w:szCs w:val="18"/>
        </w:rPr>
        <w:t>I-CIM-CS-11 - Interface to send Notification from OpenText to Nuance</w:t>
      </w:r>
      <w:r>
        <w:rPr>
          <w:rFonts w:ascii="Calibri Light" w:hAnsi="Calibri Light" w:cs="Arial"/>
          <w:sz w:val="18"/>
        </w:rPr>
        <w:t>. Exstream will also store the XML file in the SMS file server for Nuance to process. A copy of the text will be stored in xECM by OpenText. A BP Contact will be c</w:t>
      </w:r>
      <w:r w:rsidR="007A370D">
        <w:rPr>
          <w:rFonts w:ascii="Calibri Light" w:hAnsi="Calibri Light" w:cs="Arial"/>
          <w:sz w:val="18"/>
        </w:rPr>
        <w:t>reated automatically by Nuance</w:t>
      </w:r>
      <w:r>
        <w:rPr>
          <w:rFonts w:ascii="Calibri Light" w:hAnsi="Calibri Light" w:cs="Arial"/>
          <w:sz w:val="18"/>
        </w:rPr>
        <w:t xml:space="preserve"> using </w:t>
      </w:r>
      <w:r w:rsidRPr="005E65A0">
        <w:rPr>
          <w:rFonts w:ascii="Calibri Light" w:hAnsi="Calibri Light" w:cs="Arial"/>
          <w:i/>
          <w:sz w:val="18"/>
          <w:szCs w:val="18"/>
        </w:rPr>
        <w:t>E-CIM-CS-11 - Auto IR creation for Inbound &amp; Outbound Correspondence/Communication</w:t>
      </w:r>
      <w:r>
        <w:rPr>
          <w:rFonts w:ascii="Calibri Light" w:hAnsi="Calibri Light" w:cs="Arial"/>
          <w:i/>
          <w:sz w:val="18"/>
          <w:szCs w:val="18"/>
        </w:rPr>
        <w:t>.</w:t>
      </w:r>
    </w:p>
    <w:p w14:paraId="1C23536E" w14:textId="5D260CDB" w:rsidR="00474B9B" w:rsidRDefault="00474B9B" w:rsidP="00474B9B">
      <w:pPr>
        <w:pStyle w:val="Heading2TextBulleted"/>
        <w:numPr>
          <w:ilvl w:val="0"/>
          <w:numId w:val="0"/>
        </w:numPr>
        <w:ind w:left="1440"/>
        <w:rPr>
          <w:rFonts w:ascii="Calibri Light" w:hAnsi="Calibri Light" w:cs="Arial"/>
          <w:sz w:val="18"/>
        </w:rPr>
      </w:pPr>
      <w:r>
        <w:rPr>
          <w:rFonts w:ascii="Calibri Light" w:hAnsi="Calibri Light" w:cs="Arial"/>
          <w:sz w:val="18"/>
        </w:rPr>
        <w:t>TTY messages sent to a BP will contain instructions on how the receipant can opt-out of future TTY messages (e.g., type STOP to stop) for that type (e.g., outage alerts) and specific phone number.</w:t>
      </w:r>
    </w:p>
    <w:p w14:paraId="2FAAAD3F" w14:textId="77777777" w:rsidR="00474B9B" w:rsidRDefault="00474B9B" w:rsidP="00474B9B">
      <w:pPr>
        <w:pStyle w:val="Heading2Text"/>
        <w:ind w:left="1440"/>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Customer is able to reply to Outage Alert by responding if the power is ON or OFF. Refer to </w:t>
      </w:r>
      <w:hyperlink r:id="rId32" w:history="1">
        <w:r w:rsidRPr="2C33CDF8">
          <w:rPr>
            <w:rStyle w:val="Hyperlink"/>
            <w:rFonts w:ascii="Calibri Light" w:eastAsia="Calibri Light" w:hAnsi="Calibri Light" w:cs="Calibri Light"/>
            <w:i/>
            <w:sz w:val="18"/>
            <w:szCs w:val="18"/>
          </w:rPr>
          <w:t>CIM-CS-09 Manage Inbound Request</w:t>
        </w:r>
      </w:hyperlink>
      <w:r w:rsidRPr="2C33CDF8">
        <w:rPr>
          <w:rFonts w:ascii="Calibri Light" w:eastAsia="Calibri Light" w:hAnsi="Calibri Light" w:cs="Calibri Light"/>
          <w:sz w:val="18"/>
          <w:szCs w:val="18"/>
        </w:rPr>
        <w:t xml:space="preserve"> for more information. Refer to Section 2.1.9 to 2.1.10 for more information on Budget Assistant, Demand Response and Final Call Notice.</w:t>
      </w:r>
    </w:p>
    <w:p w14:paraId="6AD5819B" w14:textId="77777777" w:rsidR="001B732A" w:rsidRPr="0035130D" w:rsidRDefault="001B732A" w:rsidP="000834A8">
      <w:pPr>
        <w:pStyle w:val="Heading2TextBulleted"/>
        <w:numPr>
          <w:ilvl w:val="0"/>
          <w:numId w:val="0"/>
        </w:numPr>
        <w:ind w:left="1440"/>
        <w:rPr>
          <w:rFonts w:ascii="Calibri Light" w:hAnsi="Calibri Light" w:cs="Arial"/>
          <w:sz w:val="18"/>
          <w:u w:val="single"/>
        </w:rPr>
      </w:pPr>
      <w:r w:rsidRPr="0035130D">
        <w:rPr>
          <w:rFonts w:ascii="Calibri Light" w:hAnsi="Calibri Light" w:cs="Arial"/>
          <w:sz w:val="18"/>
          <w:u w:val="single"/>
        </w:rPr>
        <w:t>Send to local printer</w:t>
      </w:r>
    </w:p>
    <w:p w14:paraId="1BD9FE6A" w14:textId="3771486C" w:rsidR="001B732A" w:rsidRDefault="001B732A" w:rsidP="000834A8">
      <w:pPr>
        <w:pStyle w:val="Heading2TextBulleted"/>
        <w:numPr>
          <w:ilvl w:val="0"/>
          <w:numId w:val="0"/>
        </w:numPr>
        <w:ind w:left="1440"/>
        <w:rPr>
          <w:rFonts w:ascii="Calibri Light" w:hAnsi="Calibri Light" w:cs="Arial"/>
          <w:sz w:val="18"/>
        </w:rPr>
      </w:pPr>
      <w:r>
        <w:rPr>
          <w:rFonts w:ascii="Calibri Light" w:hAnsi="Calibri Light" w:cs="Arial"/>
          <w:sz w:val="18"/>
        </w:rPr>
        <w:t>The user will select this channel if the correspondence is to be printed in a local printer. This option is applicable to manual correspondence where user will change the defaulted Channel from ‘GO3’ to ‘Local Printer’ in OpenText Empower Editor screen. A copy of the correspondence will be stored in xECM and a BP Contact will be created automatically</w:t>
      </w:r>
      <w:r w:rsidR="007A370D">
        <w:rPr>
          <w:rFonts w:ascii="Calibri Light" w:hAnsi="Calibri Light" w:cs="Arial"/>
          <w:sz w:val="18"/>
        </w:rPr>
        <w:t xml:space="preserve"> by OpenText</w:t>
      </w:r>
      <w:r>
        <w:rPr>
          <w:rFonts w:ascii="Calibri Light" w:hAnsi="Calibri Light" w:cs="Arial"/>
          <w:sz w:val="18"/>
        </w:rPr>
        <w:t>.</w:t>
      </w:r>
    </w:p>
    <w:p w14:paraId="5DA23747" w14:textId="5BFBED90" w:rsidR="009C17F4" w:rsidRDefault="009C17F4" w:rsidP="0086404E">
      <w:pPr>
        <w:pStyle w:val="Heading2TextBulleted"/>
        <w:numPr>
          <w:ilvl w:val="0"/>
          <w:numId w:val="0"/>
        </w:numPr>
        <w:ind w:left="720"/>
        <w:rPr>
          <w:rFonts w:ascii="Calibri Light" w:hAnsi="Calibri Light" w:cs="Arial"/>
          <w:sz w:val="18"/>
        </w:rPr>
      </w:pPr>
    </w:p>
    <w:p w14:paraId="33A1C83E" w14:textId="1BD1910F" w:rsidR="000834A8" w:rsidRPr="005A0595" w:rsidRDefault="000834A8" w:rsidP="000834A8">
      <w:pPr>
        <w:pStyle w:val="Heading2Tex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A BP Contact will be created when the correspondence is sent to the BP. If the correspondence is required to be sent to the authorized person, a BP Contact will be created for the authorized person BP number using </w:t>
      </w:r>
      <w:r w:rsidRPr="2C33CDF8">
        <w:rPr>
          <w:rFonts w:ascii="Calibri Light" w:eastAsia="Calibri Light" w:hAnsi="Calibri Light" w:cs="Calibri Light"/>
          <w:i/>
          <w:sz w:val="18"/>
          <w:szCs w:val="18"/>
        </w:rPr>
        <w:t>E-CIM-CS-11 - Auto IR creation for Inbound &amp; Outbound Correspondence/Communication</w:t>
      </w:r>
      <w:r w:rsidRPr="2C33CDF8">
        <w:rPr>
          <w:rFonts w:ascii="Calibri Light,Arial" w:eastAsia="Calibri Light,Arial" w:hAnsi="Calibri Light,Arial" w:cs="Calibri Light,Arial"/>
          <w:i/>
          <w:sz w:val="18"/>
          <w:szCs w:val="18"/>
        </w:rPr>
        <w:t>.</w:t>
      </w:r>
      <w:r w:rsidRPr="2C33CDF8">
        <w:rPr>
          <w:rFonts w:ascii="Calibri Light" w:eastAsia="Calibri Light" w:hAnsi="Calibri Light" w:cs="Calibri Light"/>
          <w:sz w:val="18"/>
          <w:szCs w:val="18"/>
        </w:rPr>
        <w:t xml:space="preserve"> BP Contact will contain the following information:</w:t>
      </w:r>
    </w:p>
    <w:p w14:paraId="608BC9D0" w14:textId="77777777" w:rsidR="000834A8" w:rsidRPr="0068289B" w:rsidRDefault="000834A8" w:rsidP="000834A8">
      <w:pPr>
        <w:pStyle w:val="Heading2Text"/>
        <w:numPr>
          <w:ilvl w:val="0"/>
          <w:numId w:val="30"/>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BP Number </w:t>
      </w:r>
    </w:p>
    <w:p w14:paraId="6DCA21DA" w14:textId="77777777" w:rsidR="000834A8" w:rsidRPr="0068289B" w:rsidRDefault="000834A8" w:rsidP="000834A8">
      <w:pPr>
        <w:pStyle w:val="Heading2Text"/>
        <w:numPr>
          <w:ilvl w:val="0"/>
          <w:numId w:val="30"/>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Class – ‘Outbound Correspondence’</w:t>
      </w:r>
    </w:p>
    <w:p w14:paraId="7E819A9B" w14:textId="77777777" w:rsidR="000834A8" w:rsidRPr="0068289B" w:rsidRDefault="000834A8" w:rsidP="000834A8">
      <w:pPr>
        <w:pStyle w:val="Heading2Text"/>
        <w:numPr>
          <w:ilvl w:val="0"/>
          <w:numId w:val="30"/>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Action – Correspondence ID</w:t>
      </w:r>
    </w:p>
    <w:p w14:paraId="4D153A99" w14:textId="77777777" w:rsidR="000834A8" w:rsidRPr="0068289B" w:rsidRDefault="000834A8" w:rsidP="000834A8">
      <w:pPr>
        <w:pStyle w:val="Heading2Text"/>
        <w:numPr>
          <w:ilvl w:val="0"/>
          <w:numId w:val="30"/>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Type – ‘Email’ or ‘SMS’ or ‘Phone’ or ‘Mail’ or ‘TTY’</w:t>
      </w:r>
    </w:p>
    <w:p w14:paraId="4275D706" w14:textId="77777777" w:rsidR="000834A8" w:rsidRPr="0068289B" w:rsidRDefault="000834A8" w:rsidP="000834A8">
      <w:pPr>
        <w:pStyle w:val="Heading2Text"/>
        <w:numPr>
          <w:ilvl w:val="0"/>
          <w:numId w:val="30"/>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In/Outgoing – ‘Outgoing’</w:t>
      </w:r>
    </w:p>
    <w:p w14:paraId="3DC6DA0C" w14:textId="77777777" w:rsidR="000834A8" w:rsidRPr="0068289B" w:rsidRDefault="000834A8" w:rsidP="000834A8">
      <w:pPr>
        <w:pStyle w:val="Heading2Text"/>
        <w:numPr>
          <w:ilvl w:val="0"/>
          <w:numId w:val="30"/>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Date/Time – System date and time</w:t>
      </w:r>
    </w:p>
    <w:p w14:paraId="78E5F785" w14:textId="77777777" w:rsidR="000834A8" w:rsidRDefault="000834A8" w:rsidP="0086404E">
      <w:pPr>
        <w:pStyle w:val="Heading2TextBulleted"/>
        <w:numPr>
          <w:ilvl w:val="0"/>
          <w:numId w:val="0"/>
        </w:numPr>
        <w:ind w:left="720"/>
        <w:rPr>
          <w:rFonts w:ascii="Calibri Light" w:hAnsi="Calibri Light" w:cs="Arial"/>
          <w:sz w:val="18"/>
        </w:rPr>
      </w:pPr>
    </w:p>
    <w:p w14:paraId="216358AD" w14:textId="6D7CFB6E" w:rsidR="007B0FC8" w:rsidRDefault="007B0FC8" w:rsidP="007B0FC8">
      <w:pPr>
        <w:pStyle w:val="Heading2TextBulleted"/>
        <w:numPr>
          <w:ilvl w:val="0"/>
          <w:numId w:val="0"/>
        </w:numPr>
        <w:rPr>
          <w:rFonts w:ascii="Calibri Light" w:hAnsi="Calibri Light" w:cs="Arial"/>
          <w:sz w:val="18"/>
        </w:rPr>
      </w:pPr>
    </w:p>
    <w:p w14:paraId="1F4D00D6" w14:textId="577BF4DC" w:rsidR="00792ADD" w:rsidRPr="00792ADD" w:rsidRDefault="00792ADD" w:rsidP="00533003">
      <w:pPr>
        <w:pStyle w:val="Heading3"/>
        <w:keepNext/>
        <w:numPr>
          <w:ilvl w:val="2"/>
          <w:numId w:val="5"/>
        </w:numPr>
        <w:tabs>
          <w:tab w:val="left" w:pos="1440"/>
        </w:tabs>
        <w:spacing w:before="120" w:after="120"/>
        <w:rPr>
          <w:rFonts w:ascii="Calibri Light" w:eastAsia="Calibri Light" w:hAnsi="Calibri Light" w:cs="Calibri Light"/>
          <w:sz w:val="28"/>
          <w:szCs w:val="28"/>
        </w:rPr>
      </w:pPr>
      <w:bookmarkStart w:id="28" w:name="_Toc390089400"/>
      <w:bookmarkStart w:id="29" w:name="_Toc513448807"/>
      <w:r w:rsidRPr="2C33CDF8">
        <w:rPr>
          <w:rFonts w:ascii="Calibri Light" w:eastAsia="Calibri Light" w:hAnsi="Calibri Light" w:cs="Calibri Light"/>
          <w:sz w:val="28"/>
          <w:szCs w:val="28"/>
        </w:rPr>
        <w:t>Manual Outbound Correspondence</w:t>
      </w:r>
      <w:bookmarkEnd w:id="28"/>
      <w:bookmarkEnd w:id="29"/>
    </w:p>
    <w:p w14:paraId="09D40B79" w14:textId="3FC2CB4D" w:rsidR="00903426" w:rsidRDefault="00792ADD" w:rsidP="00792ADD">
      <w:pPr>
        <w:pStyle w:val="Heading2TextBulleted"/>
        <w:numPr>
          <w:ilvl w:val="0"/>
          <w:numId w:val="0"/>
        </w:numPr>
        <w:ind w:left="1080"/>
        <w:rPr>
          <w:rFonts w:ascii="Calibri Light" w:hAnsi="Calibri Light" w:cs="Arial"/>
          <w:sz w:val="18"/>
          <w:szCs w:val="18"/>
        </w:rPr>
      </w:pPr>
      <w:r w:rsidRPr="32323DE2">
        <w:rPr>
          <w:rFonts w:ascii="Calibri Light" w:hAnsi="Calibri Light" w:cs="Arial"/>
          <w:sz w:val="18"/>
          <w:szCs w:val="18"/>
        </w:rPr>
        <w:t>Manual correspondence is correspondence which is initiated manually by a user</w:t>
      </w:r>
      <w:r w:rsidR="00E51035" w:rsidRPr="32323DE2">
        <w:rPr>
          <w:rFonts w:ascii="Calibri Light" w:hAnsi="Calibri Light" w:cs="Arial"/>
          <w:sz w:val="18"/>
          <w:szCs w:val="18"/>
        </w:rPr>
        <w:t xml:space="preserve">, </w:t>
      </w:r>
      <w:r w:rsidR="008C5709" w:rsidRPr="32323DE2">
        <w:rPr>
          <w:rFonts w:ascii="Calibri Light" w:hAnsi="Calibri Light" w:cs="Arial"/>
          <w:sz w:val="18"/>
          <w:szCs w:val="18"/>
        </w:rPr>
        <w:t>also known as</w:t>
      </w:r>
      <w:r w:rsidR="00E51035" w:rsidRPr="32323DE2">
        <w:rPr>
          <w:rFonts w:ascii="Calibri Light" w:hAnsi="Calibri Light" w:cs="Arial"/>
          <w:sz w:val="18"/>
          <w:szCs w:val="18"/>
        </w:rPr>
        <w:t xml:space="preserve"> adhoc correspondence</w:t>
      </w:r>
      <w:r w:rsidRPr="32323DE2">
        <w:rPr>
          <w:rFonts w:ascii="Calibri Light" w:hAnsi="Calibri Light" w:cs="Arial"/>
          <w:sz w:val="18"/>
          <w:szCs w:val="18"/>
        </w:rPr>
        <w:t xml:space="preserve">.  Manual correspondence is generated in OpenText </w:t>
      </w:r>
      <w:r w:rsidR="00E51035" w:rsidRPr="32323DE2">
        <w:rPr>
          <w:rFonts w:ascii="Calibri Light" w:hAnsi="Calibri Light" w:cs="Arial"/>
          <w:sz w:val="18"/>
          <w:szCs w:val="18"/>
        </w:rPr>
        <w:t>Exstream</w:t>
      </w:r>
      <w:r w:rsidRPr="32323DE2">
        <w:rPr>
          <w:rFonts w:ascii="Calibri Light" w:hAnsi="Calibri Light" w:cs="Arial"/>
          <w:sz w:val="18"/>
          <w:szCs w:val="18"/>
        </w:rPr>
        <w:t xml:space="preserve">, which is </w:t>
      </w:r>
      <w:r w:rsidR="00E51035" w:rsidRPr="32323DE2">
        <w:rPr>
          <w:rFonts w:ascii="Calibri Light" w:hAnsi="Calibri Light" w:cs="Arial"/>
          <w:sz w:val="18"/>
          <w:szCs w:val="18"/>
        </w:rPr>
        <w:t>accessible from Hybris C4C</w:t>
      </w:r>
      <w:r w:rsidR="00447254" w:rsidRPr="32323DE2">
        <w:rPr>
          <w:rFonts w:ascii="Calibri Light" w:hAnsi="Calibri Light" w:cs="Arial"/>
          <w:sz w:val="18"/>
          <w:szCs w:val="18"/>
        </w:rPr>
        <w:t xml:space="preserve"> via Mashup</w:t>
      </w:r>
      <w:r w:rsidR="00F1267D">
        <w:rPr>
          <w:rFonts w:ascii="Calibri Light" w:hAnsi="Calibri Light" w:cs="Arial"/>
          <w:sz w:val="18"/>
          <w:szCs w:val="18"/>
        </w:rPr>
        <w:t>.</w:t>
      </w:r>
      <w:r w:rsidRPr="32323DE2">
        <w:rPr>
          <w:rFonts w:ascii="Calibri Light" w:hAnsi="Calibri Light" w:cs="Arial"/>
          <w:sz w:val="18"/>
          <w:szCs w:val="18"/>
        </w:rPr>
        <w:t xml:space="preserve">  </w:t>
      </w:r>
      <w:r w:rsidR="001D75B2">
        <w:rPr>
          <w:rFonts w:ascii="Calibri Light" w:hAnsi="Calibri Light" w:cs="Arial"/>
          <w:sz w:val="18"/>
          <w:szCs w:val="18"/>
        </w:rPr>
        <w:t xml:space="preserve">Front and back office user are able to utilize the same screen to generate manual outbound correspondence to BP. </w:t>
      </w:r>
      <w:r w:rsidR="00903426" w:rsidRPr="32323DE2">
        <w:rPr>
          <w:rFonts w:ascii="Calibri Light" w:hAnsi="Calibri Light" w:cs="Arial"/>
          <w:sz w:val="18"/>
          <w:szCs w:val="18"/>
        </w:rPr>
        <w:t>Exstream has two compon</w:t>
      </w:r>
      <w:r w:rsidR="00407311" w:rsidRPr="32323DE2">
        <w:rPr>
          <w:rFonts w:ascii="Calibri Light" w:hAnsi="Calibri Light" w:cs="Arial"/>
          <w:sz w:val="18"/>
          <w:szCs w:val="18"/>
        </w:rPr>
        <w:t>en</w:t>
      </w:r>
      <w:r w:rsidR="00903426" w:rsidRPr="32323DE2">
        <w:rPr>
          <w:rFonts w:ascii="Calibri Light" w:hAnsi="Calibri Light" w:cs="Arial"/>
          <w:sz w:val="18"/>
          <w:szCs w:val="18"/>
        </w:rPr>
        <w:t>t</w:t>
      </w:r>
      <w:r w:rsidR="00407311" w:rsidRPr="32323DE2">
        <w:rPr>
          <w:rFonts w:ascii="Calibri Light" w:hAnsi="Calibri Light" w:cs="Arial"/>
          <w:sz w:val="18"/>
          <w:szCs w:val="18"/>
        </w:rPr>
        <w:t>s</w:t>
      </w:r>
      <w:r w:rsidR="00903426" w:rsidRPr="32323DE2">
        <w:rPr>
          <w:rFonts w:ascii="Calibri Light" w:hAnsi="Calibri Light" w:cs="Arial"/>
          <w:sz w:val="18"/>
          <w:szCs w:val="18"/>
        </w:rPr>
        <w:t>:</w:t>
      </w:r>
    </w:p>
    <w:p w14:paraId="7FFAE9F8" w14:textId="3D23DE91" w:rsidR="00903426" w:rsidRDefault="00903426" w:rsidP="00F0069E">
      <w:pPr>
        <w:pStyle w:val="Heading2TextBulleted"/>
        <w:numPr>
          <w:ilvl w:val="0"/>
          <w:numId w:val="17"/>
        </w:numPr>
        <w:rPr>
          <w:rFonts w:ascii="Calibri Light" w:hAnsi="Calibri Light" w:cs="Arial"/>
          <w:sz w:val="18"/>
        </w:rPr>
      </w:pPr>
      <w:r>
        <w:rPr>
          <w:rFonts w:ascii="Calibri Light" w:hAnsi="Calibri Light" w:cs="Arial"/>
          <w:sz w:val="18"/>
        </w:rPr>
        <w:t xml:space="preserve">Empower editor </w:t>
      </w:r>
      <w:r w:rsidR="00983ECC">
        <w:rPr>
          <w:rFonts w:ascii="Calibri Light" w:hAnsi="Calibri Light" w:cs="Arial"/>
          <w:sz w:val="18"/>
        </w:rPr>
        <w:t>–</w:t>
      </w:r>
      <w:r>
        <w:rPr>
          <w:rFonts w:ascii="Calibri Light" w:hAnsi="Calibri Light" w:cs="Arial"/>
          <w:sz w:val="18"/>
        </w:rPr>
        <w:t xml:space="preserve"> </w:t>
      </w:r>
      <w:r w:rsidR="00983ECC">
        <w:rPr>
          <w:rFonts w:ascii="Calibri Light" w:hAnsi="Calibri Light" w:cs="Arial"/>
          <w:sz w:val="18"/>
        </w:rPr>
        <w:t xml:space="preserve">An interface that utilizes </w:t>
      </w:r>
      <w:r w:rsidR="00B20A43">
        <w:rPr>
          <w:rFonts w:ascii="Calibri Light" w:hAnsi="Calibri Light" w:cs="Arial"/>
          <w:sz w:val="18"/>
        </w:rPr>
        <w:t xml:space="preserve">the </w:t>
      </w:r>
      <w:r w:rsidR="00983ECC">
        <w:rPr>
          <w:rFonts w:ascii="Calibri Light" w:hAnsi="Calibri Light" w:cs="Arial"/>
          <w:sz w:val="18"/>
        </w:rPr>
        <w:t>predefined correspondence templates that are built by OpenText consultant to allow user to select, edit</w:t>
      </w:r>
      <w:r w:rsidR="00407311">
        <w:rPr>
          <w:rFonts w:ascii="Calibri Light" w:hAnsi="Calibri Light" w:cs="Arial"/>
          <w:sz w:val="18"/>
        </w:rPr>
        <w:t>,</w:t>
      </w:r>
      <w:r w:rsidR="00983ECC">
        <w:rPr>
          <w:rFonts w:ascii="Calibri Light" w:hAnsi="Calibri Light" w:cs="Arial"/>
          <w:sz w:val="18"/>
        </w:rPr>
        <w:t xml:space="preserve"> and send correspondence to the </w:t>
      </w:r>
      <w:r w:rsidR="00AB48E7">
        <w:rPr>
          <w:rFonts w:ascii="Calibri Light" w:hAnsi="Calibri Light" w:cs="Arial"/>
          <w:sz w:val="18"/>
        </w:rPr>
        <w:t>BP</w:t>
      </w:r>
      <w:r w:rsidR="00983ECC">
        <w:rPr>
          <w:rFonts w:ascii="Calibri Light" w:hAnsi="Calibri Light" w:cs="Arial"/>
          <w:sz w:val="18"/>
        </w:rPr>
        <w:t>. It is integrated with SAP where S/4HANA data is pushed to Empower editor</w:t>
      </w:r>
      <w:r w:rsidR="00353ED1">
        <w:rPr>
          <w:rFonts w:ascii="Calibri Light" w:hAnsi="Calibri Light" w:cs="Arial"/>
          <w:sz w:val="18"/>
        </w:rPr>
        <w:t xml:space="preserve"> using </w:t>
      </w:r>
      <w:r w:rsidR="00353ED1" w:rsidRPr="00353ED1">
        <w:rPr>
          <w:rFonts w:ascii="Calibri Light" w:hAnsi="Calibri Light" w:cs="Arial"/>
          <w:i/>
          <w:sz w:val="18"/>
        </w:rPr>
        <w:t>E-CIM-CS-11 Passing SAP data to Outbound Correspondence Tool</w:t>
      </w:r>
      <w:r w:rsidR="00983ECC">
        <w:rPr>
          <w:rFonts w:ascii="Calibri Light" w:hAnsi="Calibri Light" w:cs="Arial"/>
          <w:sz w:val="18"/>
        </w:rPr>
        <w:t>.</w:t>
      </w:r>
    </w:p>
    <w:p w14:paraId="5A72D459" w14:textId="67EFEB77" w:rsidR="00983ECC" w:rsidRDefault="00983ECC" w:rsidP="00F0069E">
      <w:pPr>
        <w:pStyle w:val="Heading2TextBulleted"/>
        <w:numPr>
          <w:ilvl w:val="0"/>
          <w:numId w:val="17"/>
        </w:numPr>
        <w:rPr>
          <w:rFonts w:ascii="Calibri Light" w:hAnsi="Calibri Light" w:cs="Arial"/>
          <w:sz w:val="18"/>
        </w:rPr>
      </w:pPr>
      <w:r>
        <w:rPr>
          <w:rFonts w:ascii="Calibri Light" w:hAnsi="Calibri Light" w:cs="Arial"/>
          <w:sz w:val="18"/>
        </w:rPr>
        <w:t xml:space="preserve">Communication server </w:t>
      </w:r>
      <w:r w:rsidR="004E392B">
        <w:rPr>
          <w:rFonts w:ascii="Calibri Light" w:hAnsi="Calibri Light" w:cs="Arial"/>
          <w:sz w:val="18"/>
        </w:rPr>
        <w:t>–</w:t>
      </w:r>
      <w:r>
        <w:rPr>
          <w:rFonts w:ascii="Calibri Light" w:hAnsi="Calibri Light" w:cs="Arial"/>
          <w:sz w:val="18"/>
        </w:rPr>
        <w:t xml:space="preserve"> </w:t>
      </w:r>
      <w:r w:rsidR="004E392B">
        <w:rPr>
          <w:rFonts w:ascii="Calibri Light" w:hAnsi="Calibri Light" w:cs="Arial"/>
          <w:sz w:val="18"/>
        </w:rPr>
        <w:t xml:space="preserve">Manages the sending of correspondence to the </w:t>
      </w:r>
      <w:r w:rsidR="00AB48E7">
        <w:rPr>
          <w:rFonts w:ascii="Calibri Light" w:hAnsi="Calibri Light" w:cs="Arial"/>
          <w:sz w:val="18"/>
        </w:rPr>
        <w:t>BP</w:t>
      </w:r>
      <w:r w:rsidR="00407311">
        <w:rPr>
          <w:rFonts w:ascii="Calibri Light" w:hAnsi="Calibri Light" w:cs="Arial"/>
          <w:sz w:val="18"/>
        </w:rPr>
        <w:t>s</w:t>
      </w:r>
      <w:r w:rsidR="004E392B">
        <w:rPr>
          <w:rFonts w:ascii="Calibri Light" w:hAnsi="Calibri Light" w:cs="Arial"/>
          <w:sz w:val="18"/>
        </w:rPr>
        <w:t xml:space="preserve"> preferred communication channel via </w:t>
      </w:r>
      <w:r w:rsidR="004239AF">
        <w:rPr>
          <w:rFonts w:ascii="Calibri Light" w:hAnsi="Calibri Light" w:cs="Arial"/>
          <w:sz w:val="18"/>
        </w:rPr>
        <w:t>OpenText</w:t>
      </w:r>
      <w:r w:rsidR="009928F9">
        <w:rPr>
          <w:rFonts w:ascii="Calibri Light" w:hAnsi="Calibri Light" w:cs="Arial"/>
          <w:sz w:val="18"/>
        </w:rPr>
        <w:t xml:space="preserve"> communication connectors</w:t>
      </w:r>
      <w:r w:rsidR="004E392B">
        <w:rPr>
          <w:rFonts w:ascii="Calibri Light" w:hAnsi="Calibri Light" w:cs="Arial"/>
          <w:sz w:val="18"/>
        </w:rPr>
        <w:t xml:space="preserve">. </w:t>
      </w:r>
      <w:r w:rsidR="009928F9">
        <w:rPr>
          <w:rFonts w:ascii="Calibri Light" w:hAnsi="Calibri Light" w:cs="Arial"/>
          <w:sz w:val="18"/>
        </w:rPr>
        <w:t>It handles sending of manual</w:t>
      </w:r>
      <w:r w:rsidR="00EA0962">
        <w:rPr>
          <w:rFonts w:ascii="Calibri Light" w:hAnsi="Calibri Light" w:cs="Arial"/>
          <w:sz w:val="18"/>
        </w:rPr>
        <w:t xml:space="preserve"> and</w:t>
      </w:r>
      <w:r w:rsidR="009928F9">
        <w:rPr>
          <w:rFonts w:ascii="Calibri Light" w:hAnsi="Calibri Light" w:cs="Arial"/>
          <w:sz w:val="18"/>
        </w:rPr>
        <w:t xml:space="preserve"> automatic correspondence.</w:t>
      </w:r>
      <w:r w:rsidR="004E392B">
        <w:rPr>
          <w:rFonts w:ascii="Calibri Light" w:hAnsi="Calibri Light" w:cs="Arial"/>
          <w:sz w:val="18"/>
        </w:rPr>
        <w:t xml:space="preserve"> </w:t>
      </w:r>
    </w:p>
    <w:p w14:paraId="3F3137E9" w14:textId="3CB158DE" w:rsidR="008C5709" w:rsidRDefault="00792ADD" w:rsidP="00792ADD">
      <w:pPr>
        <w:pStyle w:val="Heading2TextBulleted"/>
        <w:numPr>
          <w:ilvl w:val="0"/>
          <w:numId w:val="0"/>
        </w:numPr>
        <w:ind w:left="1080"/>
        <w:rPr>
          <w:rFonts w:ascii="Calibri Light" w:hAnsi="Calibri Light" w:cs="Arial"/>
          <w:sz w:val="18"/>
        </w:rPr>
      </w:pPr>
      <w:r w:rsidRPr="00792ADD">
        <w:rPr>
          <w:rFonts w:ascii="Calibri Light" w:hAnsi="Calibri Light" w:cs="Arial"/>
          <w:sz w:val="18"/>
        </w:rPr>
        <w:t xml:space="preserve">Manual correspondence is generated upon </w:t>
      </w:r>
      <w:r w:rsidR="00AB48E7">
        <w:rPr>
          <w:rFonts w:ascii="Calibri Light" w:hAnsi="Calibri Light" w:cs="Arial"/>
          <w:sz w:val="18"/>
        </w:rPr>
        <w:t>BP</w:t>
      </w:r>
      <w:r w:rsidRPr="00792ADD">
        <w:rPr>
          <w:rFonts w:ascii="Calibri Light" w:hAnsi="Calibri Light" w:cs="Arial"/>
          <w:sz w:val="18"/>
        </w:rPr>
        <w:t xml:space="preserve"> request</w:t>
      </w:r>
      <w:r w:rsidR="00E51035">
        <w:rPr>
          <w:rFonts w:ascii="Calibri Light" w:hAnsi="Calibri Light" w:cs="Arial"/>
          <w:sz w:val="18"/>
        </w:rPr>
        <w:t xml:space="preserve"> or after</w:t>
      </w:r>
      <w:r w:rsidR="00B20A43">
        <w:rPr>
          <w:rFonts w:ascii="Calibri Light" w:hAnsi="Calibri Light" w:cs="Arial"/>
          <w:sz w:val="18"/>
        </w:rPr>
        <w:t xml:space="preserve"> user</w:t>
      </w:r>
      <w:r w:rsidR="00E51035">
        <w:rPr>
          <w:rFonts w:ascii="Calibri Light" w:hAnsi="Calibri Light" w:cs="Arial"/>
          <w:sz w:val="18"/>
        </w:rPr>
        <w:t xml:space="preserve"> </w:t>
      </w:r>
      <w:r w:rsidR="008C5709">
        <w:rPr>
          <w:rFonts w:ascii="Calibri Light" w:hAnsi="Calibri Light" w:cs="Arial"/>
          <w:sz w:val="18"/>
        </w:rPr>
        <w:t xml:space="preserve">executes </w:t>
      </w:r>
      <w:r w:rsidR="00E51035">
        <w:rPr>
          <w:rFonts w:ascii="Calibri Light" w:hAnsi="Calibri Light" w:cs="Arial"/>
          <w:sz w:val="18"/>
        </w:rPr>
        <w:t xml:space="preserve">a transaction for the </w:t>
      </w:r>
      <w:r w:rsidR="00AB48E7">
        <w:rPr>
          <w:rFonts w:ascii="Calibri Light" w:hAnsi="Calibri Light" w:cs="Arial"/>
          <w:sz w:val="18"/>
        </w:rPr>
        <w:t>BP</w:t>
      </w:r>
      <w:r w:rsidRPr="00792ADD">
        <w:rPr>
          <w:rFonts w:ascii="Calibri Light" w:hAnsi="Calibri Light" w:cs="Arial"/>
          <w:sz w:val="18"/>
        </w:rPr>
        <w:t>, as part of</w:t>
      </w:r>
      <w:r w:rsidR="008C5709">
        <w:rPr>
          <w:rFonts w:ascii="Calibri Light" w:hAnsi="Calibri Light" w:cs="Arial"/>
          <w:sz w:val="18"/>
        </w:rPr>
        <w:t xml:space="preserve"> the</w:t>
      </w:r>
      <w:r w:rsidRPr="00792ADD">
        <w:rPr>
          <w:rFonts w:ascii="Calibri Light" w:hAnsi="Calibri Light" w:cs="Arial"/>
          <w:sz w:val="18"/>
        </w:rPr>
        <w:t xml:space="preserve"> business processes.  </w:t>
      </w:r>
    </w:p>
    <w:p w14:paraId="0CD85A1D" w14:textId="2BFD6F7C" w:rsidR="00792ADD" w:rsidRPr="00792ADD" w:rsidRDefault="00792ADD" w:rsidP="00792ADD">
      <w:pPr>
        <w:pStyle w:val="Heading2TextBulleted"/>
        <w:numPr>
          <w:ilvl w:val="0"/>
          <w:numId w:val="0"/>
        </w:numPr>
        <w:ind w:left="1080"/>
        <w:rPr>
          <w:rFonts w:ascii="Calibri Light" w:hAnsi="Calibri Light" w:cs="Arial"/>
          <w:sz w:val="18"/>
        </w:rPr>
      </w:pPr>
      <w:r w:rsidRPr="00792ADD">
        <w:rPr>
          <w:rFonts w:ascii="Calibri Light" w:hAnsi="Calibri Light" w:cs="Arial"/>
          <w:sz w:val="18"/>
        </w:rPr>
        <w:t xml:space="preserve">Examples of manual correspondence are </w:t>
      </w:r>
      <w:r w:rsidR="001C6EDD" w:rsidRPr="00583654">
        <w:rPr>
          <w:rFonts w:ascii="Calibri Light" w:hAnsi="Calibri Light" w:cs="Arial"/>
          <w:i/>
          <w:sz w:val="18"/>
        </w:rPr>
        <w:t>Paid in Full</w:t>
      </w:r>
      <w:r w:rsidR="001C6EDD">
        <w:rPr>
          <w:rFonts w:ascii="Calibri Light" w:hAnsi="Calibri Light" w:cs="Arial"/>
          <w:sz w:val="18"/>
        </w:rPr>
        <w:t xml:space="preserve"> letter, </w:t>
      </w:r>
      <w:r w:rsidR="00B20A43" w:rsidRPr="00583654">
        <w:rPr>
          <w:rFonts w:ascii="Calibri Light" w:hAnsi="Calibri Light" w:cs="Arial"/>
          <w:i/>
          <w:sz w:val="18"/>
        </w:rPr>
        <w:t>Guarant</w:t>
      </w:r>
      <w:r w:rsidR="00583654" w:rsidRPr="00583654">
        <w:rPr>
          <w:rFonts w:ascii="Calibri Light" w:hAnsi="Calibri Light" w:cs="Arial"/>
          <w:i/>
          <w:sz w:val="18"/>
        </w:rPr>
        <w:t>or</w:t>
      </w:r>
      <w:r w:rsidR="00B20A43" w:rsidRPr="00583654">
        <w:rPr>
          <w:rFonts w:ascii="Calibri Light" w:hAnsi="Calibri Light" w:cs="Arial"/>
          <w:i/>
          <w:sz w:val="18"/>
        </w:rPr>
        <w:t xml:space="preserve"> Declined</w:t>
      </w:r>
      <w:r w:rsidR="00B20A43">
        <w:rPr>
          <w:rFonts w:ascii="Calibri Light" w:hAnsi="Calibri Light" w:cs="Arial"/>
          <w:sz w:val="18"/>
        </w:rPr>
        <w:t xml:space="preserve"> letter </w:t>
      </w:r>
      <w:r w:rsidR="00B20A43" w:rsidRPr="00583654">
        <w:rPr>
          <w:rFonts w:ascii="Calibri Light" w:hAnsi="Calibri Light" w:cs="Arial"/>
          <w:i/>
          <w:sz w:val="18"/>
        </w:rPr>
        <w:t xml:space="preserve">and </w:t>
      </w:r>
      <w:r w:rsidR="001C6EDD" w:rsidRPr="00583654">
        <w:rPr>
          <w:rFonts w:ascii="Calibri Light" w:hAnsi="Calibri Light" w:cs="Arial"/>
          <w:i/>
          <w:sz w:val="18"/>
        </w:rPr>
        <w:t>Cancellation of Owner Allocation</w:t>
      </w:r>
      <w:r w:rsidR="001C6EDD">
        <w:rPr>
          <w:rFonts w:ascii="Calibri Light" w:hAnsi="Calibri Light" w:cs="Arial"/>
          <w:sz w:val="18"/>
        </w:rPr>
        <w:t xml:space="preserve"> letter</w:t>
      </w:r>
      <w:r w:rsidR="000834A8">
        <w:rPr>
          <w:rFonts w:ascii="Calibri Light" w:hAnsi="Calibri Light" w:cs="Arial"/>
          <w:sz w:val="18"/>
        </w:rPr>
        <w:t>.</w:t>
      </w:r>
    </w:p>
    <w:p w14:paraId="02473C63" w14:textId="7AAB0793" w:rsidR="00B20A43" w:rsidRDefault="00B20A43" w:rsidP="00792ADD">
      <w:pPr>
        <w:pStyle w:val="Heading2TextBulleted"/>
        <w:numPr>
          <w:ilvl w:val="0"/>
          <w:numId w:val="0"/>
        </w:numPr>
        <w:ind w:left="1080"/>
        <w:rPr>
          <w:rFonts w:ascii="Calibri Light" w:hAnsi="Calibri Light" w:cs="Arial"/>
          <w:sz w:val="18"/>
        </w:rPr>
      </w:pPr>
      <w:r>
        <w:rPr>
          <w:rFonts w:ascii="Calibri Light" w:hAnsi="Calibri Light" w:cs="Arial"/>
          <w:sz w:val="18"/>
        </w:rPr>
        <w:t xml:space="preserve">The diagram below </w:t>
      </w:r>
      <w:r w:rsidR="00FD0C05">
        <w:rPr>
          <w:rFonts w:ascii="Calibri Light" w:hAnsi="Calibri Light" w:cs="Arial"/>
          <w:sz w:val="18"/>
        </w:rPr>
        <w:t xml:space="preserve">demonstrates </w:t>
      </w:r>
      <w:r>
        <w:rPr>
          <w:rFonts w:ascii="Calibri Light" w:hAnsi="Calibri Light" w:cs="Arial"/>
          <w:sz w:val="18"/>
        </w:rPr>
        <w:t xml:space="preserve">the </w:t>
      </w:r>
      <w:r w:rsidR="00FD0C05">
        <w:rPr>
          <w:rFonts w:ascii="Calibri Light" w:hAnsi="Calibri Light" w:cs="Arial"/>
          <w:sz w:val="18"/>
        </w:rPr>
        <w:t xml:space="preserve">end to end </w:t>
      </w:r>
      <w:r>
        <w:rPr>
          <w:rFonts w:ascii="Calibri Light" w:hAnsi="Calibri Light" w:cs="Arial"/>
          <w:sz w:val="18"/>
        </w:rPr>
        <w:t xml:space="preserve">process of </w:t>
      </w:r>
      <w:r w:rsidR="005635BD">
        <w:rPr>
          <w:rFonts w:ascii="Calibri Light" w:hAnsi="Calibri Light" w:cs="Arial"/>
          <w:sz w:val="18"/>
        </w:rPr>
        <w:t>a</w:t>
      </w:r>
      <w:r w:rsidR="00FD0C05">
        <w:rPr>
          <w:rFonts w:ascii="Calibri Light" w:hAnsi="Calibri Light" w:cs="Arial"/>
          <w:sz w:val="18"/>
        </w:rPr>
        <w:t xml:space="preserve"> </w:t>
      </w:r>
      <w:r>
        <w:rPr>
          <w:rFonts w:ascii="Calibri Light" w:hAnsi="Calibri Light" w:cs="Arial"/>
          <w:sz w:val="18"/>
        </w:rPr>
        <w:t xml:space="preserve">user </w:t>
      </w:r>
      <w:r w:rsidR="004B7B71">
        <w:rPr>
          <w:rFonts w:ascii="Calibri Light" w:hAnsi="Calibri Light" w:cs="Arial"/>
          <w:sz w:val="18"/>
        </w:rPr>
        <w:t xml:space="preserve">initiating </w:t>
      </w:r>
      <w:r w:rsidR="00FD0C05">
        <w:rPr>
          <w:rFonts w:ascii="Calibri Light" w:hAnsi="Calibri Light" w:cs="Arial"/>
          <w:sz w:val="18"/>
        </w:rPr>
        <w:t xml:space="preserve">outbound </w:t>
      </w:r>
      <w:r>
        <w:rPr>
          <w:rFonts w:ascii="Calibri Light" w:hAnsi="Calibri Light" w:cs="Arial"/>
          <w:sz w:val="18"/>
        </w:rPr>
        <w:t>corrrespondence</w:t>
      </w:r>
      <w:r w:rsidR="00FD0C05">
        <w:rPr>
          <w:rFonts w:ascii="Calibri Light" w:hAnsi="Calibri Light" w:cs="Arial"/>
          <w:sz w:val="18"/>
        </w:rPr>
        <w:t xml:space="preserve"> to a </w:t>
      </w:r>
      <w:r w:rsidR="00AB48E7">
        <w:rPr>
          <w:rFonts w:ascii="Calibri Light" w:hAnsi="Calibri Light" w:cs="Arial"/>
          <w:sz w:val="18"/>
        </w:rPr>
        <w:t>BP</w:t>
      </w:r>
      <w:r w:rsidR="00FD0C05">
        <w:rPr>
          <w:rFonts w:ascii="Calibri Light" w:hAnsi="Calibri Light" w:cs="Arial"/>
          <w:sz w:val="18"/>
        </w:rPr>
        <w:t>.</w:t>
      </w:r>
      <w:r>
        <w:rPr>
          <w:rFonts w:ascii="Calibri Light" w:hAnsi="Calibri Light" w:cs="Arial"/>
          <w:sz w:val="18"/>
        </w:rPr>
        <w:t xml:space="preserve"> </w:t>
      </w:r>
    </w:p>
    <w:p w14:paraId="776A97B6" w14:textId="4CC8BB6E" w:rsidR="0031764F" w:rsidRPr="0031764F" w:rsidRDefault="00B20A43" w:rsidP="00F0069E">
      <w:pPr>
        <w:pStyle w:val="Heading2TextBulleted"/>
        <w:numPr>
          <w:ilvl w:val="0"/>
          <w:numId w:val="18"/>
        </w:numPr>
        <w:rPr>
          <w:rFonts w:ascii="Calibri Light" w:hAnsi="Calibri Light" w:cs="Arial"/>
          <w:sz w:val="18"/>
        </w:rPr>
      </w:pPr>
      <w:r>
        <w:rPr>
          <w:rFonts w:ascii="Calibri Light" w:hAnsi="Calibri Light" w:cs="Arial"/>
          <w:sz w:val="18"/>
        </w:rPr>
        <w:t xml:space="preserve">Design – </w:t>
      </w:r>
      <w:r w:rsidR="00D27E27">
        <w:rPr>
          <w:rFonts w:ascii="Calibri Light" w:hAnsi="Calibri Light" w:cs="Arial"/>
          <w:sz w:val="18"/>
        </w:rPr>
        <w:t xml:space="preserve">The </w:t>
      </w:r>
      <w:r>
        <w:rPr>
          <w:rFonts w:ascii="Calibri Light" w:hAnsi="Calibri Light" w:cs="Arial"/>
          <w:sz w:val="18"/>
        </w:rPr>
        <w:t>OpenText consultant construct</w:t>
      </w:r>
      <w:r w:rsidR="00EE0275">
        <w:rPr>
          <w:rFonts w:ascii="Calibri Light" w:hAnsi="Calibri Light" w:cs="Arial"/>
          <w:sz w:val="18"/>
        </w:rPr>
        <w:t>s</w:t>
      </w:r>
      <w:r w:rsidR="00D27E27">
        <w:rPr>
          <w:rFonts w:ascii="Calibri Light" w:hAnsi="Calibri Light" w:cs="Arial"/>
          <w:sz w:val="18"/>
        </w:rPr>
        <w:t xml:space="preserve"> the</w:t>
      </w:r>
      <w:r>
        <w:rPr>
          <w:rFonts w:ascii="Calibri Light" w:hAnsi="Calibri Light" w:cs="Arial"/>
          <w:sz w:val="18"/>
        </w:rPr>
        <w:t xml:space="preserve"> </w:t>
      </w:r>
      <w:r w:rsidR="0031764F">
        <w:rPr>
          <w:rFonts w:ascii="Calibri Light" w:hAnsi="Calibri Light" w:cs="Arial"/>
          <w:sz w:val="18"/>
        </w:rPr>
        <w:t xml:space="preserve">OpenText correspondence template in </w:t>
      </w:r>
      <w:r w:rsidR="00D27E27">
        <w:rPr>
          <w:rFonts w:ascii="Calibri Light" w:hAnsi="Calibri Light" w:cs="Arial"/>
          <w:sz w:val="18"/>
        </w:rPr>
        <w:t xml:space="preserve">the </w:t>
      </w:r>
      <w:r w:rsidR="0031764F">
        <w:rPr>
          <w:rFonts w:ascii="Calibri Light" w:hAnsi="Calibri Light" w:cs="Arial"/>
          <w:sz w:val="18"/>
        </w:rPr>
        <w:t xml:space="preserve">Design Center. The </w:t>
      </w:r>
      <w:r w:rsidR="00382565">
        <w:rPr>
          <w:rFonts w:ascii="Calibri Light" w:hAnsi="Calibri Light" w:cs="Arial"/>
          <w:sz w:val="18"/>
        </w:rPr>
        <w:t>C</w:t>
      </w:r>
      <w:r w:rsidR="0031764F">
        <w:rPr>
          <w:rFonts w:ascii="Calibri Light" w:hAnsi="Calibri Light" w:cs="Arial"/>
          <w:sz w:val="18"/>
        </w:rPr>
        <w:t>ontrol Center control</w:t>
      </w:r>
      <w:r w:rsidR="00D27E27">
        <w:rPr>
          <w:rFonts w:ascii="Calibri Light" w:hAnsi="Calibri Light" w:cs="Arial"/>
          <w:sz w:val="18"/>
        </w:rPr>
        <w:t>s</w:t>
      </w:r>
      <w:r w:rsidR="0031764F">
        <w:rPr>
          <w:rFonts w:ascii="Calibri Light" w:hAnsi="Calibri Light" w:cs="Arial"/>
          <w:sz w:val="18"/>
        </w:rPr>
        <w:t xml:space="preserve"> the </w:t>
      </w:r>
      <w:r w:rsidR="00447254">
        <w:rPr>
          <w:rFonts w:ascii="Calibri Light" w:hAnsi="Calibri Light" w:cs="Arial"/>
          <w:sz w:val="18"/>
        </w:rPr>
        <w:t xml:space="preserve">OpenText template </w:t>
      </w:r>
      <w:r w:rsidR="0031764F">
        <w:rPr>
          <w:rFonts w:ascii="Calibri Light" w:hAnsi="Calibri Light" w:cs="Arial"/>
          <w:sz w:val="18"/>
        </w:rPr>
        <w:t>version release</w:t>
      </w:r>
      <w:r w:rsidR="00D27E27">
        <w:rPr>
          <w:rFonts w:ascii="Calibri Light" w:hAnsi="Calibri Light" w:cs="Arial"/>
          <w:sz w:val="18"/>
        </w:rPr>
        <w:t>d</w:t>
      </w:r>
      <w:r w:rsidR="0031764F">
        <w:rPr>
          <w:rFonts w:ascii="Calibri Light" w:hAnsi="Calibri Light" w:cs="Arial"/>
          <w:sz w:val="18"/>
        </w:rPr>
        <w:t xml:space="preserve"> to </w:t>
      </w:r>
      <w:r w:rsidR="00D27E27">
        <w:rPr>
          <w:rFonts w:ascii="Calibri Light" w:hAnsi="Calibri Light" w:cs="Arial"/>
          <w:sz w:val="18"/>
        </w:rPr>
        <w:t xml:space="preserve">the </w:t>
      </w:r>
      <w:r w:rsidR="0031764F">
        <w:rPr>
          <w:rFonts w:ascii="Calibri Light" w:hAnsi="Calibri Light" w:cs="Arial"/>
          <w:sz w:val="18"/>
        </w:rPr>
        <w:t>Production system.</w:t>
      </w:r>
    </w:p>
    <w:p w14:paraId="218190A9" w14:textId="474A5A88" w:rsidR="00B20A43" w:rsidRDefault="00B20A43" w:rsidP="00F0069E">
      <w:pPr>
        <w:pStyle w:val="Heading2TextBulleted"/>
        <w:numPr>
          <w:ilvl w:val="0"/>
          <w:numId w:val="18"/>
        </w:numPr>
        <w:rPr>
          <w:rFonts w:ascii="Calibri Light" w:hAnsi="Calibri Light" w:cs="Arial"/>
          <w:sz w:val="18"/>
        </w:rPr>
      </w:pPr>
      <w:r>
        <w:rPr>
          <w:rFonts w:ascii="Calibri Light" w:hAnsi="Calibri Light" w:cs="Arial"/>
          <w:sz w:val="18"/>
        </w:rPr>
        <w:lastRenderedPageBreak/>
        <w:t>Business – This represent</w:t>
      </w:r>
      <w:r w:rsidR="00CE3E06">
        <w:rPr>
          <w:rFonts w:ascii="Calibri Light" w:hAnsi="Calibri Light" w:cs="Arial"/>
          <w:sz w:val="18"/>
        </w:rPr>
        <w:t>s</w:t>
      </w:r>
      <w:r>
        <w:rPr>
          <w:rFonts w:ascii="Calibri Light" w:hAnsi="Calibri Light" w:cs="Arial"/>
          <w:sz w:val="18"/>
        </w:rPr>
        <w:t xml:space="preserve"> Hybris C4C </w:t>
      </w:r>
      <w:r w:rsidR="0031764F">
        <w:rPr>
          <w:rFonts w:ascii="Calibri Light" w:hAnsi="Calibri Light" w:cs="Arial"/>
          <w:sz w:val="18"/>
        </w:rPr>
        <w:t xml:space="preserve">OpenText </w:t>
      </w:r>
      <w:r>
        <w:rPr>
          <w:rFonts w:ascii="Calibri Light" w:hAnsi="Calibri Light" w:cs="Arial"/>
          <w:sz w:val="18"/>
        </w:rPr>
        <w:t>activities where user</w:t>
      </w:r>
      <w:r w:rsidR="00CE3E06">
        <w:rPr>
          <w:rFonts w:ascii="Calibri Light" w:hAnsi="Calibri Light" w:cs="Arial"/>
          <w:sz w:val="18"/>
        </w:rPr>
        <w:t>s</w:t>
      </w:r>
      <w:r>
        <w:rPr>
          <w:rFonts w:ascii="Calibri Light" w:hAnsi="Calibri Light" w:cs="Arial"/>
          <w:sz w:val="18"/>
        </w:rPr>
        <w:t xml:space="preserve"> </w:t>
      </w:r>
      <w:r w:rsidR="00D27E27">
        <w:rPr>
          <w:rFonts w:ascii="Calibri Light" w:hAnsi="Calibri Light" w:cs="Arial"/>
          <w:sz w:val="18"/>
        </w:rPr>
        <w:t xml:space="preserve">will navigate </w:t>
      </w:r>
      <w:r>
        <w:rPr>
          <w:rFonts w:ascii="Calibri Light" w:hAnsi="Calibri Light" w:cs="Arial"/>
          <w:sz w:val="18"/>
        </w:rPr>
        <w:t xml:space="preserve">to </w:t>
      </w:r>
      <w:r w:rsidR="00CE3E06">
        <w:rPr>
          <w:rFonts w:ascii="Calibri Light" w:hAnsi="Calibri Light" w:cs="Arial"/>
          <w:sz w:val="18"/>
        </w:rPr>
        <w:t xml:space="preserve">the </w:t>
      </w:r>
      <w:r>
        <w:rPr>
          <w:rFonts w:ascii="Calibri Light" w:hAnsi="Calibri Light" w:cs="Arial"/>
          <w:sz w:val="18"/>
        </w:rPr>
        <w:t xml:space="preserve">Composition Center (Empower </w:t>
      </w:r>
      <w:r w:rsidR="00D27E27">
        <w:rPr>
          <w:rFonts w:ascii="Calibri Light" w:hAnsi="Calibri Light" w:cs="Arial"/>
          <w:sz w:val="18"/>
        </w:rPr>
        <w:t>E</w:t>
      </w:r>
      <w:r>
        <w:rPr>
          <w:rFonts w:ascii="Calibri Light" w:hAnsi="Calibri Light" w:cs="Arial"/>
          <w:sz w:val="18"/>
        </w:rPr>
        <w:t xml:space="preserve">ditor) to select the correspondence to </w:t>
      </w:r>
      <w:r w:rsidR="00CE3E06">
        <w:rPr>
          <w:rFonts w:ascii="Calibri Light" w:hAnsi="Calibri Light" w:cs="Arial"/>
          <w:sz w:val="18"/>
        </w:rPr>
        <w:t xml:space="preserve">be </w:t>
      </w:r>
      <w:r>
        <w:rPr>
          <w:rFonts w:ascii="Calibri Light" w:hAnsi="Calibri Light" w:cs="Arial"/>
          <w:sz w:val="18"/>
        </w:rPr>
        <w:t>sen</w:t>
      </w:r>
      <w:r w:rsidR="00CE3E06">
        <w:rPr>
          <w:rFonts w:ascii="Calibri Light" w:hAnsi="Calibri Light" w:cs="Arial"/>
          <w:sz w:val="18"/>
        </w:rPr>
        <w:t>t</w:t>
      </w:r>
      <w:r>
        <w:rPr>
          <w:rFonts w:ascii="Calibri Light" w:hAnsi="Calibri Light" w:cs="Arial"/>
          <w:sz w:val="18"/>
        </w:rPr>
        <w:t xml:space="preserve"> to </w:t>
      </w:r>
      <w:r w:rsidR="00CE3E06">
        <w:rPr>
          <w:rFonts w:ascii="Calibri Light" w:hAnsi="Calibri Light" w:cs="Arial"/>
          <w:sz w:val="18"/>
        </w:rPr>
        <w:t xml:space="preserve">the </w:t>
      </w:r>
      <w:r w:rsidR="00AB48E7">
        <w:rPr>
          <w:rFonts w:ascii="Calibri Light" w:hAnsi="Calibri Light" w:cs="Arial"/>
          <w:sz w:val="18"/>
        </w:rPr>
        <w:t>BP</w:t>
      </w:r>
      <w:r>
        <w:rPr>
          <w:rFonts w:ascii="Calibri Light" w:hAnsi="Calibri Light" w:cs="Arial"/>
          <w:sz w:val="18"/>
        </w:rPr>
        <w:t xml:space="preserve">. </w:t>
      </w:r>
      <w:r w:rsidR="0031764F">
        <w:rPr>
          <w:rFonts w:ascii="Calibri Light" w:hAnsi="Calibri Light" w:cs="Arial"/>
          <w:sz w:val="18"/>
        </w:rPr>
        <w:t xml:space="preserve">Empower </w:t>
      </w:r>
      <w:r w:rsidR="00D27E27">
        <w:rPr>
          <w:rFonts w:ascii="Calibri Light" w:hAnsi="Calibri Light" w:cs="Arial"/>
          <w:sz w:val="18"/>
        </w:rPr>
        <w:t>E</w:t>
      </w:r>
      <w:r w:rsidR="0031764F">
        <w:rPr>
          <w:rFonts w:ascii="Calibri Light" w:hAnsi="Calibri Light" w:cs="Arial"/>
          <w:sz w:val="18"/>
        </w:rPr>
        <w:t>ditor retrieves the correspondence template that</w:t>
      </w:r>
      <w:r w:rsidR="00CE3E06">
        <w:rPr>
          <w:rFonts w:ascii="Calibri Light" w:hAnsi="Calibri Light" w:cs="Arial"/>
          <w:sz w:val="18"/>
        </w:rPr>
        <w:t xml:space="preserve"> is</w:t>
      </w:r>
      <w:r w:rsidR="0031764F">
        <w:rPr>
          <w:rFonts w:ascii="Calibri Light" w:hAnsi="Calibri Light" w:cs="Arial"/>
          <w:sz w:val="18"/>
        </w:rPr>
        <w:t xml:space="preserve"> released to </w:t>
      </w:r>
      <w:r w:rsidR="00CE3E06">
        <w:rPr>
          <w:rFonts w:ascii="Calibri Light" w:hAnsi="Calibri Light" w:cs="Arial"/>
          <w:sz w:val="18"/>
        </w:rPr>
        <w:t xml:space="preserve">the </w:t>
      </w:r>
      <w:r w:rsidR="0031764F">
        <w:rPr>
          <w:rFonts w:ascii="Calibri Light" w:hAnsi="Calibri Light" w:cs="Arial"/>
          <w:sz w:val="18"/>
        </w:rPr>
        <w:t>Production system to generate the correspondence. Empower editor format</w:t>
      </w:r>
      <w:r w:rsidR="00647F49">
        <w:rPr>
          <w:rFonts w:ascii="Calibri Light" w:hAnsi="Calibri Light" w:cs="Arial"/>
          <w:sz w:val="18"/>
        </w:rPr>
        <w:t>s</w:t>
      </w:r>
      <w:r w:rsidR="0031764F">
        <w:rPr>
          <w:rFonts w:ascii="Calibri Light" w:hAnsi="Calibri Light" w:cs="Arial"/>
          <w:sz w:val="18"/>
        </w:rPr>
        <w:t xml:space="preserve"> the correspondence, extract</w:t>
      </w:r>
      <w:r w:rsidR="00CE3E06">
        <w:rPr>
          <w:rFonts w:ascii="Calibri Light" w:hAnsi="Calibri Light" w:cs="Arial"/>
          <w:sz w:val="18"/>
        </w:rPr>
        <w:t>s</w:t>
      </w:r>
      <w:r w:rsidR="0031764F">
        <w:rPr>
          <w:rFonts w:ascii="Calibri Light" w:hAnsi="Calibri Light" w:cs="Arial"/>
          <w:sz w:val="18"/>
        </w:rPr>
        <w:t xml:space="preserve"> SAP data</w:t>
      </w:r>
      <w:r w:rsidR="00CE3E06">
        <w:rPr>
          <w:rFonts w:ascii="Calibri Light" w:hAnsi="Calibri Light" w:cs="Arial"/>
          <w:sz w:val="18"/>
        </w:rPr>
        <w:t>,</w:t>
      </w:r>
      <w:r w:rsidR="0031764F">
        <w:rPr>
          <w:rFonts w:ascii="Calibri Light" w:hAnsi="Calibri Light" w:cs="Arial"/>
          <w:sz w:val="18"/>
        </w:rPr>
        <w:t xml:space="preserve"> and display</w:t>
      </w:r>
      <w:r w:rsidR="00CE3E06">
        <w:rPr>
          <w:rFonts w:ascii="Calibri Light" w:hAnsi="Calibri Light" w:cs="Arial"/>
          <w:sz w:val="18"/>
        </w:rPr>
        <w:t>s</w:t>
      </w:r>
      <w:r w:rsidR="0031764F">
        <w:rPr>
          <w:rFonts w:ascii="Calibri Light" w:hAnsi="Calibri Light" w:cs="Arial"/>
          <w:sz w:val="18"/>
        </w:rPr>
        <w:t xml:space="preserve"> on Hybris C4C OpenText view. The user is able to edit </w:t>
      </w:r>
      <w:r w:rsidR="00D27E27">
        <w:rPr>
          <w:rFonts w:ascii="Calibri Light" w:hAnsi="Calibri Light" w:cs="Arial"/>
          <w:sz w:val="18"/>
        </w:rPr>
        <w:t xml:space="preserve">specific </w:t>
      </w:r>
      <w:r w:rsidR="0031764F">
        <w:rPr>
          <w:rFonts w:ascii="Calibri Light" w:hAnsi="Calibri Light" w:cs="Arial"/>
          <w:sz w:val="18"/>
        </w:rPr>
        <w:t xml:space="preserve">correspondence and </w:t>
      </w:r>
      <w:r w:rsidR="00CC08FB">
        <w:rPr>
          <w:rFonts w:ascii="Calibri Light" w:hAnsi="Calibri Light" w:cs="Arial"/>
          <w:sz w:val="18"/>
        </w:rPr>
        <w:t>can</w:t>
      </w:r>
      <w:r w:rsidR="0031764F">
        <w:rPr>
          <w:rFonts w:ascii="Calibri Light" w:hAnsi="Calibri Light" w:cs="Arial"/>
          <w:sz w:val="18"/>
        </w:rPr>
        <w:t xml:space="preserve"> preview the correspondence before </w:t>
      </w:r>
      <w:r w:rsidR="00647F49">
        <w:rPr>
          <w:rFonts w:ascii="Calibri Light" w:hAnsi="Calibri Light" w:cs="Arial"/>
          <w:sz w:val="18"/>
        </w:rPr>
        <w:t xml:space="preserve">sending it out to the </w:t>
      </w:r>
      <w:r w:rsidR="00AB48E7">
        <w:rPr>
          <w:rFonts w:ascii="Calibri Light" w:hAnsi="Calibri Light" w:cs="Arial"/>
          <w:sz w:val="18"/>
        </w:rPr>
        <w:t>BP</w:t>
      </w:r>
      <w:r w:rsidR="00647F49">
        <w:rPr>
          <w:rFonts w:ascii="Calibri Light" w:hAnsi="Calibri Light" w:cs="Arial"/>
          <w:sz w:val="18"/>
        </w:rPr>
        <w:t xml:space="preserve"> via </w:t>
      </w:r>
      <w:r w:rsidR="00CC08FB">
        <w:rPr>
          <w:rFonts w:ascii="Calibri Light" w:hAnsi="Calibri Light" w:cs="Arial"/>
          <w:sz w:val="18"/>
        </w:rPr>
        <w:t xml:space="preserve">the </w:t>
      </w:r>
      <w:r w:rsidR="00AB48E7">
        <w:rPr>
          <w:rFonts w:ascii="Calibri Light" w:hAnsi="Calibri Light" w:cs="Arial"/>
          <w:sz w:val="18"/>
        </w:rPr>
        <w:t>BP</w:t>
      </w:r>
      <w:r w:rsidR="00647F49">
        <w:rPr>
          <w:rFonts w:ascii="Calibri Light" w:hAnsi="Calibri Light" w:cs="Arial"/>
          <w:sz w:val="18"/>
        </w:rPr>
        <w:t xml:space="preserve"> preferred communication channel.</w:t>
      </w:r>
    </w:p>
    <w:p w14:paraId="38F1C2D7" w14:textId="5382A3F4" w:rsidR="00B20A43" w:rsidRDefault="00B20A43" w:rsidP="00F0069E">
      <w:pPr>
        <w:pStyle w:val="Heading2TextBulleted"/>
        <w:numPr>
          <w:ilvl w:val="0"/>
          <w:numId w:val="18"/>
        </w:numPr>
        <w:rPr>
          <w:rFonts w:ascii="Calibri Light" w:hAnsi="Calibri Light" w:cs="Arial"/>
          <w:sz w:val="18"/>
        </w:rPr>
      </w:pPr>
      <w:r>
        <w:rPr>
          <w:rFonts w:ascii="Calibri Light" w:hAnsi="Calibri Light" w:cs="Arial"/>
          <w:sz w:val="18"/>
        </w:rPr>
        <w:t xml:space="preserve">Production – Exstream </w:t>
      </w:r>
      <w:r w:rsidR="0031764F">
        <w:rPr>
          <w:rFonts w:ascii="Calibri Light" w:hAnsi="Calibri Light" w:cs="Arial"/>
          <w:sz w:val="18"/>
        </w:rPr>
        <w:t xml:space="preserve">is connected to S/4HANA where data is </w:t>
      </w:r>
      <w:r w:rsidR="001A0784">
        <w:rPr>
          <w:rFonts w:ascii="Calibri Light" w:hAnsi="Calibri Light" w:cs="Arial"/>
          <w:sz w:val="18"/>
        </w:rPr>
        <w:t xml:space="preserve">provided from S/4HANA to Exstream </w:t>
      </w:r>
      <w:r w:rsidR="0031764F">
        <w:rPr>
          <w:rFonts w:ascii="Calibri Light" w:hAnsi="Calibri Light" w:cs="Arial"/>
          <w:sz w:val="18"/>
        </w:rPr>
        <w:t>for manual</w:t>
      </w:r>
      <w:r w:rsidR="00761510">
        <w:rPr>
          <w:rFonts w:ascii="Calibri Light" w:hAnsi="Calibri Light" w:cs="Arial"/>
          <w:sz w:val="18"/>
        </w:rPr>
        <w:t xml:space="preserve"> and</w:t>
      </w:r>
      <w:r w:rsidR="00D83783">
        <w:rPr>
          <w:rFonts w:ascii="Calibri Light" w:hAnsi="Calibri Light" w:cs="Arial"/>
          <w:sz w:val="18"/>
        </w:rPr>
        <w:t xml:space="preserve"> </w:t>
      </w:r>
      <w:r w:rsidR="0031764F">
        <w:rPr>
          <w:rFonts w:ascii="Calibri Light" w:hAnsi="Calibri Light" w:cs="Arial"/>
          <w:sz w:val="18"/>
        </w:rPr>
        <w:t xml:space="preserve">automatic correspondence. </w:t>
      </w:r>
    </w:p>
    <w:p w14:paraId="59F5D5BB" w14:textId="14F9BF59" w:rsidR="00647F49" w:rsidRDefault="00123664" w:rsidP="00647F49">
      <w:pPr>
        <w:pStyle w:val="Heading2TextBulleted"/>
        <w:keepNext/>
        <w:numPr>
          <w:ilvl w:val="0"/>
          <w:numId w:val="0"/>
        </w:numPr>
        <w:jc w:val="center"/>
      </w:pPr>
      <w:r w:rsidRPr="003655F8">
        <w:rPr>
          <w:lang w:eastAsia="en-US"/>
        </w:rPr>
        <w:drawing>
          <wp:inline distT="0" distB="0" distL="0" distR="0" wp14:anchorId="4C2E74E6" wp14:editId="2DD0A214">
            <wp:extent cx="4324350" cy="3263900"/>
            <wp:effectExtent l="0" t="0" r="0" b="0"/>
            <wp:docPr id="10" name="Picture 2"/>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33" cstate="print"/>
                    <a:srcRect t="7081" b="5327"/>
                    <a:stretch>
                      <a:fillRect/>
                    </a:stretch>
                  </pic:blipFill>
                  <pic:spPr bwMode="auto">
                    <a:xfrm>
                      <a:off x="0" y="0"/>
                      <a:ext cx="4324350" cy="3263900"/>
                    </a:xfrm>
                    <a:prstGeom prst="rect">
                      <a:avLst/>
                    </a:prstGeom>
                    <a:noFill/>
                    <a:ln w="9525">
                      <a:noFill/>
                      <a:miter lim="800000"/>
                      <a:headEnd/>
                      <a:tailEnd/>
                    </a:ln>
                  </pic:spPr>
                </pic:pic>
              </a:graphicData>
            </a:graphic>
          </wp:inline>
        </w:drawing>
      </w:r>
    </w:p>
    <w:p w14:paraId="3E0313A6" w14:textId="16DC74B3" w:rsidR="00792ADD" w:rsidRDefault="00647F49" w:rsidP="00647F49">
      <w:pPr>
        <w:pStyle w:val="Caption"/>
        <w:rPr>
          <w:rFonts w:ascii="Calibri Light,Arial" w:eastAsia="Calibri Light,Arial" w:hAnsi="Calibri Light,Arial" w:cs="Calibri Light,Arial"/>
          <w:sz w:val="18"/>
          <w:szCs w:val="18"/>
        </w:rPr>
      </w:pPr>
      <w:r>
        <w:t xml:space="preserve">    </w:t>
      </w:r>
      <w:r w:rsidR="00123664">
        <w:tab/>
        <w:t xml:space="preserve">          </w:t>
      </w:r>
      <w:r>
        <w:t xml:space="preserve">Figure </w:t>
      </w:r>
      <w:r>
        <w:fldChar w:fldCharType="begin"/>
      </w:r>
      <w:r>
        <w:instrText xml:space="preserve"> SEQ Figure \* ARABIC </w:instrText>
      </w:r>
      <w:r>
        <w:fldChar w:fldCharType="separate"/>
      </w:r>
      <w:r w:rsidR="00EE472A">
        <w:rPr>
          <w:noProof/>
        </w:rPr>
        <w:t>4</w:t>
      </w:r>
      <w:r>
        <w:fldChar w:fldCharType="end"/>
      </w:r>
      <w:r>
        <w:t>: Manual outbound correspondence</w:t>
      </w:r>
      <w:r w:rsidR="004B7B71">
        <w:t xml:space="preserve"> process</w:t>
      </w:r>
    </w:p>
    <w:p w14:paraId="1715A3B2" w14:textId="77777777" w:rsidR="00792ADD" w:rsidRDefault="00792ADD" w:rsidP="00792ADD">
      <w:pPr>
        <w:pStyle w:val="Heading2TextBulleted"/>
        <w:numPr>
          <w:ilvl w:val="0"/>
          <w:numId w:val="0"/>
        </w:numPr>
        <w:rPr>
          <w:rFonts w:ascii="Calibri Light" w:hAnsi="Calibri Light" w:cs="Arial"/>
          <w:sz w:val="18"/>
        </w:rPr>
      </w:pPr>
    </w:p>
    <w:p w14:paraId="63546C13" w14:textId="2F33CCF7" w:rsidR="00CF01E1" w:rsidRDefault="00EE0275" w:rsidP="00EE0275">
      <w:pPr>
        <w:pStyle w:val="Heading2TextBulleted"/>
        <w:numPr>
          <w:ilvl w:val="0"/>
          <w:numId w:val="0"/>
        </w:numPr>
        <w:ind w:left="1080"/>
        <w:rPr>
          <w:rFonts w:ascii="Calibri Light" w:hAnsi="Calibri Light" w:cs="Arial"/>
          <w:sz w:val="18"/>
        </w:rPr>
      </w:pPr>
      <w:r>
        <w:rPr>
          <w:rFonts w:ascii="Calibri Light" w:hAnsi="Calibri Light" w:cs="Arial"/>
          <w:sz w:val="18"/>
        </w:rPr>
        <w:t>To generate a manual correspondence, user</w:t>
      </w:r>
      <w:r w:rsidR="00A117DE">
        <w:rPr>
          <w:rFonts w:ascii="Calibri Light" w:hAnsi="Calibri Light" w:cs="Arial"/>
          <w:sz w:val="18"/>
        </w:rPr>
        <w:t>s</w:t>
      </w:r>
      <w:r>
        <w:rPr>
          <w:rFonts w:ascii="Calibri Light" w:hAnsi="Calibri Light" w:cs="Arial"/>
          <w:sz w:val="18"/>
        </w:rPr>
        <w:t xml:space="preserve"> will login </w:t>
      </w:r>
      <w:r w:rsidR="00615D8B">
        <w:rPr>
          <w:rFonts w:ascii="Calibri Light" w:hAnsi="Calibri Light" w:cs="Arial"/>
          <w:sz w:val="18"/>
        </w:rPr>
        <w:t xml:space="preserve">to </w:t>
      </w:r>
      <w:r w:rsidR="000C42FE">
        <w:rPr>
          <w:rFonts w:ascii="Calibri Light" w:hAnsi="Calibri Light" w:cs="Arial"/>
          <w:sz w:val="18"/>
        </w:rPr>
        <w:t xml:space="preserve">the </w:t>
      </w:r>
      <w:r w:rsidR="005F435D">
        <w:rPr>
          <w:rFonts w:ascii="Calibri Light" w:hAnsi="Calibri Light" w:cs="Arial"/>
          <w:sz w:val="18"/>
        </w:rPr>
        <w:t xml:space="preserve">OpenText screen via </w:t>
      </w:r>
      <w:r w:rsidR="00CF01E1">
        <w:rPr>
          <w:rFonts w:ascii="Calibri Light" w:hAnsi="Calibri Light" w:cs="Arial"/>
          <w:sz w:val="18"/>
        </w:rPr>
        <w:t>Hy</w:t>
      </w:r>
      <w:r w:rsidR="005F435D">
        <w:rPr>
          <w:rFonts w:ascii="Calibri Light" w:hAnsi="Calibri Light" w:cs="Arial"/>
          <w:sz w:val="18"/>
        </w:rPr>
        <w:t>b</w:t>
      </w:r>
      <w:r w:rsidR="00CF01E1">
        <w:rPr>
          <w:rFonts w:ascii="Calibri Light" w:hAnsi="Calibri Light" w:cs="Arial"/>
          <w:sz w:val="18"/>
        </w:rPr>
        <w:t xml:space="preserve">ris C4C </w:t>
      </w:r>
      <w:r w:rsidR="00447254">
        <w:rPr>
          <w:rFonts w:ascii="Calibri Light" w:hAnsi="Calibri Light" w:cs="Arial"/>
          <w:sz w:val="18"/>
        </w:rPr>
        <w:t>Mashup</w:t>
      </w:r>
      <w:r w:rsidR="00CF01E1">
        <w:rPr>
          <w:rFonts w:ascii="Calibri Light" w:hAnsi="Calibri Light" w:cs="Arial"/>
          <w:sz w:val="18"/>
        </w:rPr>
        <w:t xml:space="preserve">. User will select the correspondence from </w:t>
      </w:r>
      <w:r w:rsidR="000119B9">
        <w:rPr>
          <w:rFonts w:ascii="Calibri Light" w:hAnsi="Calibri Light" w:cs="Arial"/>
          <w:sz w:val="18"/>
        </w:rPr>
        <w:t>a</w:t>
      </w:r>
      <w:r w:rsidR="00CF01E1">
        <w:rPr>
          <w:rFonts w:ascii="Calibri Light" w:hAnsi="Calibri Light" w:cs="Arial"/>
          <w:sz w:val="18"/>
        </w:rPr>
        <w:t xml:space="preserve"> drop down list. Empower Editor will </w:t>
      </w:r>
      <w:r w:rsidR="000119B9">
        <w:rPr>
          <w:rFonts w:ascii="Calibri Light" w:hAnsi="Calibri Light" w:cs="Arial"/>
          <w:sz w:val="18"/>
        </w:rPr>
        <w:t xml:space="preserve">retreive </w:t>
      </w:r>
      <w:r w:rsidR="00CF01E1">
        <w:rPr>
          <w:rFonts w:ascii="Calibri Light" w:hAnsi="Calibri Light" w:cs="Arial"/>
          <w:sz w:val="18"/>
        </w:rPr>
        <w:t xml:space="preserve">the </w:t>
      </w:r>
      <w:r w:rsidR="000119B9">
        <w:rPr>
          <w:rFonts w:ascii="Calibri Light" w:hAnsi="Calibri Light" w:cs="Arial"/>
          <w:sz w:val="18"/>
        </w:rPr>
        <w:t xml:space="preserve">predefined OpenText template where the content of the correspondence will be pulled to </w:t>
      </w:r>
      <w:r w:rsidR="000C42FE">
        <w:rPr>
          <w:rFonts w:ascii="Calibri Light" w:hAnsi="Calibri Light" w:cs="Arial"/>
          <w:sz w:val="18"/>
        </w:rPr>
        <w:t xml:space="preserve">compose </w:t>
      </w:r>
      <w:r w:rsidR="000119B9">
        <w:rPr>
          <w:rFonts w:ascii="Calibri Light" w:hAnsi="Calibri Light" w:cs="Arial"/>
          <w:sz w:val="18"/>
        </w:rPr>
        <w:t xml:space="preserve">the correspondence. Empower Editor will also </w:t>
      </w:r>
      <w:r w:rsidR="00615D8B">
        <w:rPr>
          <w:rFonts w:ascii="Calibri Light" w:hAnsi="Calibri Light" w:cs="Arial"/>
          <w:sz w:val="18"/>
        </w:rPr>
        <w:t>extract</w:t>
      </w:r>
      <w:r w:rsidR="000119B9">
        <w:rPr>
          <w:rFonts w:ascii="Calibri Light" w:hAnsi="Calibri Light" w:cs="Arial"/>
          <w:sz w:val="18"/>
        </w:rPr>
        <w:t xml:space="preserve"> </w:t>
      </w:r>
      <w:r w:rsidR="00CF01E1">
        <w:rPr>
          <w:rFonts w:ascii="Calibri Light" w:hAnsi="Calibri Light" w:cs="Arial"/>
          <w:sz w:val="18"/>
        </w:rPr>
        <w:t xml:space="preserve">S/4HANA data </w:t>
      </w:r>
      <w:r w:rsidR="000119B9">
        <w:rPr>
          <w:rFonts w:ascii="Calibri Light" w:hAnsi="Calibri Light" w:cs="Arial"/>
          <w:sz w:val="18"/>
        </w:rPr>
        <w:t>such as BP #, Contract Account #, Contract #</w:t>
      </w:r>
      <w:r w:rsidR="000C42FE">
        <w:rPr>
          <w:rFonts w:ascii="Calibri Light" w:hAnsi="Calibri Light" w:cs="Arial"/>
          <w:sz w:val="18"/>
        </w:rPr>
        <w:t xml:space="preserve"> and the</w:t>
      </w:r>
      <w:r w:rsidR="000119B9">
        <w:rPr>
          <w:rFonts w:ascii="Calibri Light" w:hAnsi="Calibri Light" w:cs="Arial"/>
          <w:sz w:val="18"/>
        </w:rPr>
        <w:t xml:space="preserve"> </w:t>
      </w:r>
      <w:r w:rsidR="00AB48E7">
        <w:rPr>
          <w:rFonts w:ascii="Calibri Light" w:hAnsi="Calibri Light" w:cs="Arial"/>
          <w:sz w:val="18"/>
        </w:rPr>
        <w:t>BP</w:t>
      </w:r>
      <w:r w:rsidR="000C42FE">
        <w:rPr>
          <w:rFonts w:ascii="Calibri Light" w:hAnsi="Calibri Light" w:cs="Arial"/>
          <w:sz w:val="18"/>
        </w:rPr>
        <w:t>s</w:t>
      </w:r>
      <w:r w:rsidR="00FF724C">
        <w:rPr>
          <w:rFonts w:ascii="Calibri Light" w:hAnsi="Calibri Light" w:cs="Arial"/>
          <w:sz w:val="18"/>
        </w:rPr>
        <w:t xml:space="preserve"> preferred communication channel </w:t>
      </w:r>
      <w:r w:rsidR="004153F2">
        <w:rPr>
          <w:rFonts w:ascii="Calibri Light" w:hAnsi="Calibri Light" w:cs="Arial"/>
          <w:sz w:val="18"/>
        </w:rPr>
        <w:t>such as</w:t>
      </w:r>
      <w:r w:rsidR="008B1235">
        <w:rPr>
          <w:rFonts w:ascii="Calibri Light" w:hAnsi="Calibri Light" w:cs="Arial"/>
          <w:sz w:val="18"/>
        </w:rPr>
        <w:t xml:space="preserve"> email, voice, SMS, TTY or U.S. mail and associated contact information such as email address, phone number and mailing address.  </w:t>
      </w:r>
      <w:r w:rsidR="00D83783">
        <w:rPr>
          <w:rFonts w:ascii="Calibri Light" w:hAnsi="Calibri Light" w:cs="Arial"/>
          <w:sz w:val="18"/>
        </w:rPr>
        <w:t xml:space="preserve">If the BP preferred communication channel is email, voice call, SMS or TTY, OpenText will push the data to Nuance using </w:t>
      </w:r>
      <w:r w:rsidR="00D83783" w:rsidRPr="00D83783">
        <w:rPr>
          <w:rFonts w:ascii="Calibri Light" w:hAnsi="Calibri Light" w:cs="Arial"/>
          <w:i/>
          <w:sz w:val="18"/>
        </w:rPr>
        <w:t>I-CIM-CS-11 - Interface to send Notification from OpenText to Nuance</w:t>
      </w:r>
      <w:r w:rsidR="00D83783">
        <w:rPr>
          <w:rFonts w:ascii="Calibri Light" w:hAnsi="Calibri Light" w:cs="Arial"/>
          <w:sz w:val="18"/>
        </w:rPr>
        <w:t xml:space="preserve">. </w:t>
      </w:r>
      <w:r w:rsidR="008B1235">
        <w:rPr>
          <w:rFonts w:ascii="Calibri Light" w:hAnsi="Calibri Light" w:cs="Arial"/>
          <w:sz w:val="18"/>
        </w:rPr>
        <w:t>Other information may include the Contract Account account balance and other information</w:t>
      </w:r>
      <w:r w:rsidR="000119B9">
        <w:rPr>
          <w:rFonts w:ascii="Calibri Light" w:hAnsi="Calibri Light" w:cs="Arial"/>
          <w:sz w:val="18"/>
        </w:rPr>
        <w:t xml:space="preserve"> depending on the data elements identified for the correspondence</w:t>
      </w:r>
      <w:r w:rsidR="003F52B8">
        <w:rPr>
          <w:rFonts w:ascii="Calibri Light" w:hAnsi="Calibri Light" w:cs="Arial"/>
          <w:sz w:val="18"/>
        </w:rPr>
        <w:t xml:space="preserve"> using </w:t>
      </w:r>
      <w:r w:rsidR="003F52B8" w:rsidRPr="003F52B8">
        <w:rPr>
          <w:rFonts w:ascii="Calibri Light" w:hAnsi="Calibri Light" w:cs="Arial"/>
          <w:i/>
          <w:sz w:val="18"/>
        </w:rPr>
        <w:t>E-CIM-CS-11 Passing SAP data to Outbound Correspondence Tool</w:t>
      </w:r>
      <w:r w:rsidR="000119B9">
        <w:rPr>
          <w:rFonts w:ascii="Calibri Light" w:hAnsi="Calibri Light" w:cs="Arial"/>
          <w:sz w:val="18"/>
        </w:rPr>
        <w:t xml:space="preserve">. The data elements and content of the correspondence is documented in </w:t>
      </w:r>
      <w:r w:rsidR="00FF724C">
        <w:rPr>
          <w:rFonts w:ascii="Calibri Light" w:hAnsi="Calibri Light" w:cs="Arial"/>
          <w:sz w:val="18"/>
        </w:rPr>
        <w:t>each correspondence</w:t>
      </w:r>
      <w:r w:rsidR="000119B9">
        <w:rPr>
          <w:rFonts w:ascii="Calibri Light" w:hAnsi="Calibri Light" w:cs="Arial"/>
          <w:sz w:val="18"/>
        </w:rPr>
        <w:t xml:space="preserve"> Functional Specification.</w:t>
      </w:r>
    </w:p>
    <w:p w14:paraId="7F654670" w14:textId="76277867" w:rsidR="00FF724C" w:rsidRDefault="00FF724C" w:rsidP="00EE0275">
      <w:pPr>
        <w:pStyle w:val="Heading2TextBulleted"/>
        <w:numPr>
          <w:ilvl w:val="0"/>
          <w:numId w:val="0"/>
        </w:numPr>
        <w:ind w:left="1080"/>
        <w:rPr>
          <w:rFonts w:ascii="Calibri Light" w:hAnsi="Calibri Light" w:cs="Arial"/>
          <w:sz w:val="18"/>
        </w:rPr>
      </w:pPr>
      <w:r>
        <w:rPr>
          <w:rFonts w:ascii="Calibri Light" w:hAnsi="Calibri Light" w:cs="Arial"/>
          <w:sz w:val="18"/>
        </w:rPr>
        <w:t xml:space="preserve">After the user has selected the correspondence, </w:t>
      </w:r>
      <w:r w:rsidR="00A117DE">
        <w:rPr>
          <w:rFonts w:ascii="Calibri Light" w:hAnsi="Calibri Light" w:cs="Arial"/>
          <w:sz w:val="18"/>
        </w:rPr>
        <w:t xml:space="preserve">the </w:t>
      </w:r>
      <w:r>
        <w:rPr>
          <w:rFonts w:ascii="Calibri Light" w:hAnsi="Calibri Light" w:cs="Arial"/>
          <w:sz w:val="18"/>
        </w:rPr>
        <w:t xml:space="preserve">user will be prompted </w:t>
      </w:r>
      <w:r w:rsidR="003F6557">
        <w:rPr>
          <w:rFonts w:ascii="Calibri Light" w:hAnsi="Calibri Light" w:cs="Arial"/>
          <w:sz w:val="18"/>
        </w:rPr>
        <w:t xml:space="preserve">to select </w:t>
      </w:r>
      <w:r>
        <w:rPr>
          <w:rFonts w:ascii="Calibri Light" w:hAnsi="Calibri Light" w:cs="Arial"/>
          <w:sz w:val="18"/>
        </w:rPr>
        <w:t>information such</w:t>
      </w:r>
      <w:r w:rsidR="00123664">
        <w:rPr>
          <w:rFonts w:ascii="Calibri Light" w:hAnsi="Calibri Light" w:cs="Arial"/>
          <w:sz w:val="18"/>
        </w:rPr>
        <w:t xml:space="preserve"> as</w:t>
      </w:r>
      <w:r>
        <w:rPr>
          <w:rFonts w:ascii="Calibri Light" w:hAnsi="Calibri Light" w:cs="Arial"/>
          <w:sz w:val="18"/>
        </w:rPr>
        <w:t>:</w:t>
      </w:r>
    </w:p>
    <w:p w14:paraId="0C29B5E7" w14:textId="31B1B397" w:rsidR="00FF724C" w:rsidRDefault="000C42FE" w:rsidP="00FF724C">
      <w:pPr>
        <w:pStyle w:val="Heading2TextBulleted"/>
        <w:numPr>
          <w:ilvl w:val="1"/>
          <w:numId w:val="16"/>
        </w:numPr>
        <w:rPr>
          <w:rFonts w:ascii="Calibri Light" w:hAnsi="Calibri Light" w:cs="Arial"/>
          <w:sz w:val="18"/>
        </w:rPr>
      </w:pPr>
      <w:r>
        <w:rPr>
          <w:rFonts w:ascii="Calibri Light" w:hAnsi="Calibri Light" w:cs="Arial"/>
          <w:sz w:val="18"/>
        </w:rPr>
        <w:t>Preferred communication c</w:t>
      </w:r>
      <w:r w:rsidR="00FF724C">
        <w:rPr>
          <w:rFonts w:ascii="Calibri Light" w:hAnsi="Calibri Light" w:cs="Arial"/>
          <w:sz w:val="18"/>
        </w:rPr>
        <w:t xml:space="preserve">hannel to send correspondence. </w:t>
      </w:r>
      <w:r>
        <w:rPr>
          <w:rFonts w:ascii="Calibri Light" w:hAnsi="Calibri Light" w:cs="Arial"/>
          <w:sz w:val="18"/>
        </w:rPr>
        <w:t xml:space="preserve">The </w:t>
      </w:r>
      <w:r w:rsidR="00AB48E7">
        <w:rPr>
          <w:rFonts w:ascii="Calibri Light" w:hAnsi="Calibri Light" w:cs="Arial"/>
          <w:sz w:val="18"/>
        </w:rPr>
        <w:t>BP</w:t>
      </w:r>
      <w:r>
        <w:rPr>
          <w:rFonts w:ascii="Calibri Light" w:hAnsi="Calibri Light" w:cs="Arial"/>
          <w:sz w:val="18"/>
        </w:rPr>
        <w:t>s</w:t>
      </w:r>
      <w:r w:rsidR="00FF724C">
        <w:rPr>
          <w:rFonts w:ascii="Calibri Light" w:hAnsi="Calibri Light" w:cs="Arial"/>
          <w:sz w:val="18"/>
        </w:rPr>
        <w:t xml:space="preserve"> preferred communication channel is defauled but </w:t>
      </w:r>
      <w:r>
        <w:rPr>
          <w:rFonts w:ascii="Calibri Light" w:hAnsi="Calibri Light" w:cs="Arial"/>
          <w:sz w:val="18"/>
        </w:rPr>
        <w:t xml:space="preserve">the </w:t>
      </w:r>
      <w:r w:rsidR="0035130D">
        <w:rPr>
          <w:rFonts w:ascii="Calibri Light" w:hAnsi="Calibri Light" w:cs="Arial"/>
          <w:sz w:val="18"/>
        </w:rPr>
        <w:t xml:space="preserve">user is able to </w:t>
      </w:r>
      <w:r>
        <w:rPr>
          <w:rFonts w:ascii="Calibri Light" w:hAnsi="Calibri Light" w:cs="Arial"/>
          <w:sz w:val="18"/>
        </w:rPr>
        <w:t xml:space="preserve">override </w:t>
      </w:r>
      <w:r w:rsidR="0035130D">
        <w:rPr>
          <w:rFonts w:ascii="Calibri Light" w:hAnsi="Calibri Light" w:cs="Arial"/>
          <w:sz w:val="18"/>
        </w:rPr>
        <w:t>the defaul</w:t>
      </w:r>
      <w:r w:rsidR="000460C3">
        <w:rPr>
          <w:rFonts w:ascii="Calibri Light" w:hAnsi="Calibri Light" w:cs="Arial"/>
          <w:sz w:val="18"/>
        </w:rPr>
        <w:t>t</w:t>
      </w:r>
      <w:r w:rsidR="0035130D">
        <w:rPr>
          <w:rFonts w:ascii="Calibri Light" w:hAnsi="Calibri Light" w:cs="Arial"/>
          <w:sz w:val="18"/>
        </w:rPr>
        <w:t xml:space="preserve"> channel</w:t>
      </w:r>
      <w:r w:rsidR="00AE1FD2">
        <w:rPr>
          <w:rFonts w:ascii="Calibri Light" w:hAnsi="Calibri Light" w:cs="Arial"/>
          <w:sz w:val="18"/>
        </w:rPr>
        <w:t xml:space="preserve">. </w:t>
      </w:r>
      <w:r>
        <w:rPr>
          <w:rFonts w:ascii="Calibri Light" w:hAnsi="Calibri Light" w:cs="Arial"/>
          <w:sz w:val="18"/>
        </w:rPr>
        <w:t>However, t</w:t>
      </w:r>
      <w:r w:rsidR="00AE1FD2">
        <w:rPr>
          <w:rFonts w:ascii="Calibri Light" w:hAnsi="Calibri Light" w:cs="Arial"/>
          <w:sz w:val="18"/>
        </w:rPr>
        <w:t xml:space="preserve">his action does </w:t>
      </w:r>
      <w:r w:rsidR="00FC5459">
        <w:rPr>
          <w:rFonts w:ascii="Calibri Light" w:hAnsi="Calibri Light" w:cs="Arial"/>
          <w:sz w:val="18"/>
        </w:rPr>
        <w:t xml:space="preserve">not </w:t>
      </w:r>
      <w:r w:rsidR="009525FD">
        <w:rPr>
          <w:rFonts w:ascii="Calibri Light" w:hAnsi="Calibri Light" w:cs="Arial"/>
          <w:sz w:val="18"/>
        </w:rPr>
        <w:t>update</w:t>
      </w:r>
      <w:r w:rsidR="00AE1FD2">
        <w:rPr>
          <w:rFonts w:ascii="Calibri Light" w:hAnsi="Calibri Light" w:cs="Arial"/>
          <w:sz w:val="18"/>
        </w:rPr>
        <w:t xml:space="preserve"> the </w:t>
      </w:r>
      <w:r w:rsidR="00AB48E7">
        <w:rPr>
          <w:rFonts w:ascii="Calibri Light" w:hAnsi="Calibri Light" w:cs="Arial"/>
          <w:sz w:val="18"/>
        </w:rPr>
        <w:t>BP</w:t>
      </w:r>
      <w:r w:rsidR="00AE1FD2">
        <w:rPr>
          <w:rFonts w:ascii="Calibri Light" w:hAnsi="Calibri Light" w:cs="Arial"/>
          <w:sz w:val="18"/>
        </w:rPr>
        <w:t xml:space="preserve"> preferred communication channel that </w:t>
      </w:r>
      <w:r>
        <w:rPr>
          <w:rFonts w:ascii="Calibri Light" w:hAnsi="Calibri Light" w:cs="Arial"/>
          <w:sz w:val="18"/>
        </w:rPr>
        <w:t xml:space="preserve">was initially </w:t>
      </w:r>
      <w:r w:rsidR="00AE1FD2">
        <w:rPr>
          <w:rFonts w:ascii="Calibri Light" w:hAnsi="Calibri Light" w:cs="Arial"/>
          <w:sz w:val="18"/>
        </w:rPr>
        <w:t xml:space="preserve">setup in </w:t>
      </w:r>
      <w:r w:rsidR="00AB48E7">
        <w:rPr>
          <w:rFonts w:ascii="Calibri Light" w:hAnsi="Calibri Light" w:cs="Arial"/>
          <w:sz w:val="18"/>
        </w:rPr>
        <w:t>BP</w:t>
      </w:r>
      <w:r w:rsidR="00AE1FD2">
        <w:rPr>
          <w:rFonts w:ascii="Calibri Light" w:hAnsi="Calibri Light" w:cs="Arial"/>
          <w:sz w:val="18"/>
        </w:rPr>
        <w:t xml:space="preserve"> preference</w:t>
      </w:r>
      <w:r>
        <w:rPr>
          <w:rFonts w:ascii="Calibri Light" w:hAnsi="Calibri Light" w:cs="Arial"/>
          <w:sz w:val="18"/>
        </w:rPr>
        <w:t>s</w:t>
      </w:r>
      <w:r w:rsidR="00AE1FD2">
        <w:rPr>
          <w:rFonts w:ascii="Calibri Light" w:hAnsi="Calibri Light" w:cs="Arial"/>
          <w:sz w:val="18"/>
        </w:rPr>
        <w:t>.</w:t>
      </w:r>
    </w:p>
    <w:p w14:paraId="7D02BF46" w14:textId="7EE79C51" w:rsidR="0035130D" w:rsidRDefault="0035130D" w:rsidP="00FF724C">
      <w:pPr>
        <w:pStyle w:val="Heading2TextBulleted"/>
        <w:numPr>
          <w:ilvl w:val="1"/>
          <w:numId w:val="16"/>
        </w:numPr>
        <w:rPr>
          <w:rFonts w:ascii="Calibri Light" w:hAnsi="Calibri Light" w:cs="Arial"/>
          <w:sz w:val="18"/>
        </w:rPr>
      </w:pPr>
      <w:r>
        <w:rPr>
          <w:rFonts w:ascii="Calibri Light" w:hAnsi="Calibri Light" w:cs="Arial"/>
          <w:sz w:val="18"/>
        </w:rPr>
        <w:t>Conta</w:t>
      </w:r>
      <w:r w:rsidR="00C02279">
        <w:rPr>
          <w:rFonts w:ascii="Calibri Light" w:hAnsi="Calibri Light" w:cs="Arial"/>
          <w:sz w:val="18"/>
        </w:rPr>
        <w:t xml:space="preserve">ct information such as email </w:t>
      </w:r>
      <w:r w:rsidR="000C42FE">
        <w:rPr>
          <w:rFonts w:ascii="Calibri Light" w:hAnsi="Calibri Light" w:cs="Arial"/>
          <w:sz w:val="18"/>
        </w:rPr>
        <w:t xml:space="preserve">ID </w:t>
      </w:r>
      <w:r w:rsidR="00C02279">
        <w:rPr>
          <w:rFonts w:ascii="Calibri Light" w:hAnsi="Calibri Light" w:cs="Arial"/>
          <w:sz w:val="18"/>
        </w:rPr>
        <w:t>and</w:t>
      </w:r>
      <w:r>
        <w:rPr>
          <w:rFonts w:ascii="Calibri Light" w:hAnsi="Calibri Light" w:cs="Arial"/>
          <w:sz w:val="18"/>
        </w:rPr>
        <w:t xml:space="preserve"> mobile phone</w:t>
      </w:r>
      <w:r w:rsidR="00C02279">
        <w:rPr>
          <w:rFonts w:ascii="Calibri Light" w:hAnsi="Calibri Light" w:cs="Arial"/>
          <w:sz w:val="18"/>
        </w:rPr>
        <w:t xml:space="preserve">. The user is able to </w:t>
      </w:r>
      <w:r w:rsidR="00D053B5">
        <w:rPr>
          <w:rFonts w:ascii="Calibri Light" w:hAnsi="Calibri Light" w:cs="Arial"/>
          <w:sz w:val="18"/>
        </w:rPr>
        <w:t>over</w:t>
      </w:r>
      <w:r w:rsidR="009E3461">
        <w:rPr>
          <w:rFonts w:ascii="Calibri Light" w:hAnsi="Calibri Light" w:cs="Arial"/>
          <w:sz w:val="18"/>
        </w:rPr>
        <w:t>write</w:t>
      </w:r>
      <w:r w:rsidR="00D053B5">
        <w:rPr>
          <w:rFonts w:ascii="Calibri Light" w:hAnsi="Calibri Light" w:cs="Arial"/>
          <w:sz w:val="18"/>
        </w:rPr>
        <w:t xml:space="preserve"> </w:t>
      </w:r>
      <w:r w:rsidR="00C02279">
        <w:rPr>
          <w:rFonts w:ascii="Calibri Light" w:hAnsi="Calibri Light" w:cs="Arial"/>
          <w:sz w:val="18"/>
        </w:rPr>
        <w:t>the contact information.</w:t>
      </w:r>
      <w:r w:rsidR="00E61CCC">
        <w:rPr>
          <w:rFonts w:ascii="Calibri Light" w:hAnsi="Calibri Light" w:cs="Arial"/>
          <w:sz w:val="18"/>
        </w:rPr>
        <w:t xml:space="preserve"> If the </w:t>
      </w:r>
      <w:r w:rsidR="00AB48E7">
        <w:rPr>
          <w:rFonts w:ascii="Calibri Light" w:hAnsi="Calibri Light" w:cs="Arial"/>
          <w:sz w:val="18"/>
        </w:rPr>
        <w:t>BP</w:t>
      </w:r>
      <w:r w:rsidR="00E61CCC">
        <w:rPr>
          <w:rFonts w:ascii="Calibri Light" w:hAnsi="Calibri Light" w:cs="Arial"/>
          <w:sz w:val="18"/>
        </w:rPr>
        <w:t xml:space="preserve"> contact information is marked ‘Do No Use’ due to </w:t>
      </w:r>
      <w:r w:rsidR="00AB48E7">
        <w:rPr>
          <w:rFonts w:ascii="Calibri Light" w:hAnsi="Calibri Light" w:cs="Arial"/>
          <w:sz w:val="18"/>
        </w:rPr>
        <w:t>BP</w:t>
      </w:r>
      <w:r w:rsidR="00CF109F">
        <w:rPr>
          <w:rFonts w:ascii="Calibri Light" w:hAnsi="Calibri Light" w:cs="Arial"/>
          <w:sz w:val="18"/>
        </w:rPr>
        <w:t xml:space="preserve"> request</w:t>
      </w:r>
      <w:r w:rsidR="00E61CCC">
        <w:rPr>
          <w:rFonts w:ascii="Calibri Light" w:hAnsi="Calibri Light" w:cs="Arial"/>
          <w:sz w:val="18"/>
        </w:rPr>
        <w:t>, an error message will be shown on Empower Editor to alert user to choose a different communication channel.</w:t>
      </w:r>
    </w:p>
    <w:p w14:paraId="1CA8EC92" w14:textId="1664BF5F" w:rsidR="0035130D" w:rsidRDefault="00C02279" w:rsidP="00C02279">
      <w:pPr>
        <w:pStyle w:val="Heading2TextBulleted"/>
        <w:numPr>
          <w:ilvl w:val="0"/>
          <w:numId w:val="0"/>
        </w:numPr>
        <w:ind w:left="1080"/>
        <w:rPr>
          <w:rFonts w:ascii="Calibri Light" w:hAnsi="Calibri Light" w:cs="Arial"/>
          <w:sz w:val="18"/>
        </w:rPr>
      </w:pPr>
      <w:r>
        <w:rPr>
          <w:rFonts w:ascii="Calibri Light" w:hAnsi="Calibri Light" w:cs="Arial"/>
          <w:sz w:val="18"/>
        </w:rPr>
        <w:t xml:space="preserve">Before the correspondence is submitted and </w:t>
      </w:r>
      <w:r w:rsidR="0067726F">
        <w:rPr>
          <w:rFonts w:ascii="Calibri Light" w:hAnsi="Calibri Light" w:cs="Arial"/>
          <w:sz w:val="18"/>
        </w:rPr>
        <w:t xml:space="preserve">sent </w:t>
      </w:r>
      <w:r>
        <w:rPr>
          <w:rFonts w:ascii="Calibri Light" w:hAnsi="Calibri Light" w:cs="Arial"/>
          <w:sz w:val="18"/>
        </w:rPr>
        <w:t xml:space="preserve">to </w:t>
      </w:r>
      <w:r w:rsidR="002D5E5E">
        <w:rPr>
          <w:rFonts w:ascii="Calibri Light" w:hAnsi="Calibri Light" w:cs="Arial"/>
          <w:sz w:val="18"/>
        </w:rPr>
        <w:t xml:space="preserve">the </w:t>
      </w:r>
      <w:r w:rsidR="00AB48E7">
        <w:rPr>
          <w:rFonts w:ascii="Calibri Light" w:hAnsi="Calibri Light" w:cs="Arial"/>
          <w:sz w:val="18"/>
        </w:rPr>
        <w:t>BP</w:t>
      </w:r>
      <w:r>
        <w:rPr>
          <w:rFonts w:ascii="Calibri Light" w:hAnsi="Calibri Light" w:cs="Arial"/>
          <w:sz w:val="18"/>
        </w:rPr>
        <w:t xml:space="preserve">, the user </w:t>
      </w:r>
      <w:r w:rsidR="0067726F">
        <w:rPr>
          <w:rFonts w:ascii="Calibri Light" w:hAnsi="Calibri Light" w:cs="Arial"/>
          <w:sz w:val="18"/>
        </w:rPr>
        <w:t xml:space="preserve">will perform the following actions </w:t>
      </w:r>
      <w:r>
        <w:rPr>
          <w:rFonts w:ascii="Calibri Light" w:hAnsi="Calibri Light" w:cs="Arial"/>
          <w:sz w:val="18"/>
        </w:rPr>
        <w:t>in Empower Editor:</w:t>
      </w:r>
    </w:p>
    <w:p w14:paraId="7EC7EF17" w14:textId="7319A4C3" w:rsidR="00C02279" w:rsidRDefault="00C02279" w:rsidP="00C02279">
      <w:pPr>
        <w:pStyle w:val="Heading2TextBulleted"/>
        <w:numPr>
          <w:ilvl w:val="1"/>
          <w:numId w:val="16"/>
        </w:numPr>
        <w:rPr>
          <w:rFonts w:ascii="Calibri Light" w:hAnsi="Calibri Light" w:cs="Arial"/>
          <w:sz w:val="18"/>
        </w:rPr>
      </w:pPr>
      <w:r>
        <w:rPr>
          <w:rFonts w:ascii="Calibri Light" w:hAnsi="Calibri Light" w:cs="Arial"/>
          <w:sz w:val="18"/>
        </w:rPr>
        <w:lastRenderedPageBreak/>
        <w:t xml:space="preserve">Preview the correspondence. A mock up screen can be seen in Figure </w:t>
      </w:r>
      <w:r w:rsidR="00FC7B26">
        <w:rPr>
          <w:rFonts w:ascii="Calibri Light" w:hAnsi="Calibri Light" w:cs="Arial"/>
          <w:sz w:val="18"/>
        </w:rPr>
        <w:t>5</w:t>
      </w:r>
      <w:r>
        <w:rPr>
          <w:rFonts w:ascii="Calibri Light" w:hAnsi="Calibri Light" w:cs="Arial"/>
          <w:sz w:val="18"/>
        </w:rPr>
        <w:t>.</w:t>
      </w:r>
    </w:p>
    <w:p w14:paraId="1A1EDC6B" w14:textId="25744310" w:rsidR="00C02279" w:rsidRDefault="00C02279" w:rsidP="00123664">
      <w:pPr>
        <w:pStyle w:val="Heading2TextBulleted"/>
        <w:numPr>
          <w:ilvl w:val="1"/>
          <w:numId w:val="16"/>
        </w:numPr>
        <w:rPr>
          <w:rFonts w:ascii="Calibri Light" w:hAnsi="Calibri Light" w:cs="Arial"/>
          <w:sz w:val="18"/>
        </w:rPr>
      </w:pPr>
      <w:r>
        <w:rPr>
          <w:rFonts w:ascii="Calibri Light" w:hAnsi="Calibri Light" w:cs="Arial"/>
          <w:sz w:val="18"/>
        </w:rPr>
        <w:t xml:space="preserve">Add, edit or delete </w:t>
      </w:r>
      <w:r w:rsidR="00123664">
        <w:rPr>
          <w:rFonts w:ascii="Calibri Light" w:hAnsi="Calibri Light" w:cs="Arial"/>
          <w:sz w:val="18"/>
        </w:rPr>
        <w:t>a</w:t>
      </w:r>
      <w:r>
        <w:rPr>
          <w:rFonts w:ascii="Calibri Light" w:hAnsi="Calibri Light" w:cs="Arial"/>
          <w:sz w:val="18"/>
        </w:rPr>
        <w:t xml:space="preserve"> paragraph of the correspondence content. This needs to be predefined and will be documented in the Functional Specification</w:t>
      </w:r>
    </w:p>
    <w:p w14:paraId="18676239" w14:textId="77777777" w:rsidR="00FF724C" w:rsidRDefault="00FF724C" w:rsidP="00EE0275">
      <w:pPr>
        <w:ind w:left="720"/>
        <w:rPr>
          <w:rFonts w:ascii="Tahoma" w:hAnsi="Tahoma" w:cs="Arial"/>
          <w:noProof/>
          <w:color w:val="000000"/>
          <w:sz w:val="20"/>
          <w:szCs w:val="20"/>
        </w:rPr>
      </w:pPr>
    </w:p>
    <w:p w14:paraId="407BB1CC" w14:textId="61B6619A" w:rsidR="00C02279" w:rsidRDefault="00123664" w:rsidP="00123664">
      <w:pPr>
        <w:keepNext/>
        <w:ind w:left="720"/>
      </w:pPr>
      <w:r>
        <w:rPr>
          <w:noProof/>
        </w:rPr>
        <w:t xml:space="preserve">      </w:t>
      </w:r>
      <w:r w:rsidRPr="00991029">
        <w:rPr>
          <w:noProof/>
        </w:rPr>
        <w:drawing>
          <wp:inline distT="0" distB="0" distL="0" distR="0" wp14:anchorId="2CCB3B92" wp14:editId="0BB915BA">
            <wp:extent cx="4864100" cy="2066925"/>
            <wp:effectExtent l="0" t="0" r="0" b="9525"/>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4"/>
                    <a:srcRect l="15064" t="16000" r="3098"/>
                    <a:stretch/>
                  </pic:blipFill>
                  <pic:spPr bwMode="auto">
                    <a:xfrm>
                      <a:off x="0" y="0"/>
                      <a:ext cx="4864100" cy="2066925"/>
                    </a:xfrm>
                    <a:prstGeom prst="rect">
                      <a:avLst/>
                    </a:prstGeom>
                    <a:noFill/>
                    <a:ln>
                      <a:noFill/>
                    </a:ln>
                    <a:extLst>
                      <a:ext uri="{53640926-AAD7-44D8-BBD7-CCE9431645EC}">
                        <a14:shadowObscured xmlns:a14="http://schemas.microsoft.com/office/drawing/2010/main"/>
                      </a:ext>
                    </a:extLst>
                  </pic:spPr>
                </pic:pic>
              </a:graphicData>
            </a:graphic>
          </wp:inline>
        </w:drawing>
      </w:r>
    </w:p>
    <w:p w14:paraId="512FD376" w14:textId="0910C616" w:rsidR="00FF724C" w:rsidRPr="001457A5" w:rsidRDefault="00123664" w:rsidP="00123664">
      <w:pPr>
        <w:pStyle w:val="Caption"/>
        <w:ind w:left="720"/>
        <w:rPr>
          <w:rFonts w:ascii="Tahoma,Arial" w:eastAsia="Tahoma,Arial" w:hAnsi="Tahoma,Arial" w:cs="Tahoma,Arial"/>
          <w:color w:val="000000"/>
        </w:rPr>
      </w:pPr>
      <w:r>
        <w:t xml:space="preserve">      </w:t>
      </w:r>
      <w:r w:rsidR="00C02279">
        <w:t xml:space="preserve">Figure </w:t>
      </w:r>
      <w:r w:rsidR="00C02279">
        <w:fldChar w:fldCharType="begin"/>
      </w:r>
      <w:r w:rsidR="00C02279">
        <w:instrText xml:space="preserve"> SEQ Figure \* ARABIC </w:instrText>
      </w:r>
      <w:r w:rsidR="00C02279">
        <w:fldChar w:fldCharType="separate"/>
      </w:r>
      <w:r w:rsidR="00EE472A">
        <w:rPr>
          <w:noProof/>
        </w:rPr>
        <w:t>5</w:t>
      </w:r>
      <w:r w:rsidR="00C02279">
        <w:fldChar w:fldCharType="end"/>
      </w:r>
      <w:r w:rsidR="00C02279">
        <w:t>: Preview correspondence</w:t>
      </w:r>
      <w:r w:rsidR="0032663B">
        <w:t xml:space="preserve"> mock up screen</w:t>
      </w:r>
    </w:p>
    <w:p w14:paraId="58F6B6D9" w14:textId="31F3A9B6" w:rsidR="0086404E" w:rsidRDefault="0086404E" w:rsidP="00792ADD">
      <w:pPr>
        <w:pStyle w:val="Heading2TextBulleted"/>
        <w:numPr>
          <w:ilvl w:val="0"/>
          <w:numId w:val="0"/>
        </w:numPr>
        <w:rPr>
          <w:rFonts w:ascii="Calibri Light" w:hAnsi="Calibri Light" w:cs="Arial"/>
          <w:sz w:val="18"/>
        </w:rPr>
      </w:pPr>
    </w:p>
    <w:p w14:paraId="49C607C6" w14:textId="030B49CB" w:rsidR="00615D8B" w:rsidRDefault="00123664" w:rsidP="008C6203">
      <w:pPr>
        <w:pStyle w:val="Heading2TextBulleted"/>
        <w:numPr>
          <w:ilvl w:val="0"/>
          <w:numId w:val="0"/>
        </w:numPr>
        <w:ind w:left="720"/>
        <w:rPr>
          <w:rFonts w:ascii="Calibri Light" w:hAnsi="Calibri Light" w:cs="Arial"/>
          <w:sz w:val="18"/>
        </w:rPr>
      </w:pPr>
      <w:r>
        <w:rPr>
          <w:rFonts w:ascii="Calibri Light" w:hAnsi="Calibri Light" w:cs="Arial"/>
          <w:sz w:val="18"/>
        </w:rPr>
        <w:t xml:space="preserve">The user will </w:t>
      </w:r>
      <w:r w:rsidR="00340809">
        <w:rPr>
          <w:rFonts w:ascii="Calibri Light" w:hAnsi="Calibri Light" w:cs="Arial"/>
          <w:sz w:val="18"/>
        </w:rPr>
        <w:t xml:space="preserve">select </w:t>
      </w:r>
      <w:r>
        <w:rPr>
          <w:rFonts w:ascii="Calibri Light" w:hAnsi="Calibri Light" w:cs="Arial"/>
          <w:sz w:val="18"/>
        </w:rPr>
        <w:t xml:space="preserve">submit when </w:t>
      </w:r>
      <w:r w:rsidR="00AB1602">
        <w:rPr>
          <w:rFonts w:ascii="Calibri Light" w:hAnsi="Calibri Light" w:cs="Arial"/>
          <w:sz w:val="18"/>
        </w:rPr>
        <w:t xml:space="preserve">the correspondence is ready to be sent to </w:t>
      </w:r>
      <w:r w:rsidR="005032C9">
        <w:rPr>
          <w:rFonts w:ascii="Calibri Light" w:hAnsi="Calibri Light" w:cs="Arial"/>
          <w:sz w:val="18"/>
        </w:rPr>
        <w:t xml:space="preserve">the </w:t>
      </w:r>
      <w:r w:rsidR="00AB48E7">
        <w:rPr>
          <w:rFonts w:ascii="Calibri Light" w:hAnsi="Calibri Light" w:cs="Arial"/>
          <w:sz w:val="18"/>
        </w:rPr>
        <w:t>BP</w:t>
      </w:r>
      <w:r w:rsidR="00AB1602">
        <w:rPr>
          <w:rFonts w:ascii="Calibri Light" w:hAnsi="Calibri Light" w:cs="Arial"/>
          <w:sz w:val="18"/>
        </w:rPr>
        <w:t xml:space="preserve">. </w:t>
      </w:r>
      <w:r w:rsidR="005032C9">
        <w:rPr>
          <w:rFonts w:ascii="Calibri Light" w:hAnsi="Calibri Light" w:cs="Arial"/>
          <w:sz w:val="18"/>
        </w:rPr>
        <w:t xml:space="preserve">The communication server of </w:t>
      </w:r>
      <w:r w:rsidR="004239AF">
        <w:rPr>
          <w:rFonts w:ascii="Calibri Light" w:hAnsi="Calibri Light" w:cs="Arial"/>
          <w:sz w:val="18"/>
        </w:rPr>
        <w:t>OpenText</w:t>
      </w:r>
      <w:r w:rsidR="008C6203">
        <w:rPr>
          <w:rFonts w:ascii="Calibri Light" w:hAnsi="Calibri Light" w:cs="Arial"/>
          <w:sz w:val="18"/>
        </w:rPr>
        <w:t xml:space="preserve">  </w:t>
      </w:r>
      <w:r w:rsidR="005032C9">
        <w:rPr>
          <w:rFonts w:ascii="Calibri Light" w:hAnsi="Calibri Light" w:cs="Arial"/>
          <w:sz w:val="18"/>
        </w:rPr>
        <w:t xml:space="preserve">will </w:t>
      </w:r>
      <w:r w:rsidR="008C6203">
        <w:rPr>
          <w:rFonts w:ascii="Calibri Light" w:hAnsi="Calibri Light" w:cs="Arial"/>
          <w:sz w:val="18"/>
        </w:rPr>
        <w:t xml:space="preserve">send correspondence to </w:t>
      </w:r>
      <w:r w:rsidR="005032C9">
        <w:rPr>
          <w:rFonts w:ascii="Calibri Light" w:hAnsi="Calibri Light" w:cs="Arial"/>
          <w:sz w:val="18"/>
        </w:rPr>
        <w:t xml:space="preserve">the </w:t>
      </w:r>
      <w:r w:rsidR="00AB48E7">
        <w:rPr>
          <w:rFonts w:ascii="Calibri Light" w:hAnsi="Calibri Light" w:cs="Arial"/>
          <w:sz w:val="18"/>
        </w:rPr>
        <w:t>BP</w:t>
      </w:r>
      <w:r w:rsidR="006A07B2">
        <w:rPr>
          <w:rFonts w:ascii="Calibri Light" w:hAnsi="Calibri Light" w:cs="Arial"/>
          <w:sz w:val="18"/>
        </w:rPr>
        <w:t>.</w:t>
      </w:r>
      <w:r w:rsidR="00615D8B">
        <w:rPr>
          <w:rFonts w:ascii="Calibri Light" w:hAnsi="Calibri Light" w:cs="Arial"/>
          <w:sz w:val="18"/>
        </w:rPr>
        <w:t xml:space="preserve"> </w:t>
      </w:r>
    </w:p>
    <w:p w14:paraId="696B6749" w14:textId="43FAA7D2" w:rsidR="00823690" w:rsidRDefault="008C6203" w:rsidP="008C6203">
      <w:pPr>
        <w:pStyle w:val="Heading2TextBulleted"/>
        <w:numPr>
          <w:ilvl w:val="0"/>
          <w:numId w:val="0"/>
        </w:numPr>
        <w:ind w:left="720"/>
        <w:rPr>
          <w:rFonts w:ascii="Calibri Light" w:hAnsi="Calibri Light" w:cs="Arial"/>
          <w:sz w:val="18"/>
        </w:rPr>
      </w:pPr>
      <w:r>
        <w:rPr>
          <w:rFonts w:ascii="Calibri Light" w:hAnsi="Calibri Light" w:cs="Arial"/>
          <w:sz w:val="18"/>
        </w:rPr>
        <w:t xml:space="preserve">A BP Contact will be created by </w:t>
      </w:r>
      <w:r w:rsidR="004239AF">
        <w:rPr>
          <w:rFonts w:ascii="Calibri Light" w:hAnsi="Calibri Light" w:cs="Arial"/>
          <w:sz w:val="18"/>
        </w:rPr>
        <w:t>OpenText</w:t>
      </w:r>
      <w:r>
        <w:rPr>
          <w:rFonts w:ascii="Calibri Light" w:hAnsi="Calibri Light" w:cs="Arial"/>
          <w:sz w:val="18"/>
        </w:rPr>
        <w:t xml:space="preserve"> in S/4HANA automatically when correspondence is sent to </w:t>
      </w:r>
      <w:r w:rsidR="00AB48E7">
        <w:rPr>
          <w:rFonts w:ascii="Calibri Light" w:hAnsi="Calibri Light" w:cs="Arial"/>
          <w:sz w:val="18"/>
        </w:rPr>
        <w:t>BP</w:t>
      </w:r>
      <w:r>
        <w:rPr>
          <w:rFonts w:ascii="Calibri Light" w:hAnsi="Calibri Light" w:cs="Arial"/>
          <w:sz w:val="18"/>
        </w:rPr>
        <w:t>.</w:t>
      </w:r>
      <w:r w:rsidR="003F52B8">
        <w:rPr>
          <w:rFonts w:ascii="Calibri Light" w:hAnsi="Calibri Light" w:cs="Arial"/>
          <w:sz w:val="18"/>
        </w:rPr>
        <w:t xml:space="preserve"> If the correspondence requires supervisor approval</w:t>
      </w:r>
      <w:r w:rsidR="00574EA6">
        <w:rPr>
          <w:rFonts w:ascii="Calibri Light" w:hAnsi="Calibri Light" w:cs="Arial"/>
          <w:sz w:val="18"/>
        </w:rPr>
        <w:t xml:space="preserve"> (optional)</w:t>
      </w:r>
      <w:r w:rsidR="003F52B8">
        <w:rPr>
          <w:rFonts w:ascii="Calibri Light" w:hAnsi="Calibri Light" w:cs="Arial"/>
          <w:sz w:val="18"/>
        </w:rPr>
        <w:t>, a notification will be sent to the supervisor</w:t>
      </w:r>
      <w:r w:rsidR="002C1B97">
        <w:rPr>
          <w:rFonts w:ascii="Calibri Light" w:hAnsi="Calibri Light" w:cs="Arial"/>
          <w:sz w:val="18"/>
        </w:rPr>
        <w:t xml:space="preserve">’s </w:t>
      </w:r>
      <w:r w:rsidR="00533003">
        <w:rPr>
          <w:rFonts w:ascii="Calibri Light" w:hAnsi="Calibri Light" w:cs="Arial"/>
          <w:sz w:val="18"/>
        </w:rPr>
        <w:t xml:space="preserve">SCE </w:t>
      </w:r>
      <w:r w:rsidR="002C1B97">
        <w:rPr>
          <w:rFonts w:ascii="Calibri Light" w:hAnsi="Calibri Light" w:cs="Arial"/>
          <w:sz w:val="18"/>
        </w:rPr>
        <w:t xml:space="preserve">email. If the correspondence is still pending for approval after </w:t>
      </w:r>
      <w:r w:rsidR="00340809">
        <w:rPr>
          <w:rFonts w:ascii="Calibri Light" w:hAnsi="Calibri Light" w:cs="Arial"/>
          <w:sz w:val="18"/>
        </w:rPr>
        <w:t xml:space="preserve">1 </w:t>
      </w:r>
      <w:r w:rsidR="002C1B97">
        <w:rPr>
          <w:rFonts w:ascii="Calibri Light" w:hAnsi="Calibri Light" w:cs="Arial"/>
          <w:sz w:val="18"/>
        </w:rPr>
        <w:t>day</w:t>
      </w:r>
      <w:r w:rsidR="009E3461">
        <w:rPr>
          <w:rFonts w:ascii="Calibri Light" w:hAnsi="Calibri Light" w:cs="Arial"/>
          <w:sz w:val="18"/>
        </w:rPr>
        <w:t xml:space="preserve"> (configurable)</w:t>
      </w:r>
      <w:r w:rsidR="002C1B97">
        <w:rPr>
          <w:rFonts w:ascii="Calibri Light" w:hAnsi="Calibri Light" w:cs="Arial"/>
          <w:sz w:val="18"/>
        </w:rPr>
        <w:t>, an escalation notification</w:t>
      </w:r>
      <w:r w:rsidR="005032C9">
        <w:rPr>
          <w:rFonts w:ascii="Calibri Light" w:hAnsi="Calibri Light" w:cs="Arial"/>
          <w:sz w:val="18"/>
        </w:rPr>
        <w:t xml:space="preserve"> email</w:t>
      </w:r>
      <w:r w:rsidR="002C1B97">
        <w:rPr>
          <w:rFonts w:ascii="Calibri Light" w:hAnsi="Calibri Light" w:cs="Arial"/>
          <w:sz w:val="18"/>
        </w:rPr>
        <w:t xml:space="preserve"> will be sent to the next level</w:t>
      </w:r>
      <w:r w:rsidR="00533003">
        <w:rPr>
          <w:rFonts w:ascii="Calibri Light" w:hAnsi="Calibri Light" w:cs="Arial"/>
          <w:sz w:val="18"/>
        </w:rPr>
        <w:t xml:space="preserve"> </w:t>
      </w:r>
      <w:r w:rsidR="005032C9">
        <w:rPr>
          <w:rFonts w:ascii="Calibri Light" w:hAnsi="Calibri Light" w:cs="Arial"/>
          <w:sz w:val="18"/>
        </w:rPr>
        <w:t>of management</w:t>
      </w:r>
      <w:r w:rsidR="002C1B97">
        <w:rPr>
          <w:rFonts w:ascii="Calibri Light" w:hAnsi="Calibri Light" w:cs="Arial"/>
          <w:sz w:val="18"/>
        </w:rPr>
        <w:t>.</w:t>
      </w:r>
      <w:r w:rsidR="00533003">
        <w:rPr>
          <w:rFonts w:ascii="Calibri Light" w:hAnsi="Calibri Light" w:cs="Arial"/>
          <w:sz w:val="18"/>
        </w:rPr>
        <w:t xml:space="preserve"> </w:t>
      </w:r>
    </w:p>
    <w:p w14:paraId="6BC289AD" w14:textId="3993DBF8" w:rsidR="00123664" w:rsidRDefault="00823690" w:rsidP="008C6203">
      <w:pPr>
        <w:pStyle w:val="Heading2TextBulleted"/>
        <w:numPr>
          <w:ilvl w:val="0"/>
          <w:numId w:val="0"/>
        </w:numPr>
        <w:ind w:left="720"/>
        <w:rPr>
          <w:rFonts w:ascii="Calibri Light" w:hAnsi="Calibri Light" w:cs="Arial"/>
          <w:sz w:val="18"/>
        </w:rPr>
      </w:pPr>
      <w:r>
        <w:rPr>
          <w:rFonts w:ascii="Calibri Light" w:hAnsi="Calibri Light" w:cs="Arial"/>
          <w:sz w:val="18"/>
        </w:rPr>
        <w:t xml:space="preserve">The supervisor is able to edit the correspondence while approving the correspondence. If the supervisor approves the correspondence, the correspondence is sent to the </w:t>
      </w:r>
      <w:r w:rsidR="00AB48E7">
        <w:rPr>
          <w:rFonts w:ascii="Calibri Light" w:hAnsi="Calibri Light" w:cs="Arial"/>
          <w:sz w:val="18"/>
        </w:rPr>
        <w:t>BP</w:t>
      </w:r>
      <w:r>
        <w:rPr>
          <w:rFonts w:ascii="Calibri Light" w:hAnsi="Calibri Light" w:cs="Arial"/>
          <w:sz w:val="18"/>
        </w:rPr>
        <w:t>. If the supervisor rejects the correspondence, a notification is sent to creator of the notification via email</w:t>
      </w:r>
      <w:r w:rsidR="00DD67BA">
        <w:rPr>
          <w:rFonts w:ascii="Calibri Light" w:hAnsi="Calibri Light" w:cs="Arial"/>
          <w:sz w:val="18"/>
        </w:rPr>
        <w:t xml:space="preserve"> to revise the correspondence</w:t>
      </w:r>
      <w:r>
        <w:rPr>
          <w:rFonts w:ascii="Calibri Light" w:hAnsi="Calibri Light" w:cs="Arial"/>
          <w:sz w:val="18"/>
        </w:rPr>
        <w:t>.</w:t>
      </w:r>
    </w:p>
    <w:p w14:paraId="1C4F45D3" w14:textId="77777777" w:rsidR="008C6203" w:rsidRDefault="008C6203" w:rsidP="008C6203">
      <w:pPr>
        <w:pStyle w:val="Heading2TextBulleted"/>
        <w:numPr>
          <w:ilvl w:val="0"/>
          <w:numId w:val="0"/>
        </w:numPr>
        <w:ind w:left="720"/>
        <w:rPr>
          <w:rFonts w:ascii="Calibri Light" w:hAnsi="Calibri Light" w:cs="Arial"/>
          <w:sz w:val="18"/>
        </w:rPr>
      </w:pPr>
    </w:p>
    <w:p w14:paraId="1D254531" w14:textId="719BFE97" w:rsidR="008C6203" w:rsidRPr="00792ADD" w:rsidRDefault="008C6203" w:rsidP="00533003">
      <w:pPr>
        <w:pStyle w:val="Heading3"/>
        <w:keepNext/>
        <w:numPr>
          <w:ilvl w:val="2"/>
          <w:numId w:val="5"/>
        </w:numPr>
        <w:tabs>
          <w:tab w:val="left" w:pos="1440"/>
        </w:tabs>
        <w:spacing w:before="120" w:after="120"/>
        <w:ind w:left="1440" w:hanging="900"/>
        <w:rPr>
          <w:rFonts w:ascii="Calibri Light" w:eastAsia="Calibri Light" w:hAnsi="Calibri Light" w:cs="Calibri Light"/>
          <w:sz w:val="28"/>
          <w:szCs w:val="28"/>
        </w:rPr>
      </w:pPr>
      <w:bookmarkStart w:id="30" w:name="_Toc513448808"/>
      <w:r w:rsidRPr="2C33CDF8">
        <w:rPr>
          <w:rFonts w:ascii="Calibri Light" w:eastAsia="Calibri Light" w:hAnsi="Calibri Light" w:cs="Calibri Light"/>
          <w:sz w:val="28"/>
          <w:szCs w:val="28"/>
        </w:rPr>
        <w:t>Automatic Outbound Correspondence</w:t>
      </w:r>
      <w:bookmarkEnd w:id="30"/>
    </w:p>
    <w:p w14:paraId="2D703B79" w14:textId="18415299" w:rsidR="007C22E5" w:rsidRDefault="008C6203" w:rsidP="008C6203">
      <w:pPr>
        <w:pStyle w:val="Heading2TextBulleted"/>
        <w:numPr>
          <w:ilvl w:val="0"/>
          <w:numId w:val="0"/>
        </w:numPr>
        <w:ind w:left="1080"/>
        <w:rPr>
          <w:rFonts w:ascii="Calibri Light" w:hAnsi="Calibri Light" w:cs="Arial"/>
          <w:sz w:val="18"/>
        </w:rPr>
      </w:pPr>
      <w:r>
        <w:rPr>
          <w:rFonts w:ascii="Calibri Light" w:hAnsi="Calibri Light" w:cs="Arial"/>
          <w:sz w:val="18"/>
        </w:rPr>
        <w:t xml:space="preserve">Automatic outbound correspondence is generated by </w:t>
      </w:r>
      <w:r w:rsidR="001E7240">
        <w:rPr>
          <w:rFonts w:ascii="Calibri Light" w:hAnsi="Calibri Light" w:cs="Arial"/>
          <w:sz w:val="18"/>
        </w:rPr>
        <w:t xml:space="preserve">the </w:t>
      </w:r>
      <w:r>
        <w:rPr>
          <w:rFonts w:ascii="Calibri Light" w:hAnsi="Calibri Light" w:cs="Arial"/>
          <w:sz w:val="18"/>
        </w:rPr>
        <w:t>system automatically</w:t>
      </w:r>
      <w:r w:rsidR="002B5268">
        <w:rPr>
          <w:rFonts w:ascii="Calibri Light" w:hAnsi="Calibri Light" w:cs="Arial"/>
          <w:sz w:val="18"/>
        </w:rPr>
        <w:t>.</w:t>
      </w:r>
      <w:r>
        <w:rPr>
          <w:rFonts w:ascii="Calibri Light" w:hAnsi="Calibri Light" w:cs="Arial"/>
          <w:sz w:val="18"/>
        </w:rPr>
        <w:t xml:space="preserve"> The correspondence can be generated based on </w:t>
      </w:r>
      <w:r w:rsidR="002B5268">
        <w:rPr>
          <w:rFonts w:ascii="Calibri Light" w:hAnsi="Calibri Light" w:cs="Arial"/>
          <w:sz w:val="18"/>
        </w:rPr>
        <w:t xml:space="preserve">the </w:t>
      </w:r>
      <w:r>
        <w:rPr>
          <w:rFonts w:ascii="Calibri Light" w:hAnsi="Calibri Light" w:cs="Arial"/>
          <w:sz w:val="18"/>
        </w:rPr>
        <w:t>execution of a SAP transaction or a batch job that creates correspondence based on business rules</w:t>
      </w:r>
      <w:r w:rsidR="002B5268">
        <w:rPr>
          <w:rFonts w:ascii="Calibri Light" w:hAnsi="Calibri Light" w:cs="Arial"/>
          <w:sz w:val="18"/>
        </w:rPr>
        <w:t>,</w:t>
      </w:r>
      <w:r w:rsidR="006A07B2">
        <w:rPr>
          <w:rFonts w:ascii="Calibri Light" w:hAnsi="Calibri Light" w:cs="Arial"/>
          <w:sz w:val="18"/>
        </w:rPr>
        <w:t xml:space="preserve"> such as</w:t>
      </w:r>
      <w:r w:rsidR="002B5268">
        <w:rPr>
          <w:rFonts w:ascii="Calibri Light" w:hAnsi="Calibri Light" w:cs="Arial"/>
          <w:sz w:val="18"/>
        </w:rPr>
        <w:t xml:space="preserve"> a</w:t>
      </w:r>
      <w:r w:rsidR="006A07B2">
        <w:rPr>
          <w:rFonts w:ascii="Calibri Light" w:hAnsi="Calibri Light" w:cs="Arial"/>
          <w:sz w:val="18"/>
        </w:rPr>
        <w:t xml:space="preserve"> Dunning Notice</w:t>
      </w:r>
      <w:r>
        <w:rPr>
          <w:rFonts w:ascii="Calibri Light" w:hAnsi="Calibri Light" w:cs="Arial"/>
          <w:sz w:val="18"/>
        </w:rPr>
        <w:t xml:space="preserve">. </w:t>
      </w:r>
      <w:r w:rsidR="006A07B2">
        <w:rPr>
          <w:rFonts w:ascii="Calibri Light" w:hAnsi="Calibri Light" w:cs="Arial"/>
          <w:sz w:val="18"/>
        </w:rPr>
        <w:t xml:space="preserve">When an outbound correspondence is generated in S/4HANA, the data will be pushed to </w:t>
      </w:r>
      <w:r w:rsidR="004239AF">
        <w:rPr>
          <w:rFonts w:ascii="Calibri Light" w:hAnsi="Calibri Light" w:cs="Arial"/>
          <w:sz w:val="18"/>
        </w:rPr>
        <w:t>OpenText</w:t>
      </w:r>
      <w:r w:rsidR="004672BA">
        <w:rPr>
          <w:rFonts w:ascii="Calibri Light" w:hAnsi="Calibri Light" w:cs="Arial"/>
          <w:sz w:val="18"/>
        </w:rPr>
        <w:t xml:space="preserve"> (US Mail only)</w:t>
      </w:r>
      <w:r w:rsidR="006A07B2">
        <w:rPr>
          <w:rFonts w:ascii="Calibri Light" w:hAnsi="Calibri Light" w:cs="Arial"/>
          <w:sz w:val="18"/>
        </w:rPr>
        <w:t xml:space="preserve"> </w:t>
      </w:r>
      <w:r w:rsidR="00F83B7F">
        <w:rPr>
          <w:rFonts w:ascii="Calibri Light" w:hAnsi="Calibri Light" w:cs="Arial"/>
          <w:sz w:val="18"/>
        </w:rPr>
        <w:t>using</w:t>
      </w:r>
      <w:r w:rsidR="006A07B2">
        <w:rPr>
          <w:rFonts w:ascii="Calibri Light" w:hAnsi="Calibri Light" w:cs="Arial"/>
          <w:sz w:val="18"/>
        </w:rPr>
        <w:t xml:space="preserve"> XML structure</w:t>
      </w:r>
      <w:r w:rsidR="00F83B7F">
        <w:rPr>
          <w:rFonts w:ascii="Calibri Light" w:hAnsi="Calibri Light" w:cs="Arial"/>
          <w:sz w:val="18"/>
        </w:rPr>
        <w:t xml:space="preserve"> file</w:t>
      </w:r>
      <w:r w:rsidR="00A07425">
        <w:rPr>
          <w:rFonts w:ascii="Calibri Light" w:hAnsi="Calibri Light" w:cs="Arial"/>
          <w:sz w:val="18"/>
        </w:rPr>
        <w:t xml:space="preserve"> (</w:t>
      </w:r>
      <w:r w:rsidR="00A07425" w:rsidRPr="003F52B8">
        <w:rPr>
          <w:rFonts w:ascii="Calibri Light" w:hAnsi="Calibri Light" w:cs="Arial"/>
          <w:i/>
          <w:sz w:val="18"/>
        </w:rPr>
        <w:t>E-CIM-CS-11 Passing SAP data to Outbound Correspondence Tool</w:t>
      </w:r>
      <w:r w:rsidR="00A07425">
        <w:rPr>
          <w:rFonts w:ascii="Calibri Light" w:hAnsi="Calibri Light" w:cs="Arial"/>
          <w:i/>
          <w:sz w:val="18"/>
        </w:rPr>
        <w:t>)</w:t>
      </w:r>
      <w:r w:rsidR="006A07B2">
        <w:rPr>
          <w:rFonts w:ascii="Calibri Light" w:hAnsi="Calibri Light" w:cs="Arial"/>
          <w:sz w:val="18"/>
        </w:rPr>
        <w:t>. The XML structure contains all information such as Correspondence I</w:t>
      </w:r>
      <w:r w:rsidR="002B5268">
        <w:rPr>
          <w:rFonts w:ascii="Calibri Light" w:hAnsi="Calibri Light" w:cs="Arial"/>
          <w:sz w:val="18"/>
        </w:rPr>
        <w:t>D</w:t>
      </w:r>
      <w:r w:rsidR="006A07B2">
        <w:rPr>
          <w:rFonts w:ascii="Calibri Light" w:hAnsi="Calibri Light" w:cs="Arial"/>
          <w:sz w:val="18"/>
        </w:rPr>
        <w:t>, BP, Contract Account, mailing address</w:t>
      </w:r>
      <w:r w:rsidR="001E7240">
        <w:rPr>
          <w:rFonts w:ascii="Calibri Light" w:hAnsi="Calibri Light" w:cs="Arial"/>
          <w:sz w:val="18"/>
        </w:rPr>
        <w:t>,</w:t>
      </w:r>
      <w:r w:rsidR="006A07B2">
        <w:rPr>
          <w:rFonts w:ascii="Calibri Light" w:hAnsi="Calibri Light" w:cs="Arial"/>
          <w:sz w:val="18"/>
        </w:rPr>
        <w:t xml:space="preserve"> etc. </w:t>
      </w:r>
      <w:r w:rsidR="002311D4">
        <w:rPr>
          <w:rFonts w:ascii="Calibri Light" w:hAnsi="Calibri Light" w:cs="Arial"/>
          <w:sz w:val="18"/>
        </w:rPr>
        <w:t>The Functional Specification document will document the triggering process of the correspondence, layout</w:t>
      </w:r>
      <w:r w:rsidR="00BC58D9">
        <w:rPr>
          <w:rFonts w:ascii="Calibri Light" w:hAnsi="Calibri Light" w:cs="Arial"/>
          <w:sz w:val="18"/>
        </w:rPr>
        <w:t>,</w:t>
      </w:r>
      <w:r w:rsidR="002311D4">
        <w:rPr>
          <w:rFonts w:ascii="Calibri Light" w:hAnsi="Calibri Light" w:cs="Arial"/>
          <w:sz w:val="18"/>
        </w:rPr>
        <w:t xml:space="preserve"> and the data elements required for the correspondence.</w:t>
      </w:r>
      <w:r w:rsidR="007C22E5">
        <w:rPr>
          <w:rFonts w:ascii="Calibri Light" w:hAnsi="Calibri Light" w:cs="Arial"/>
          <w:sz w:val="18"/>
        </w:rPr>
        <w:t xml:space="preserve"> </w:t>
      </w:r>
    </w:p>
    <w:p w14:paraId="26B083EA" w14:textId="1F61C2ED" w:rsidR="00D61CB9" w:rsidRDefault="00D61CB9" w:rsidP="008C6203">
      <w:pPr>
        <w:pStyle w:val="Heading2TextBulleted"/>
        <w:numPr>
          <w:ilvl w:val="0"/>
          <w:numId w:val="0"/>
        </w:numPr>
        <w:ind w:left="1080"/>
        <w:rPr>
          <w:rFonts w:ascii="Calibri Light" w:hAnsi="Calibri Light" w:cs="Arial"/>
          <w:sz w:val="18"/>
        </w:rPr>
      </w:pPr>
      <w:r>
        <w:rPr>
          <w:rFonts w:ascii="Calibri Light" w:hAnsi="Calibri Light" w:cs="Arial"/>
          <w:sz w:val="18"/>
        </w:rPr>
        <w:t xml:space="preserve">Demand Response Notification generated by PP-CS-04-01 will trigger enhancement </w:t>
      </w:r>
      <w:r w:rsidR="00CA2268" w:rsidRPr="00AA4D59">
        <w:rPr>
          <w:rFonts w:ascii="Calibri Light" w:hAnsi="Calibri Light" w:cs="Arial"/>
          <w:i/>
          <w:sz w:val="18"/>
        </w:rPr>
        <w:t>CIM-CS-11 - Interface to send Notification from SAP S/4 HANA to Nuance</w:t>
      </w:r>
      <w:r w:rsidR="00D601C5">
        <w:rPr>
          <w:rFonts w:ascii="Calibri Light" w:hAnsi="Calibri Light" w:cs="Arial"/>
          <w:sz w:val="18"/>
        </w:rPr>
        <w:t xml:space="preserve"> where a file will be sent to </w:t>
      </w:r>
      <w:r w:rsidR="00CA2268">
        <w:rPr>
          <w:rFonts w:ascii="Calibri Light" w:hAnsi="Calibri Light" w:cs="Arial"/>
          <w:sz w:val="18"/>
        </w:rPr>
        <w:t>a file server</w:t>
      </w:r>
      <w:r w:rsidR="00D601C5">
        <w:rPr>
          <w:rFonts w:ascii="Calibri Light" w:hAnsi="Calibri Light" w:cs="Arial"/>
          <w:sz w:val="18"/>
        </w:rPr>
        <w:t xml:space="preserve"> and Nuance </w:t>
      </w:r>
      <w:r w:rsidR="00CA2268">
        <w:rPr>
          <w:rFonts w:ascii="Calibri Light" w:hAnsi="Calibri Light" w:cs="Arial"/>
          <w:sz w:val="18"/>
        </w:rPr>
        <w:t>will process the file and</w:t>
      </w:r>
      <w:r w:rsidR="00D601C5">
        <w:rPr>
          <w:rFonts w:ascii="Calibri Light" w:hAnsi="Calibri Light" w:cs="Arial"/>
          <w:sz w:val="18"/>
        </w:rPr>
        <w:t xml:space="preserve"> send Notifications to customer.</w:t>
      </w:r>
      <w:r w:rsidR="001B2BED">
        <w:rPr>
          <w:rFonts w:ascii="Calibri Light" w:hAnsi="Calibri Light" w:cs="Arial"/>
          <w:sz w:val="18"/>
        </w:rPr>
        <w:t xml:space="preserve"> Enhancement </w:t>
      </w:r>
      <w:r w:rsidR="001B2BED" w:rsidRPr="001B2BED">
        <w:rPr>
          <w:rFonts w:ascii="Calibri Light" w:hAnsi="Calibri Light" w:cs="Arial"/>
          <w:i/>
          <w:sz w:val="18"/>
        </w:rPr>
        <w:t>E-CIM-CS-11 Checking on Customer Preference</w:t>
      </w:r>
      <w:r w:rsidR="001B2BED">
        <w:rPr>
          <w:rFonts w:ascii="Calibri Light" w:hAnsi="Calibri Light" w:cs="Arial"/>
          <w:sz w:val="18"/>
        </w:rPr>
        <w:t xml:space="preserve"> will be triggered to obtained the customer preferred communication channel.</w:t>
      </w:r>
    </w:p>
    <w:p w14:paraId="7C42EE2A" w14:textId="7DF071E3" w:rsidR="00D601C5" w:rsidRDefault="00D601C5" w:rsidP="008C6203">
      <w:pPr>
        <w:pStyle w:val="Heading2TextBulleted"/>
        <w:numPr>
          <w:ilvl w:val="0"/>
          <w:numId w:val="0"/>
        </w:numPr>
        <w:ind w:left="1080"/>
        <w:rPr>
          <w:rFonts w:ascii="Calibri Light" w:hAnsi="Calibri Light" w:cs="Arial"/>
          <w:sz w:val="18"/>
        </w:rPr>
      </w:pPr>
      <w:r>
        <w:rPr>
          <w:rFonts w:ascii="Calibri Light" w:hAnsi="Calibri Light" w:cs="Arial"/>
          <w:sz w:val="18"/>
        </w:rPr>
        <w:t xml:space="preserve">Budget Assistance Notification generated by PP-CS-02-13 will trigger enhancement </w:t>
      </w:r>
      <w:r w:rsidR="00CA2268" w:rsidRPr="00AA4D59">
        <w:rPr>
          <w:rFonts w:ascii="Calibri Light" w:hAnsi="Calibri Light" w:cs="Arial"/>
          <w:i/>
          <w:sz w:val="18"/>
        </w:rPr>
        <w:t>CIM-CS-11 - Interface to send Notification from SAP S/4 HANA to Nuance</w:t>
      </w:r>
      <w:r>
        <w:rPr>
          <w:rFonts w:ascii="Calibri Light" w:hAnsi="Calibri Light" w:cs="Arial"/>
          <w:sz w:val="18"/>
        </w:rPr>
        <w:t xml:space="preserve"> where a file will be sent </w:t>
      </w:r>
      <w:r w:rsidR="00CA2268">
        <w:rPr>
          <w:rFonts w:ascii="Calibri Light" w:hAnsi="Calibri Light" w:cs="Arial"/>
          <w:sz w:val="18"/>
        </w:rPr>
        <w:t>to a file server</w:t>
      </w:r>
      <w:r>
        <w:rPr>
          <w:rFonts w:ascii="Calibri Light" w:hAnsi="Calibri Light" w:cs="Arial"/>
          <w:sz w:val="18"/>
        </w:rPr>
        <w:t xml:space="preserve"> and Nuance </w:t>
      </w:r>
      <w:r w:rsidR="00CA2268">
        <w:rPr>
          <w:rFonts w:ascii="Calibri Light" w:hAnsi="Calibri Light" w:cs="Arial"/>
          <w:sz w:val="18"/>
        </w:rPr>
        <w:t xml:space="preserve">will process the file and </w:t>
      </w:r>
      <w:r>
        <w:rPr>
          <w:rFonts w:ascii="Calibri Light" w:hAnsi="Calibri Light" w:cs="Arial"/>
          <w:sz w:val="18"/>
        </w:rPr>
        <w:t>send Notification to customer.</w:t>
      </w:r>
      <w:r w:rsidR="001B2BED">
        <w:rPr>
          <w:rFonts w:ascii="Calibri Light" w:hAnsi="Calibri Light" w:cs="Arial"/>
          <w:sz w:val="18"/>
        </w:rPr>
        <w:t xml:space="preserve"> Enhancement </w:t>
      </w:r>
      <w:r w:rsidR="001B2BED" w:rsidRPr="001B2BED">
        <w:rPr>
          <w:rFonts w:ascii="Calibri Light" w:hAnsi="Calibri Light" w:cs="Arial"/>
          <w:i/>
          <w:sz w:val="18"/>
        </w:rPr>
        <w:t>E-CIM-CS-11 Checking on Customer Preference</w:t>
      </w:r>
      <w:r w:rsidR="001B2BED">
        <w:rPr>
          <w:rFonts w:ascii="Calibri Light" w:hAnsi="Calibri Light" w:cs="Arial"/>
          <w:sz w:val="18"/>
        </w:rPr>
        <w:t xml:space="preserve"> will be triggered to obtained the customer preferred communication channel.</w:t>
      </w:r>
    </w:p>
    <w:p w14:paraId="78591408" w14:textId="399D43A0" w:rsidR="00912E4F" w:rsidRDefault="00912E4F" w:rsidP="008C6203">
      <w:pPr>
        <w:pStyle w:val="Heading2TextBulleted"/>
        <w:numPr>
          <w:ilvl w:val="0"/>
          <w:numId w:val="0"/>
        </w:numPr>
        <w:ind w:left="1080"/>
        <w:rPr>
          <w:rFonts w:ascii="Calibri Light" w:hAnsi="Calibri Light" w:cs="Arial"/>
          <w:sz w:val="18"/>
        </w:rPr>
      </w:pPr>
      <w:r>
        <w:rPr>
          <w:rFonts w:ascii="Calibri Light" w:hAnsi="Calibri Light" w:cs="Arial"/>
          <w:sz w:val="18"/>
        </w:rPr>
        <w:t xml:space="preserve">Outage Notification generated by </w:t>
      </w:r>
      <w:hyperlink r:id="rId35" w:history="1">
        <w:r w:rsidRPr="00ED01DD">
          <w:rPr>
            <w:rStyle w:val="Hyperlink"/>
            <w:rFonts w:ascii="Calibri Light" w:hAnsi="Calibri Light" w:cs="Arial"/>
            <w:i/>
            <w:sz w:val="18"/>
          </w:rPr>
          <w:t>DF-WM-02 Handle Field Orders – Manage Field Orders</w:t>
        </w:r>
      </w:hyperlink>
      <w:r w:rsidRPr="00253F91">
        <w:rPr>
          <w:rFonts w:ascii="Calibri Light" w:hAnsi="Calibri Light" w:cs="Arial"/>
          <w:sz w:val="18"/>
        </w:rPr>
        <w:t xml:space="preserve"> will trigger </w:t>
      </w:r>
      <w:r w:rsidRPr="00ED01DD">
        <w:rPr>
          <w:rFonts w:ascii="Calibri Light" w:hAnsi="Calibri Light" w:cs="Arial"/>
          <w:i/>
          <w:sz w:val="18"/>
        </w:rPr>
        <w:t>Workflow W-CIM-CS-04 Communication Rules</w:t>
      </w:r>
      <w:r w:rsidR="00CB15DA">
        <w:rPr>
          <w:rFonts w:ascii="Calibri Light" w:hAnsi="Calibri Light" w:cs="Arial"/>
          <w:sz w:val="18"/>
        </w:rPr>
        <w:t xml:space="preserve"> where the workflow will determine if the Notification can be sent to customer based on business rules. If the Notification is ready to be sent to customer, the Workflow will trigger </w:t>
      </w:r>
      <w:r w:rsidR="00CB15DA" w:rsidRPr="00AA4D59">
        <w:rPr>
          <w:rFonts w:ascii="Calibri Light" w:hAnsi="Calibri Light" w:cs="Arial"/>
          <w:i/>
          <w:sz w:val="18"/>
        </w:rPr>
        <w:t>CIM-CS-11 - Interface to send Notification from SAP S/4 HANA to Nuance</w:t>
      </w:r>
      <w:r w:rsidR="00CB15DA">
        <w:rPr>
          <w:rFonts w:ascii="Calibri Light" w:hAnsi="Calibri Light" w:cs="Arial"/>
          <w:i/>
          <w:sz w:val="18"/>
        </w:rPr>
        <w:t xml:space="preserve"> </w:t>
      </w:r>
      <w:r w:rsidR="00CB15DA">
        <w:rPr>
          <w:rFonts w:ascii="Calibri Light" w:hAnsi="Calibri Light" w:cs="Arial"/>
          <w:sz w:val="18"/>
        </w:rPr>
        <w:t>where a</w:t>
      </w:r>
      <w:r w:rsidR="00DB3AB8">
        <w:rPr>
          <w:rFonts w:ascii="Calibri Light" w:hAnsi="Calibri Light" w:cs="Arial"/>
          <w:sz w:val="18"/>
        </w:rPr>
        <w:t xml:space="preserve"> </w:t>
      </w:r>
      <w:r w:rsidR="00D83783">
        <w:rPr>
          <w:rFonts w:ascii="Calibri Light" w:hAnsi="Calibri Light" w:cs="Arial"/>
          <w:sz w:val="18"/>
        </w:rPr>
        <w:t xml:space="preserve">file </w:t>
      </w:r>
      <w:r w:rsidR="00CB15DA">
        <w:rPr>
          <w:rFonts w:ascii="Calibri Light" w:hAnsi="Calibri Light" w:cs="Arial"/>
          <w:sz w:val="18"/>
        </w:rPr>
        <w:t xml:space="preserve">will be sent to a file server and Nuance </w:t>
      </w:r>
      <w:r w:rsidR="00CB15DA">
        <w:rPr>
          <w:rFonts w:ascii="Calibri Light" w:hAnsi="Calibri Light" w:cs="Arial"/>
          <w:sz w:val="18"/>
        </w:rPr>
        <w:lastRenderedPageBreak/>
        <w:t xml:space="preserve">will process the file and send Notification to customer. Enhancement </w:t>
      </w:r>
      <w:r w:rsidR="00CB15DA" w:rsidRPr="001B2BED">
        <w:rPr>
          <w:rFonts w:ascii="Calibri Light" w:hAnsi="Calibri Light" w:cs="Arial"/>
          <w:i/>
          <w:sz w:val="18"/>
        </w:rPr>
        <w:t>E-CIM-CS-11 Checking on Customer Preference</w:t>
      </w:r>
      <w:r w:rsidR="00CB15DA">
        <w:rPr>
          <w:rFonts w:ascii="Calibri Light" w:hAnsi="Calibri Light" w:cs="Arial"/>
          <w:sz w:val="18"/>
        </w:rPr>
        <w:t xml:space="preserve"> will be triggered to obtained the customer preferred communication channel.</w:t>
      </w:r>
    </w:p>
    <w:p w14:paraId="7AD2BBDC" w14:textId="49EDAC46" w:rsidR="00021CA6" w:rsidRDefault="00021CA6" w:rsidP="008C6203">
      <w:pPr>
        <w:pStyle w:val="Heading2TextBulleted"/>
        <w:numPr>
          <w:ilvl w:val="0"/>
          <w:numId w:val="0"/>
        </w:numPr>
        <w:ind w:left="1080"/>
        <w:rPr>
          <w:rFonts w:ascii="Calibri Light" w:hAnsi="Calibri Light" w:cs="Arial"/>
          <w:sz w:val="18"/>
        </w:rPr>
      </w:pPr>
      <w:r>
        <w:rPr>
          <w:rFonts w:ascii="Calibri Light" w:hAnsi="Calibri Light" w:cs="Arial"/>
          <w:sz w:val="18"/>
        </w:rPr>
        <w:t xml:space="preserve">Final Call Notice generated CC-FI-04 will trigger enhancement </w:t>
      </w:r>
      <w:r w:rsidRPr="00AA4D59">
        <w:rPr>
          <w:rFonts w:ascii="Calibri Light" w:hAnsi="Calibri Light" w:cs="Arial"/>
          <w:i/>
          <w:sz w:val="18"/>
        </w:rPr>
        <w:t>I-CC-FI-04 - IVR final call</w:t>
      </w:r>
      <w:r w:rsidRPr="00021CA6">
        <w:rPr>
          <w:rFonts w:ascii="Calibri Light" w:hAnsi="Calibri Light" w:cs="Arial"/>
          <w:sz w:val="18"/>
        </w:rPr>
        <w:t xml:space="preserve"> and alerts</w:t>
      </w:r>
      <w:r>
        <w:rPr>
          <w:rFonts w:ascii="Calibri Light" w:hAnsi="Calibri Light" w:cs="Arial"/>
          <w:sz w:val="18"/>
        </w:rPr>
        <w:t xml:space="preserve"> </w:t>
      </w:r>
      <w:r w:rsidR="00CA2268">
        <w:rPr>
          <w:rFonts w:ascii="Calibri Light" w:hAnsi="Calibri Light" w:cs="Arial"/>
          <w:sz w:val="18"/>
        </w:rPr>
        <w:t xml:space="preserve">where a file will be sent to a file server and </w:t>
      </w:r>
      <w:r>
        <w:rPr>
          <w:rFonts w:ascii="Calibri Light" w:hAnsi="Calibri Light" w:cs="Arial"/>
          <w:sz w:val="18"/>
        </w:rPr>
        <w:t xml:space="preserve">Nuance </w:t>
      </w:r>
      <w:r w:rsidR="00CA2268">
        <w:rPr>
          <w:rFonts w:ascii="Calibri Light" w:hAnsi="Calibri Light" w:cs="Arial"/>
          <w:sz w:val="18"/>
        </w:rPr>
        <w:t xml:space="preserve">will process the file and </w:t>
      </w:r>
      <w:r>
        <w:rPr>
          <w:rFonts w:ascii="Calibri Light" w:hAnsi="Calibri Light" w:cs="Arial"/>
          <w:sz w:val="18"/>
        </w:rPr>
        <w:t xml:space="preserve">send voice call to customer. </w:t>
      </w:r>
      <w:r w:rsidR="001B2BED">
        <w:rPr>
          <w:rFonts w:ascii="Calibri Light" w:hAnsi="Calibri Light" w:cs="Arial"/>
          <w:sz w:val="18"/>
        </w:rPr>
        <w:t>Checking on the customer preferred communication channel is not required as the communication channel is always voice call.</w:t>
      </w:r>
    </w:p>
    <w:p w14:paraId="76F512DD" w14:textId="47362622" w:rsidR="00AA4D59" w:rsidRDefault="00D83783" w:rsidP="008C6203">
      <w:pPr>
        <w:pStyle w:val="Heading2TextBulleted"/>
        <w:numPr>
          <w:ilvl w:val="0"/>
          <w:numId w:val="0"/>
        </w:numPr>
        <w:ind w:left="1080"/>
        <w:rPr>
          <w:rFonts w:ascii="Calibri Light" w:hAnsi="Calibri Light" w:cs="Arial"/>
          <w:sz w:val="18"/>
        </w:rPr>
      </w:pPr>
      <w:r>
        <w:rPr>
          <w:rFonts w:ascii="Calibri Light" w:hAnsi="Calibri Light" w:cs="Arial"/>
          <w:sz w:val="18"/>
          <w:szCs w:val="18"/>
        </w:rPr>
        <w:t xml:space="preserve">A copy of automatic correspondence of type SMS, voice call, email and TTY </w:t>
      </w:r>
      <w:r w:rsidR="00AA4D59">
        <w:rPr>
          <w:rFonts w:ascii="Calibri Light" w:hAnsi="Calibri Light" w:cs="Arial"/>
          <w:sz w:val="18"/>
          <w:szCs w:val="18"/>
        </w:rPr>
        <w:t>will</w:t>
      </w:r>
      <w:r w:rsidR="00412242">
        <w:rPr>
          <w:rFonts w:ascii="Calibri Light" w:hAnsi="Calibri Light" w:cs="Arial"/>
          <w:sz w:val="18"/>
          <w:szCs w:val="18"/>
        </w:rPr>
        <w:t xml:space="preserve"> not</w:t>
      </w:r>
      <w:r w:rsidR="00AA4D59">
        <w:rPr>
          <w:rFonts w:ascii="Calibri Light" w:hAnsi="Calibri Light" w:cs="Arial"/>
          <w:sz w:val="18"/>
          <w:szCs w:val="18"/>
        </w:rPr>
        <w:t xml:space="preserve"> be </w:t>
      </w:r>
      <w:r>
        <w:rPr>
          <w:rFonts w:ascii="Calibri Light" w:hAnsi="Calibri Light" w:cs="Arial"/>
          <w:sz w:val="18"/>
          <w:szCs w:val="18"/>
        </w:rPr>
        <w:t xml:space="preserve">archived </w:t>
      </w:r>
      <w:r w:rsidR="00AA4D59">
        <w:rPr>
          <w:rFonts w:ascii="Calibri Light" w:hAnsi="Calibri Light" w:cs="Arial"/>
          <w:sz w:val="18"/>
          <w:szCs w:val="18"/>
        </w:rPr>
        <w:t xml:space="preserve">in </w:t>
      </w:r>
      <w:r>
        <w:rPr>
          <w:rFonts w:ascii="Calibri Light" w:hAnsi="Calibri Light" w:cs="Arial"/>
          <w:sz w:val="18"/>
          <w:szCs w:val="18"/>
        </w:rPr>
        <w:t xml:space="preserve">OpenText </w:t>
      </w:r>
      <w:r w:rsidR="00AA4D59">
        <w:rPr>
          <w:rFonts w:ascii="Calibri Light" w:hAnsi="Calibri Light" w:cs="Arial"/>
          <w:sz w:val="18"/>
          <w:szCs w:val="18"/>
        </w:rPr>
        <w:t>xECM</w:t>
      </w:r>
      <w:r w:rsidR="00412242">
        <w:rPr>
          <w:rFonts w:ascii="Calibri Light" w:hAnsi="Calibri Light" w:cs="Arial"/>
          <w:sz w:val="18"/>
          <w:szCs w:val="18"/>
        </w:rPr>
        <w:t xml:space="preserve">. </w:t>
      </w:r>
      <w:r>
        <w:rPr>
          <w:rFonts w:ascii="Calibri Light" w:hAnsi="Calibri Light" w:cs="Arial"/>
          <w:sz w:val="18"/>
          <w:szCs w:val="18"/>
        </w:rPr>
        <w:t xml:space="preserve">Automatic correspondence of type US Mail will be archived in OpenText xECM. </w:t>
      </w:r>
      <w:r w:rsidR="00037365">
        <w:rPr>
          <w:rFonts w:ascii="Calibri Light" w:hAnsi="Calibri Light" w:cs="Arial"/>
          <w:sz w:val="18"/>
          <w:szCs w:val="18"/>
        </w:rPr>
        <w:t xml:space="preserve">A copy of the BP Contact will be created </w:t>
      </w:r>
      <w:r w:rsidR="007A370D">
        <w:rPr>
          <w:rFonts w:ascii="Calibri Light" w:hAnsi="Calibri Light" w:cs="Arial"/>
          <w:sz w:val="18"/>
          <w:szCs w:val="18"/>
        </w:rPr>
        <w:t xml:space="preserve">by Nuance </w:t>
      </w:r>
      <w:r w:rsidR="00037365">
        <w:rPr>
          <w:rFonts w:ascii="Calibri Light" w:hAnsi="Calibri Light" w:cs="Arial"/>
          <w:sz w:val="18"/>
          <w:szCs w:val="18"/>
        </w:rPr>
        <w:t xml:space="preserve">using </w:t>
      </w:r>
      <w:r w:rsidR="00037365" w:rsidRPr="005E65A0">
        <w:rPr>
          <w:rFonts w:ascii="Calibri Light" w:hAnsi="Calibri Light" w:cs="Arial"/>
          <w:i/>
          <w:sz w:val="18"/>
          <w:szCs w:val="18"/>
        </w:rPr>
        <w:t>E-CIM-CS-11 - Auto IR creation for Inbound &amp; Outbound Correspondence/Communication</w:t>
      </w:r>
      <w:r w:rsidR="00037365">
        <w:rPr>
          <w:rFonts w:ascii="Calibri Light" w:hAnsi="Calibri Light" w:cs="Arial"/>
          <w:i/>
          <w:sz w:val="18"/>
          <w:szCs w:val="18"/>
        </w:rPr>
        <w:t>.</w:t>
      </w:r>
    </w:p>
    <w:p w14:paraId="0E6872B3" w14:textId="3F1CC714" w:rsidR="00000B83" w:rsidRDefault="007C22E5" w:rsidP="008C6203">
      <w:pPr>
        <w:pStyle w:val="Heading2TextBulleted"/>
        <w:numPr>
          <w:ilvl w:val="0"/>
          <w:numId w:val="0"/>
        </w:numPr>
        <w:ind w:left="1080"/>
        <w:rPr>
          <w:rFonts w:ascii="Calibri Light" w:hAnsi="Calibri Light" w:cs="Arial"/>
          <w:sz w:val="18"/>
        </w:rPr>
      </w:pPr>
      <w:r>
        <w:rPr>
          <w:rFonts w:ascii="Calibri Light" w:hAnsi="Calibri Light" w:cs="Arial"/>
          <w:sz w:val="18"/>
        </w:rPr>
        <w:t xml:space="preserve">The triggering process of the correspondence will create a log file documenting the number of </w:t>
      </w:r>
      <w:r w:rsidR="002B5268">
        <w:rPr>
          <w:rFonts w:ascii="Calibri Light" w:hAnsi="Calibri Light" w:cs="Arial"/>
          <w:sz w:val="18"/>
        </w:rPr>
        <w:t xml:space="preserve">correspondence </w:t>
      </w:r>
      <w:r>
        <w:rPr>
          <w:rFonts w:ascii="Calibri Light" w:hAnsi="Calibri Light" w:cs="Arial"/>
          <w:sz w:val="18"/>
        </w:rPr>
        <w:t>process</w:t>
      </w:r>
      <w:r w:rsidR="001E7240">
        <w:rPr>
          <w:rFonts w:ascii="Calibri Light" w:hAnsi="Calibri Light" w:cs="Arial"/>
          <w:sz w:val="18"/>
        </w:rPr>
        <w:t>ed</w:t>
      </w:r>
      <w:r>
        <w:rPr>
          <w:rFonts w:ascii="Calibri Light" w:hAnsi="Calibri Light" w:cs="Arial"/>
          <w:sz w:val="18"/>
        </w:rPr>
        <w:t xml:space="preserve"> sucessfully and</w:t>
      </w:r>
      <w:r w:rsidR="001E7240">
        <w:rPr>
          <w:rFonts w:ascii="Calibri Light" w:hAnsi="Calibri Light" w:cs="Arial"/>
          <w:sz w:val="18"/>
        </w:rPr>
        <w:t xml:space="preserve"> the</w:t>
      </w:r>
      <w:r>
        <w:rPr>
          <w:rFonts w:ascii="Calibri Light" w:hAnsi="Calibri Light" w:cs="Arial"/>
          <w:sz w:val="18"/>
        </w:rPr>
        <w:t xml:space="preserve"> num</w:t>
      </w:r>
      <w:r w:rsidR="001E7240">
        <w:rPr>
          <w:rFonts w:ascii="Calibri Light" w:hAnsi="Calibri Light" w:cs="Arial"/>
          <w:sz w:val="18"/>
        </w:rPr>
        <w:t>b</w:t>
      </w:r>
      <w:r>
        <w:rPr>
          <w:rFonts w:ascii="Calibri Light" w:hAnsi="Calibri Light" w:cs="Arial"/>
          <w:sz w:val="18"/>
        </w:rPr>
        <w:t xml:space="preserve">er of correspondence </w:t>
      </w:r>
      <w:r w:rsidR="001E7240">
        <w:rPr>
          <w:rFonts w:ascii="Calibri Light" w:hAnsi="Calibri Light" w:cs="Arial"/>
          <w:sz w:val="18"/>
        </w:rPr>
        <w:t xml:space="preserve">that </w:t>
      </w:r>
      <w:r>
        <w:rPr>
          <w:rFonts w:ascii="Calibri Light" w:hAnsi="Calibri Light" w:cs="Arial"/>
          <w:sz w:val="18"/>
        </w:rPr>
        <w:t xml:space="preserve">failed to process. This will be documented in </w:t>
      </w:r>
      <w:r w:rsidR="001E7240">
        <w:rPr>
          <w:rFonts w:ascii="Calibri Light" w:hAnsi="Calibri Light" w:cs="Arial"/>
          <w:sz w:val="18"/>
        </w:rPr>
        <w:t xml:space="preserve">the </w:t>
      </w:r>
      <w:r>
        <w:rPr>
          <w:rFonts w:ascii="Calibri Light" w:hAnsi="Calibri Light" w:cs="Arial"/>
          <w:sz w:val="18"/>
        </w:rPr>
        <w:t xml:space="preserve">respective Functional Specification. </w:t>
      </w:r>
      <w:r w:rsidR="002B5268">
        <w:rPr>
          <w:rFonts w:ascii="Calibri Light" w:hAnsi="Calibri Light" w:cs="Arial"/>
          <w:sz w:val="18"/>
        </w:rPr>
        <w:t xml:space="preserve">The </w:t>
      </w:r>
      <w:r w:rsidR="00000B83">
        <w:rPr>
          <w:rFonts w:ascii="Calibri Light" w:hAnsi="Calibri Light" w:cs="Arial"/>
          <w:sz w:val="18"/>
        </w:rPr>
        <w:t xml:space="preserve">IT User will use S/4HANA </w:t>
      </w:r>
      <w:r w:rsidR="002B5268">
        <w:rPr>
          <w:rFonts w:ascii="Calibri Light" w:hAnsi="Calibri Light" w:cs="Arial"/>
          <w:sz w:val="18"/>
        </w:rPr>
        <w:t>(</w:t>
      </w:r>
      <w:r w:rsidR="00000B83">
        <w:rPr>
          <w:rFonts w:ascii="Calibri Light" w:hAnsi="Calibri Light" w:cs="Arial"/>
          <w:sz w:val="18"/>
        </w:rPr>
        <w:t>tcode SP01</w:t>
      </w:r>
      <w:r w:rsidR="002B5268">
        <w:rPr>
          <w:rFonts w:ascii="Calibri Light" w:hAnsi="Calibri Light" w:cs="Arial"/>
          <w:sz w:val="18"/>
        </w:rPr>
        <w:t>)</w:t>
      </w:r>
      <w:r w:rsidR="00000B83">
        <w:rPr>
          <w:rFonts w:ascii="Calibri Light" w:hAnsi="Calibri Light" w:cs="Arial"/>
          <w:sz w:val="18"/>
        </w:rPr>
        <w:t xml:space="preserve"> to view the log file. </w:t>
      </w:r>
      <w:r w:rsidR="002B5268">
        <w:rPr>
          <w:rFonts w:ascii="Calibri Light" w:hAnsi="Calibri Light" w:cs="Arial"/>
          <w:sz w:val="18"/>
        </w:rPr>
        <w:t xml:space="preserve">The </w:t>
      </w:r>
      <w:r w:rsidR="00000B83">
        <w:rPr>
          <w:rFonts w:ascii="Calibri Light" w:hAnsi="Calibri Light" w:cs="Arial"/>
          <w:sz w:val="18"/>
        </w:rPr>
        <w:t xml:space="preserve">IT user will double click on the log file spool number to see the content of the file (Figure </w:t>
      </w:r>
      <w:r w:rsidR="00FC7B26">
        <w:rPr>
          <w:rFonts w:ascii="Calibri Light" w:hAnsi="Calibri Light" w:cs="Arial"/>
          <w:sz w:val="18"/>
        </w:rPr>
        <w:t>6</w:t>
      </w:r>
      <w:r w:rsidR="00000B83">
        <w:rPr>
          <w:rFonts w:ascii="Calibri Light" w:hAnsi="Calibri Light" w:cs="Arial"/>
          <w:sz w:val="18"/>
        </w:rPr>
        <w:t>).</w:t>
      </w:r>
    </w:p>
    <w:p w14:paraId="38E9C183" w14:textId="3255FBA3" w:rsidR="002613EB" w:rsidRDefault="007C22E5" w:rsidP="008C6203">
      <w:pPr>
        <w:pStyle w:val="Heading2TextBulleted"/>
        <w:numPr>
          <w:ilvl w:val="0"/>
          <w:numId w:val="0"/>
        </w:numPr>
        <w:ind w:left="1080"/>
        <w:rPr>
          <w:rFonts w:ascii="Calibri Light" w:hAnsi="Calibri Light" w:cs="Arial"/>
          <w:sz w:val="18"/>
        </w:rPr>
      </w:pPr>
      <w:r>
        <w:rPr>
          <w:rFonts w:ascii="Calibri Light" w:hAnsi="Calibri Light" w:cs="Arial"/>
          <w:sz w:val="18"/>
        </w:rPr>
        <w:t xml:space="preserve">The log file will also document </w:t>
      </w:r>
      <w:r w:rsidR="00A025B3">
        <w:rPr>
          <w:rFonts w:ascii="Calibri Light" w:hAnsi="Calibri Light" w:cs="Arial"/>
          <w:sz w:val="18"/>
        </w:rPr>
        <w:t>record</w:t>
      </w:r>
      <w:r w:rsidR="001E7240">
        <w:rPr>
          <w:rFonts w:ascii="Calibri Light" w:hAnsi="Calibri Light" w:cs="Arial"/>
          <w:sz w:val="18"/>
        </w:rPr>
        <w:t>s</w:t>
      </w:r>
      <w:r w:rsidR="00A025B3">
        <w:rPr>
          <w:rFonts w:ascii="Calibri Light" w:hAnsi="Calibri Light" w:cs="Arial"/>
          <w:sz w:val="18"/>
        </w:rPr>
        <w:t xml:space="preserve"> that failed to process due to </w:t>
      </w:r>
      <w:r w:rsidR="00AB48E7">
        <w:rPr>
          <w:rFonts w:ascii="Calibri Light" w:hAnsi="Calibri Light" w:cs="Arial"/>
          <w:sz w:val="18"/>
        </w:rPr>
        <w:t>BP</w:t>
      </w:r>
      <w:r w:rsidR="00A025B3">
        <w:rPr>
          <w:rFonts w:ascii="Calibri Light" w:hAnsi="Calibri Light" w:cs="Arial"/>
          <w:sz w:val="18"/>
        </w:rPr>
        <w:t xml:space="preserve"> contact information </w:t>
      </w:r>
      <w:r w:rsidR="00501A09">
        <w:rPr>
          <w:rFonts w:ascii="Calibri Light" w:hAnsi="Calibri Light" w:cs="Arial"/>
          <w:sz w:val="18"/>
        </w:rPr>
        <w:t xml:space="preserve">being </w:t>
      </w:r>
      <w:r w:rsidR="00A025B3">
        <w:rPr>
          <w:rFonts w:ascii="Calibri Light" w:hAnsi="Calibri Light" w:cs="Arial"/>
          <w:sz w:val="18"/>
        </w:rPr>
        <w:t xml:space="preserve">marked </w:t>
      </w:r>
      <w:r w:rsidR="00501A09">
        <w:rPr>
          <w:rFonts w:ascii="Calibri Light" w:hAnsi="Calibri Light" w:cs="Arial"/>
          <w:sz w:val="18"/>
        </w:rPr>
        <w:t xml:space="preserve">as </w:t>
      </w:r>
      <w:r w:rsidR="00A025B3">
        <w:rPr>
          <w:rFonts w:ascii="Calibri Light" w:hAnsi="Calibri Light" w:cs="Arial"/>
          <w:sz w:val="18"/>
        </w:rPr>
        <w:t xml:space="preserve">‘Do Not Use’. </w:t>
      </w:r>
      <w:r w:rsidR="001B39A9">
        <w:rPr>
          <w:rFonts w:ascii="Calibri Light" w:hAnsi="Calibri Light" w:cs="Arial"/>
          <w:sz w:val="18"/>
        </w:rPr>
        <w:t xml:space="preserve">When automatic outbound correspondence is not generated due to </w:t>
      </w:r>
      <w:r w:rsidR="00AB48E7">
        <w:rPr>
          <w:rFonts w:ascii="Calibri Light" w:hAnsi="Calibri Light" w:cs="Arial"/>
          <w:sz w:val="18"/>
        </w:rPr>
        <w:t>BP</w:t>
      </w:r>
      <w:r w:rsidR="001B39A9">
        <w:rPr>
          <w:rFonts w:ascii="Calibri Light" w:hAnsi="Calibri Light" w:cs="Arial"/>
          <w:sz w:val="18"/>
        </w:rPr>
        <w:t xml:space="preserve"> contact information </w:t>
      </w:r>
      <w:r w:rsidR="00501A09">
        <w:rPr>
          <w:rFonts w:ascii="Calibri Light" w:hAnsi="Calibri Light" w:cs="Arial"/>
          <w:sz w:val="18"/>
        </w:rPr>
        <w:t xml:space="preserve">being </w:t>
      </w:r>
      <w:r w:rsidR="001B39A9">
        <w:rPr>
          <w:rFonts w:ascii="Calibri Light" w:hAnsi="Calibri Light" w:cs="Arial"/>
          <w:sz w:val="18"/>
        </w:rPr>
        <w:t xml:space="preserve">marked </w:t>
      </w:r>
      <w:r w:rsidR="00501A09">
        <w:rPr>
          <w:rFonts w:ascii="Calibri Light" w:hAnsi="Calibri Light" w:cs="Arial"/>
          <w:sz w:val="18"/>
        </w:rPr>
        <w:t xml:space="preserve">as </w:t>
      </w:r>
      <w:r w:rsidR="001B39A9">
        <w:rPr>
          <w:rFonts w:ascii="Calibri Light" w:hAnsi="Calibri Light" w:cs="Arial"/>
          <w:sz w:val="18"/>
        </w:rPr>
        <w:t xml:space="preserve">‘Do Not Use’, </w:t>
      </w:r>
      <w:r w:rsidR="00501A09">
        <w:rPr>
          <w:rFonts w:ascii="Calibri Light" w:hAnsi="Calibri Light" w:cs="Arial"/>
          <w:sz w:val="18"/>
        </w:rPr>
        <w:t xml:space="preserve">the </w:t>
      </w:r>
      <w:r w:rsidR="001B39A9">
        <w:rPr>
          <w:rFonts w:ascii="Calibri Light" w:hAnsi="Calibri Light" w:cs="Arial"/>
          <w:sz w:val="18"/>
        </w:rPr>
        <w:t>s</w:t>
      </w:r>
      <w:r w:rsidR="001B5975">
        <w:rPr>
          <w:rFonts w:ascii="Calibri Light" w:hAnsi="Calibri Light" w:cs="Arial"/>
          <w:sz w:val="18"/>
        </w:rPr>
        <w:t>ystem will create a</w:t>
      </w:r>
      <w:r w:rsidR="0026143C">
        <w:rPr>
          <w:rFonts w:ascii="Calibri Light" w:hAnsi="Calibri Light" w:cs="Arial"/>
          <w:sz w:val="18"/>
        </w:rPr>
        <w:t xml:space="preserve"> BP Contact </w:t>
      </w:r>
      <w:r w:rsidR="00501A09">
        <w:rPr>
          <w:rFonts w:ascii="Calibri Light" w:hAnsi="Calibri Light" w:cs="Arial"/>
          <w:sz w:val="18"/>
        </w:rPr>
        <w:t xml:space="preserve">labeled </w:t>
      </w:r>
      <w:r w:rsidR="0026143C" w:rsidRPr="00501A09">
        <w:rPr>
          <w:rFonts w:ascii="Calibri Light" w:hAnsi="Calibri Light" w:cs="Arial"/>
          <w:i/>
          <w:sz w:val="18"/>
        </w:rPr>
        <w:t>Action ‘Outbound Correspondence’</w:t>
      </w:r>
      <w:r w:rsidR="001B5975" w:rsidRPr="00501A09">
        <w:rPr>
          <w:rFonts w:ascii="Calibri Light" w:hAnsi="Calibri Light" w:cs="Arial"/>
          <w:i/>
          <w:sz w:val="18"/>
        </w:rPr>
        <w:t xml:space="preserve"> and</w:t>
      </w:r>
      <w:r w:rsidR="00000B83" w:rsidRPr="00501A09">
        <w:rPr>
          <w:rFonts w:ascii="Calibri Light" w:hAnsi="Calibri Light" w:cs="Arial"/>
          <w:i/>
          <w:sz w:val="18"/>
        </w:rPr>
        <w:t xml:space="preserve"> </w:t>
      </w:r>
      <w:r w:rsidR="0026143C" w:rsidRPr="00501A09">
        <w:rPr>
          <w:rFonts w:ascii="Calibri Light" w:hAnsi="Calibri Light" w:cs="Arial"/>
          <w:i/>
          <w:sz w:val="18"/>
        </w:rPr>
        <w:t>Class ‘</w:t>
      </w:r>
      <w:r w:rsidR="00000B83" w:rsidRPr="00501A09">
        <w:rPr>
          <w:rFonts w:ascii="Calibri Light" w:hAnsi="Calibri Light" w:cs="Arial"/>
          <w:i/>
          <w:sz w:val="18"/>
        </w:rPr>
        <w:t>Failed’</w:t>
      </w:r>
      <w:r w:rsidR="001B5975">
        <w:rPr>
          <w:rFonts w:ascii="Calibri Light" w:hAnsi="Calibri Light" w:cs="Arial"/>
          <w:sz w:val="18"/>
        </w:rPr>
        <w:t xml:space="preserve">. The correspondence name, </w:t>
      </w:r>
      <w:r w:rsidR="00AB48E7">
        <w:rPr>
          <w:rFonts w:ascii="Calibri Light" w:hAnsi="Calibri Light" w:cs="Arial"/>
          <w:sz w:val="18"/>
        </w:rPr>
        <w:t>BP</w:t>
      </w:r>
      <w:r w:rsidR="001B5975">
        <w:rPr>
          <w:rFonts w:ascii="Calibri Light" w:hAnsi="Calibri Light" w:cs="Arial"/>
          <w:sz w:val="18"/>
        </w:rPr>
        <w:t xml:space="preserve"> contact information and </w:t>
      </w:r>
      <w:r w:rsidR="00000B83">
        <w:rPr>
          <w:rFonts w:ascii="Calibri Light" w:hAnsi="Calibri Light" w:cs="Arial"/>
          <w:sz w:val="18"/>
        </w:rPr>
        <w:t>failed reason such as ‘</w:t>
      </w:r>
      <w:r w:rsidR="00AB48E7">
        <w:rPr>
          <w:rFonts w:ascii="Calibri Light" w:hAnsi="Calibri Light" w:cs="Arial"/>
          <w:sz w:val="18"/>
        </w:rPr>
        <w:t>BP</w:t>
      </w:r>
      <w:r w:rsidR="00000B83">
        <w:rPr>
          <w:rFonts w:ascii="Calibri Light" w:hAnsi="Calibri Light" w:cs="Arial"/>
          <w:sz w:val="18"/>
        </w:rPr>
        <w:t xml:space="preserve"> contact information is marked Do Not Use’ will be </w:t>
      </w:r>
      <w:r w:rsidR="001B5975">
        <w:rPr>
          <w:rFonts w:ascii="Calibri Light" w:hAnsi="Calibri Light" w:cs="Arial"/>
          <w:sz w:val="18"/>
        </w:rPr>
        <w:t>documented in the BP Contact long text</w:t>
      </w:r>
      <w:r w:rsidR="00000B83">
        <w:rPr>
          <w:rFonts w:ascii="Calibri Light" w:hAnsi="Calibri Light" w:cs="Arial"/>
          <w:sz w:val="18"/>
        </w:rPr>
        <w:t xml:space="preserve"> by the respective trig</w:t>
      </w:r>
      <w:r w:rsidR="001E7240">
        <w:rPr>
          <w:rFonts w:ascii="Calibri Light" w:hAnsi="Calibri Light" w:cs="Arial"/>
          <w:sz w:val="18"/>
        </w:rPr>
        <w:t>g</w:t>
      </w:r>
      <w:r w:rsidR="00000B83">
        <w:rPr>
          <w:rFonts w:ascii="Calibri Light" w:hAnsi="Calibri Light" w:cs="Arial"/>
          <w:sz w:val="18"/>
        </w:rPr>
        <w:t>ering pro</w:t>
      </w:r>
      <w:r w:rsidR="001E7240">
        <w:rPr>
          <w:rFonts w:ascii="Calibri Light" w:hAnsi="Calibri Light" w:cs="Arial"/>
          <w:sz w:val="18"/>
        </w:rPr>
        <w:t>c</w:t>
      </w:r>
      <w:r w:rsidR="00000B83">
        <w:rPr>
          <w:rFonts w:ascii="Calibri Light" w:hAnsi="Calibri Light" w:cs="Arial"/>
          <w:sz w:val="18"/>
        </w:rPr>
        <w:t>ess that creates the automatic outbound correspo</w:t>
      </w:r>
      <w:r w:rsidR="001E7240">
        <w:rPr>
          <w:rFonts w:ascii="Calibri Light" w:hAnsi="Calibri Light" w:cs="Arial"/>
          <w:sz w:val="18"/>
        </w:rPr>
        <w:t>n</w:t>
      </w:r>
      <w:r w:rsidR="00000B83">
        <w:rPr>
          <w:rFonts w:ascii="Calibri Light" w:hAnsi="Calibri Light" w:cs="Arial"/>
          <w:sz w:val="18"/>
        </w:rPr>
        <w:t xml:space="preserve">dence. </w:t>
      </w:r>
    </w:p>
    <w:p w14:paraId="0D4CDC69" w14:textId="03153817" w:rsidR="002311D4" w:rsidRDefault="002613EB" w:rsidP="008C6203">
      <w:pPr>
        <w:pStyle w:val="Heading2TextBulleted"/>
        <w:numPr>
          <w:ilvl w:val="0"/>
          <w:numId w:val="0"/>
        </w:numPr>
        <w:ind w:left="1080"/>
        <w:rPr>
          <w:rFonts w:ascii="Calibri Light" w:hAnsi="Calibri Light" w:cs="Arial"/>
          <w:sz w:val="18"/>
        </w:rPr>
      </w:pPr>
      <w:r>
        <w:rPr>
          <w:rFonts w:ascii="Calibri Light" w:hAnsi="Calibri Light" w:cs="Arial"/>
          <w:sz w:val="18"/>
        </w:rPr>
        <w:t>U</w:t>
      </w:r>
      <w:r w:rsidR="00000B83">
        <w:rPr>
          <w:rFonts w:ascii="Calibri Light" w:hAnsi="Calibri Light" w:cs="Arial"/>
          <w:sz w:val="18"/>
        </w:rPr>
        <w:t>ser</w:t>
      </w:r>
      <w:r w:rsidR="001E7240">
        <w:rPr>
          <w:rFonts w:ascii="Calibri Light" w:hAnsi="Calibri Light" w:cs="Arial"/>
          <w:sz w:val="18"/>
        </w:rPr>
        <w:t>s</w:t>
      </w:r>
      <w:r w:rsidR="00000B83">
        <w:rPr>
          <w:rFonts w:ascii="Calibri Light" w:hAnsi="Calibri Light" w:cs="Arial"/>
          <w:sz w:val="18"/>
        </w:rPr>
        <w:t xml:space="preserve"> can </w:t>
      </w:r>
      <w:r w:rsidR="00501A09">
        <w:rPr>
          <w:rFonts w:ascii="Calibri Light" w:hAnsi="Calibri Light" w:cs="Arial"/>
          <w:sz w:val="18"/>
        </w:rPr>
        <w:t xml:space="preserve">leverage </w:t>
      </w:r>
      <w:r>
        <w:rPr>
          <w:rFonts w:ascii="Calibri Light" w:hAnsi="Calibri Light" w:cs="Arial"/>
          <w:sz w:val="18"/>
        </w:rPr>
        <w:t xml:space="preserve">a </w:t>
      </w:r>
      <w:r w:rsidR="00000B83">
        <w:rPr>
          <w:rFonts w:ascii="Calibri Light" w:hAnsi="Calibri Light" w:cs="Arial"/>
          <w:sz w:val="18"/>
        </w:rPr>
        <w:t>self-service report</w:t>
      </w:r>
      <w:r w:rsidR="00501A09">
        <w:rPr>
          <w:rFonts w:ascii="Calibri Light" w:hAnsi="Calibri Light" w:cs="Arial"/>
          <w:sz w:val="18"/>
        </w:rPr>
        <w:t xml:space="preserve"> </w:t>
      </w:r>
      <w:r w:rsidR="00000B83">
        <w:rPr>
          <w:rFonts w:ascii="Calibri Light" w:hAnsi="Calibri Light" w:cs="Arial"/>
          <w:sz w:val="18"/>
        </w:rPr>
        <w:t xml:space="preserve">to extract the list of </w:t>
      </w:r>
      <w:r w:rsidR="0037490D">
        <w:rPr>
          <w:rFonts w:ascii="Calibri Light" w:hAnsi="Calibri Light" w:cs="Arial"/>
          <w:sz w:val="18"/>
        </w:rPr>
        <w:t>failed outbound cor</w:t>
      </w:r>
      <w:r w:rsidR="001B5975">
        <w:rPr>
          <w:rFonts w:ascii="Calibri Light" w:hAnsi="Calibri Light" w:cs="Arial"/>
          <w:sz w:val="18"/>
        </w:rPr>
        <w:t>respondence</w:t>
      </w:r>
      <w:r w:rsidR="00501A09">
        <w:rPr>
          <w:rFonts w:ascii="Calibri Light" w:hAnsi="Calibri Light" w:cs="Arial"/>
          <w:sz w:val="18"/>
        </w:rPr>
        <w:t>s</w:t>
      </w:r>
      <w:r w:rsidR="001B5975">
        <w:rPr>
          <w:rFonts w:ascii="Calibri Light" w:hAnsi="Calibri Light" w:cs="Arial"/>
          <w:sz w:val="18"/>
        </w:rPr>
        <w:t xml:space="preserve"> </w:t>
      </w:r>
      <w:r w:rsidR="00501A09">
        <w:rPr>
          <w:rFonts w:ascii="Calibri Light" w:hAnsi="Calibri Light" w:cs="Arial"/>
          <w:sz w:val="18"/>
        </w:rPr>
        <w:t>that failed</w:t>
      </w:r>
      <w:r>
        <w:rPr>
          <w:rFonts w:ascii="Calibri Light" w:hAnsi="Calibri Light" w:cs="Arial"/>
          <w:sz w:val="18"/>
        </w:rPr>
        <w:t xml:space="preserve"> to be delivered</w:t>
      </w:r>
      <w:r w:rsidR="00501A09">
        <w:rPr>
          <w:rFonts w:ascii="Calibri Light" w:hAnsi="Calibri Light" w:cs="Arial"/>
          <w:sz w:val="18"/>
        </w:rPr>
        <w:t xml:space="preserve"> </w:t>
      </w:r>
      <w:r w:rsidR="001B5975">
        <w:rPr>
          <w:rFonts w:ascii="Calibri Light" w:hAnsi="Calibri Light" w:cs="Arial"/>
          <w:sz w:val="18"/>
        </w:rPr>
        <w:t xml:space="preserve">due to </w:t>
      </w:r>
      <w:r w:rsidR="00501A09">
        <w:rPr>
          <w:rFonts w:ascii="Calibri Light" w:hAnsi="Calibri Light" w:cs="Arial"/>
          <w:sz w:val="18"/>
        </w:rPr>
        <w:t xml:space="preserve">the </w:t>
      </w:r>
      <w:r w:rsidR="00AB48E7">
        <w:rPr>
          <w:rFonts w:ascii="Calibri Light" w:hAnsi="Calibri Light" w:cs="Arial"/>
          <w:sz w:val="18"/>
        </w:rPr>
        <w:t>BP</w:t>
      </w:r>
      <w:r w:rsidR="001B5975">
        <w:rPr>
          <w:rFonts w:ascii="Calibri Light" w:hAnsi="Calibri Light" w:cs="Arial"/>
          <w:sz w:val="18"/>
        </w:rPr>
        <w:t xml:space="preserve"> contact information </w:t>
      </w:r>
      <w:r w:rsidR="00501A09">
        <w:rPr>
          <w:rFonts w:ascii="Calibri Light" w:hAnsi="Calibri Light" w:cs="Arial"/>
          <w:sz w:val="18"/>
        </w:rPr>
        <w:t xml:space="preserve">being marked as </w:t>
      </w:r>
      <w:r w:rsidR="001B5975">
        <w:rPr>
          <w:rFonts w:ascii="Calibri Light" w:hAnsi="Calibri Light" w:cs="Arial"/>
          <w:sz w:val="18"/>
        </w:rPr>
        <w:t>‘Do Not Use’</w:t>
      </w:r>
      <w:r w:rsidR="00000B83">
        <w:rPr>
          <w:rFonts w:ascii="Calibri Light" w:hAnsi="Calibri Light" w:cs="Arial"/>
          <w:sz w:val="18"/>
        </w:rPr>
        <w:t xml:space="preserve"> </w:t>
      </w:r>
      <w:r>
        <w:rPr>
          <w:rFonts w:ascii="Calibri Light" w:hAnsi="Calibri Light" w:cs="Arial"/>
          <w:sz w:val="18"/>
        </w:rPr>
        <w:t xml:space="preserve">or other reason (e.g., phone busy, email address inactive, etc) </w:t>
      </w:r>
      <w:r w:rsidR="00501A09">
        <w:rPr>
          <w:rFonts w:ascii="Calibri Light" w:hAnsi="Calibri Light" w:cs="Arial"/>
          <w:sz w:val="18"/>
        </w:rPr>
        <w:t xml:space="preserve">to </w:t>
      </w:r>
      <w:r w:rsidR="00000B83">
        <w:rPr>
          <w:rFonts w:ascii="Calibri Light" w:hAnsi="Calibri Light" w:cs="Arial"/>
          <w:sz w:val="18"/>
        </w:rPr>
        <w:t xml:space="preserve">update the </w:t>
      </w:r>
      <w:r w:rsidR="00AB48E7">
        <w:rPr>
          <w:rFonts w:ascii="Calibri Light" w:hAnsi="Calibri Light" w:cs="Arial"/>
          <w:sz w:val="18"/>
        </w:rPr>
        <w:t>BP</w:t>
      </w:r>
      <w:r w:rsidR="00000B83">
        <w:rPr>
          <w:rFonts w:ascii="Calibri Light" w:hAnsi="Calibri Light" w:cs="Arial"/>
          <w:sz w:val="18"/>
        </w:rPr>
        <w:t xml:space="preserve"> contact information. These BP Contact</w:t>
      </w:r>
      <w:r w:rsidR="001E7240">
        <w:rPr>
          <w:rFonts w:ascii="Calibri Light" w:hAnsi="Calibri Light" w:cs="Arial"/>
          <w:sz w:val="18"/>
        </w:rPr>
        <w:t>s</w:t>
      </w:r>
      <w:r w:rsidR="00000B83">
        <w:rPr>
          <w:rFonts w:ascii="Calibri Light" w:hAnsi="Calibri Light" w:cs="Arial"/>
          <w:sz w:val="18"/>
        </w:rPr>
        <w:t xml:space="preserve"> will be available in Hybris C4C BP Contact view</w:t>
      </w:r>
      <w:r w:rsidR="00A23B8F">
        <w:rPr>
          <w:rFonts w:ascii="Calibri Light" w:hAnsi="Calibri Light" w:cs="Arial"/>
          <w:sz w:val="18"/>
        </w:rPr>
        <w:t>.</w:t>
      </w:r>
    </w:p>
    <w:p w14:paraId="43556935" w14:textId="4E39D9CD" w:rsidR="00F83B7F" w:rsidRDefault="00F83B7F" w:rsidP="00F83B7F">
      <w:pPr>
        <w:pStyle w:val="Heading2Text"/>
        <w:keepNext/>
        <w:ind w:left="900"/>
      </w:pPr>
      <w:r>
        <w:rPr>
          <w:noProof/>
          <w:lang w:eastAsia="en-US"/>
        </w:rPr>
        <mc:AlternateContent>
          <mc:Choice Requires="wps">
            <w:drawing>
              <wp:anchor distT="0" distB="0" distL="114300" distR="114300" simplePos="0" relativeHeight="251658240" behindDoc="0" locked="0" layoutInCell="1" allowOverlap="1" wp14:anchorId="1C656717" wp14:editId="6D90E574">
                <wp:simplePos x="0" y="0"/>
                <wp:positionH relativeFrom="column">
                  <wp:posOffset>675249</wp:posOffset>
                </wp:positionH>
                <wp:positionV relativeFrom="paragraph">
                  <wp:posOffset>738554</wp:posOffset>
                </wp:positionV>
                <wp:extent cx="2300068" cy="267286"/>
                <wp:effectExtent l="0" t="0" r="24130" b="19050"/>
                <wp:wrapNone/>
                <wp:docPr id="17" name="Rectangle 17"/>
                <wp:cNvGraphicFramePr/>
                <a:graphic xmlns:a="http://schemas.openxmlformats.org/drawingml/2006/main">
                  <a:graphicData uri="http://schemas.microsoft.com/office/word/2010/wordprocessingShape">
                    <wps:wsp>
                      <wps:cNvSpPr/>
                      <wps:spPr>
                        <a:xfrm>
                          <a:off x="0" y="0"/>
                          <a:ext cx="2300068" cy="26728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59DDA72D">
              <v:rect id="Rectangle 17" style="position:absolute;margin-left:53.15pt;margin-top:58.15pt;width:181.1pt;height:21.05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pt" w14:anchorId="05879A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"/>
            </w:pict>
          </mc:Fallback>
        </mc:AlternateContent>
      </w:r>
      <w:r>
        <w:rPr>
          <w:noProof/>
          <w:lang w:eastAsia="en-US"/>
        </w:rPr>
        <w:drawing>
          <wp:inline distT="0" distB="0" distL="0" distR="0" wp14:anchorId="6A99687F" wp14:editId="11DF8FD1">
            <wp:extent cx="2827655" cy="286956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cstate="print">
                      <a:extLst>
                        <a:ext uri="{28A0092B-C50C-407E-A947-70E740481C1C}">
                          <a14:useLocalDpi xmlns:a14="http://schemas.microsoft.com/office/drawing/2010/main" val="0"/>
                        </a:ext>
                      </a:extLst>
                    </a:blip>
                    <a:srcRect r="44604"/>
                    <a:stretch>
                      <a:fillRect/>
                    </a:stretch>
                  </pic:blipFill>
                  <pic:spPr bwMode="auto">
                    <a:xfrm>
                      <a:off x="0" y="0"/>
                      <a:ext cx="2827655" cy="2869565"/>
                    </a:xfrm>
                    <a:prstGeom prst="rect">
                      <a:avLst/>
                    </a:prstGeom>
                    <a:noFill/>
                    <a:ln>
                      <a:noFill/>
                    </a:ln>
                  </pic:spPr>
                </pic:pic>
              </a:graphicData>
            </a:graphic>
          </wp:inline>
        </w:drawing>
      </w:r>
      <w:r>
        <w:t xml:space="preserve">   </w:t>
      </w:r>
      <w:r>
        <w:rPr>
          <w:noProof/>
          <w:lang w:eastAsia="en-US"/>
        </w:rPr>
        <w:drawing>
          <wp:inline distT="0" distB="0" distL="0" distR="0" wp14:anchorId="1A4AD18A" wp14:editId="48E7135D">
            <wp:extent cx="2405380" cy="29190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cstate="print">
                      <a:extLst>
                        <a:ext uri="{28A0092B-C50C-407E-A947-70E740481C1C}">
                          <a14:useLocalDpi xmlns:a14="http://schemas.microsoft.com/office/drawing/2010/main" val="0"/>
                        </a:ext>
                      </a:extLst>
                    </a:blip>
                    <a:srcRect t="1379" r="54243" b="2"/>
                    <a:stretch>
                      <a:fillRect/>
                    </a:stretch>
                  </pic:blipFill>
                  <pic:spPr bwMode="auto">
                    <a:xfrm>
                      <a:off x="0" y="0"/>
                      <a:ext cx="2405380" cy="2919095"/>
                    </a:xfrm>
                    <a:prstGeom prst="rect">
                      <a:avLst/>
                    </a:prstGeom>
                    <a:noFill/>
                    <a:ln>
                      <a:noFill/>
                    </a:ln>
                  </pic:spPr>
                </pic:pic>
              </a:graphicData>
            </a:graphic>
          </wp:inline>
        </w:drawing>
      </w:r>
    </w:p>
    <w:p w14:paraId="3EB1FA6F" w14:textId="77777777" w:rsidR="00F83B7F" w:rsidRDefault="00F83B7F" w:rsidP="00F83B7F">
      <w:pPr>
        <w:pStyle w:val="Caption"/>
        <w:ind w:left="180" w:firstLine="720"/>
      </w:pPr>
      <w:r>
        <w:t xml:space="preserve">Figure </w:t>
      </w:r>
      <w:r>
        <w:fldChar w:fldCharType="begin"/>
      </w:r>
      <w:r>
        <w:instrText xml:space="preserve"> SEQ Figure \* ARABIC </w:instrText>
      </w:r>
      <w:r>
        <w:fldChar w:fldCharType="separate"/>
      </w:r>
      <w:r w:rsidR="00F00F22">
        <w:rPr>
          <w:noProof/>
        </w:rPr>
        <w:t>6</w:t>
      </w:r>
      <w:r>
        <w:fldChar w:fldCharType="end"/>
      </w:r>
      <w:r>
        <w:t>: Spool file</w:t>
      </w:r>
    </w:p>
    <w:p w14:paraId="13EF9460" w14:textId="77777777" w:rsidR="00F83B7F" w:rsidRDefault="00F83B7F" w:rsidP="008C6203">
      <w:pPr>
        <w:pStyle w:val="Heading2TextBulleted"/>
        <w:numPr>
          <w:ilvl w:val="0"/>
          <w:numId w:val="0"/>
        </w:numPr>
        <w:ind w:left="1080"/>
        <w:rPr>
          <w:rFonts w:ascii="Calibri Light" w:hAnsi="Calibri Light" w:cs="Arial"/>
          <w:sz w:val="18"/>
        </w:rPr>
      </w:pPr>
    </w:p>
    <w:p w14:paraId="39DC2737" w14:textId="454F7BF6" w:rsidR="008C6203" w:rsidRDefault="007C22E5" w:rsidP="008C6203">
      <w:pPr>
        <w:pStyle w:val="Heading2TextBulleted"/>
        <w:numPr>
          <w:ilvl w:val="0"/>
          <w:numId w:val="0"/>
        </w:numPr>
        <w:ind w:left="1080"/>
        <w:rPr>
          <w:rFonts w:ascii="Calibri Light" w:hAnsi="Calibri Light" w:cs="Arial"/>
          <w:sz w:val="18"/>
        </w:rPr>
      </w:pPr>
      <w:r>
        <w:rPr>
          <w:rFonts w:ascii="Calibri Light" w:hAnsi="Calibri Light" w:cs="Arial"/>
          <w:sz w:val="18"/>
        </w:rPr>
        <w:t xml:space="preserve">Upon receiving the </w:t>
      </w:r>
      <w:r w:rsidR="006A07B2">
        <w:rPr>
          <w:rFonts w:ascii="Calibri Light" w:hAnsi="Calibri Light" w:cs="Arial"/>
          <w:sz w:val="18"/>
        </w:rPr>
        <w:t xml:space="preserve">XML </w:t>
      </w:r>
      <w:r w:rsidR="001B5975">
        <w:rPr>
          <w:rFonts w:ascii="Calibri Light" w:hAnsi="Calibri Light" w:cs="Arial"/>
          <w:sz w:val="18"/>
        </w:rPr>
        <w:t xml:space="preserve">file </w:t>
      </w:r>
      <w:r w:rsidR="006A07B2">
        <w:rPr>
          <w:rFonts w:ascii="Calibri Light" w:hAnsi="Calibri Light" w:cs="Arial"/>
          <w:sz w:val="18"/>
        </w:rPr>
        <w:t xml:space="preserve">structure, </w:t>
      </w:r>
      <w:r w:rsidR="004239AF">
        <w:rPr>
          <w:rFonts w:ascii="Calibri Light" w:hAnsi="Calibri Light" w:cs="Arial"/>
          <w:sz w:val="18"/>
        </w:rPr>
        <w:t>OpenText</w:t>
      </w:r>
      <w:r w:rsidR="006A07B2">
        <w:rPr>
          <w:rFonts w:ascii="Calibri Light" w:hAnsi="Calibri Light" w:cs="Arial"/>
          <w:sz w:val="18"/>
        </w:rPr>
        <w:t xml:space="preserve"> will retrieve the correct </w:t>
      </w:r>
      <w:r w:rsidR="004239AF">
        <w:rPr>
          <w:rFonts w:ascii="Calibri Light" w:hAnsi="Calibri Light" w:cs="Arial"/>
          <w:sz w:val="18"/>
        </w:rPr>
        <w:t>OpenText</w:t>
      </w:r>
      <w:r w:rsidR="006A07B2">
        <w:rPr>
          <w:rFonts w:ascii="Calibri Light" w:hAnsi="Calibri Light" w:cs="Arial"/>
          <w:sz w:val="18"/>
        </w:rPr>
        <w:t xml:space="preserve"> correspondence template and format the correspondence accordingly. </w:t>
      </w:r>
      <w:r w:rsidR="00D85926">
        <w:rPr>
          <w:rFonts w:ascii="Calibri Light" w:hAnsi="Calibri Light" w:cs="Arial"/>
          <w:sz w:val="18"/>
        </w:rPr>
        <w:t xml:space="preserve">The </w:t>
      </w:r>
      <w:r w:rsidR="004239AF">
        <w:rPr>
          <w:rFonts w:ascii="Calibri Light" w:hAnsi="Calibri Light" w:cs="Arial"/>
          <w:sz w:val="18"/>
        </w:rPr>
        <w:t>OpenText</w:t>
      </w:r>
      <w:r w:rsidR="006A07B2">
        <w:rPr>
          <w:rFonts w:ascii="Calibri Light" w:hAnsi="Calibri Light" w:cs="Arial"/>
          <w:sz w:val="18"/>
        </w:rPr>
        <w:t xml:space="preserve"> Communication Server will then push the correspondence to</w:t>
      </w:r>
      <w:r w:rsidR="00F760AE">
        <w:rPr>
          <w:rFonts w:ascii="Calibri Light" w:hAnsi="Calibri Light" w:cs="Arial"/>
          <w:sz w:val="18"/>
        </w:rPr>
        <w:t xml:space="preserve"> the</w:t>
      </w:r>
      <w:r w:rsidR="006A07B2">
        <w:rPr>
          <w:rFonts w:ascii="Calibri Light" w:hAnsi="Calibri Light" w:cs="Arial"/>
          <w:sz w:val="18"/>
        </w:rPr>
        <w:t xml:space="preserve"> </w:t>
      </w:r>
      <w:r w:rsidR="00AB48E7">
        <w:rPr>
          <w:rFonts w:ascii="Calibri Light" w:hAnsi="Calibri Light" w:cs="Arial"/>
          <w:sz w:val="18"/>
        </w:rPr>
        <w:t>BP</w:t>
      </w:r>
      <w:r w:rsidR="006A07B2">
        <w:rPr>
          <w:rFonts w:ascii="Calibri Light" w:hAnsi="Calibri Light" w:cs="Arial"/>
          <w:sz w:val="18"/>
        </w:rPr>
        <w:t xml:space="preserve"> via </w:t>
      </w:r>
      <w:r w:rsidR="00AB48E7">
        <w:rPr>
          <w:rFonts w:ascii="Calibri Light" w:hAnsi="Calibri Light" w:cs="Arial"/>
          <w:sz w:val="18"/>
        </w:rPr>
        <w:t>BP</w:t>
      </w:r>
      <w:r w:rsidR="006A07B2">
        <w:rPr>
          <w:rFonts w:ascii="Calibri Light" w:hAnsi="Calibri Light" w:cs="Arial"/>
          <w:sz w:val="18"/>
        </w:rPr>
        <w:t xml:space="preserve"> </w:t>
      </w:r>
      <w:r w:rsidR="00F760AE">
        <w:rPr>
          <w:rFonts w:ascii="Calibri Light" w:hAnsi="Calibri Light" w:cs="Arial"/>
          <w:sz w:val="18"/>
        </w:rPr>
        <w:t xml:space="preserve">their </w:t>
      </w:r>
      <w:r w:rsidR="006A07B2">
        <w:rPr>
          <w:rFonts w:ascii="Calibri Light" w:hAnsi="Calibri Light" w:cs="Arial"/>
          <w:sz w:val="18"/>
        </w:rPr>
        <w:t>preferred communication channel.</w:t>
      </w:r>
      <w:r w:rsidR="008B7C35">
        <w:rPr>
          <w:rFonts w:ascii="Calibri Light" w:hAnsi="Calibri Light" w:cs="Arial"/>
          <w:sz w:val="18"/>
        </w:rPr>
        <w:t xml:space="preserve"> </w:t>
      </w:r>
    </w:p>
    <w:p w14:paraId="41A5FCD6" w14:textId="7FFD4756" w:rsidR="004A0FB0" w:rsidRDefault="004A0FB0" w:rsidP="008C6203">
      <w:pPr>
        <w:pStyle w:val="Heading2TextBulleted"/>
        <w:numPr>
          <w:ilvl w:val="0"/>
          <w:numId w:val="0"/>
        </w:numPr>
        <w:ind w:left="1080"/>
        <w:rPr>
          <w:rFonts w:ascii="Calibri Light" w:hAnsi="Calibri Light" w:cs="Arial"/>
          <w:sz w:val="18"/>
        </w:rPr>
      </w:pPr>
      <w:r w:rsidRPr="004A0FB0">
        <w:rPr>
          <w:rFonts w:ascii="Calibri Light" w:hAnsi="Calibri Light" w:cs="Arial"/>
          <w:sz w:val="18"/>
        </w:rPr>
        <w:t xml:space="preserve">If the letter is defined having automatic and manual capability, </w:t>
      </w:r>
      <w:r w:rsidR="002613EB">
        <w:rPr>
          <w:rFonts w:ascii="Calibri Light" w:hAnsi="Calibri Light" w:cs="Arial"/>
          <w:sz w:val="18"/>
        </w:rPr>
        <w:t>a user can send the same communication to the BP again if needed</w:t>
      </w:r>
      <w:r w:rsidRPr="004A0FB0">
        <w:rPr>
          <w:rFonts w:ascii="Calibri Light" w:hAnsi="Calibri Light" w:cs="Arial"/>
          <w:sz w:val="18"/>
        </w:rPr>
        <w:t xml:space="preserve">. The only way this can happen is when </w:t>
      </w:r>
      <w:r w:rsidR="00AB48E7">
        <w:rPr>
          <w:rFonts w:ascii="Calibri Light" w:hAnsi="Calibri Light" w:cs="Arial"/>
          <w:sz w:val="18"/>
        </w:rPr>
        <w:t>BP</w:t>
      </w:r>
      <w:r w:rsidRPr="004A0FB0">
        <w:rPr>
          <w:rFonts w:ascii="Calibri Light" w:hAnsi="Calibri Light" w:cs="Arial"/>
          <w:sz w:val="18"/>
        </w:rPr>
        <w:t xml:space="preserve"> request</w:t>
      </w:r>
      <w:r w:rsidR="00707229">
        <w:rPr>
          <w:rFonts w:ascii="Calibri Light" w:hAnsi="Calibri Light" w:cs="Arial"/>
          <w:sz w:val="18"/>
        </w:rPr>
        <w:t>s</w:t>
      </w:r>
      <w:r w:rsidRPr="004A0FB0">
        <w:rPr>
          <w:rFonts w:ascii="Calibri Light" w:hAnsi="Calibri Light" w:cs="Arial"/>
          <w:sz w:val="18"/>
        </w:rPr>
        <w:t xml:space="preserve"> </w:t>
      </w:r>
      <w:r w:rsidR="00DD2DC5">
        <w:rPr>
          <w:rFonts w:ascii="Calibri Light" w:hAnsi="Calibri Light" w:cs="Arial"/>
          <w:sz w:val="18"/>
        </w:rPr>
        <w:t>f</w:t>
      </w:r>
      <w:r w:rsidR="00AC6A6F">
        <w:rPr>
          <w:rFonts w:ascii="Calibri Light" w:hAnsi="Calibri Light" w:cs="Arial"/>
          <w:sz w:val="18"/>
        </w:rPr>
        <w:t xml:space="preserve">ront </w:t>
      </w:r>
      <w:r w:rsidR="00DD2DC5">
        <w:rPr>
          <w:rFonts w:ascii="Calibri Light" w:hAnsi="Calibri Light" w:cs="Arial"/>
          <w:sz w:val="18"/>
        </w:rPr>
        <w:t>o</w:t>
      </w:r>
      <w:r w:rsidR="00AC6A6F">
        <w:rPr>
          <w:rFonts w:ascii="Calibri Light" w:hAnsi="Calibri Light" w:cs="Arial"/>
          <w:sz w:val="18"/>
        </w:rPr>
        <w:t>ffice user</w:t>
      </w:r>
      <w:r w:rsidRPr="004A0FB0">
        <w:rPr>
          <w:rFonts w:ascii="Calibri Light" w:hAnsi="Calibri Light" w:cs="Arial"/>
          <w:sz w:val="18"/>
        </w:rPr>
        <w:t xml:space="preserve"> to manually generate the letter after system has generated the letter automatically.</w:t>
      </w:r>
      <w:r w:rsidR="009C6F6A">
        <w:rPr>
          <w:rFonts w:ascii="Calibri Light" w:hAnsi="Calibri Light" w:cs="Arial"/>
          <w:sz w:val="18"/>
        </w:rPr>
        <w:t xml:space="preserve"> User can also go to xECM to retrieve the correspondence image and resend it to BP.</w:t>
      </w:r>
    </w:p>
    <w:p w14:paraId="79784CE1" w14:textId="0882C98A" w:rsidR="008C6203" w:rsidRPr="004A0FB0" w:rsidRDefault="008C6203" w:rsidP="008C6203">
      <w:pPr>
        <w:pStyle w:val="Heading2Text"/>
        <w:rPr>
          <w:rFonts w:ascii="Calibri Light" w:hAnsi="Calibri Light" w:cs="Arial"/>
          <w:noProof/>
          <w:sz w:val="18"/>
        </w:rPr>
      </w:pPr>
    </w:p>
    <w:p w14:paraId="54188157" w14:textId="7B820460" w:rsidR="002106E5" w:rsidRPr="00792ADD" w:rsidRDefault="002106E5" w:rsidP="00533003">
      <w:pPr>
        <w:pStyle w:val="Heading3"/>
        <w:keepNext/>
        <w:numPr>
          <w:ilvl w:val="2"/>
          <w:numId w:val="5"/>
        </w:numPr>
        <w:tabs>
          <w:tab w:val="left" w:pos="1440"/>
        </w:tabs>
        <w:spacing w:before="120" w:after="120"/>
        <w:ind w:left="1440" w:hanging="900"/>
        <w:rPr>
          <w:rFonts w:ascii="Calibri Light" w:eastAsia="Calibri Light" w:hAnsi="Calibri Light" w:cs="Calibri Light"/>
          <w:sz w:val="28"/>
          <w:szCs w:val="28"/>
        </w:rPr>
      </w:pPr>
      <w:bookmarkStart w:id="31" w:name="_Toc513448809"/>
      <w:r w:rsidRPr="2C33CDF8">
        <w:rPr>
          <w:rFonts w:ascii="Calibri Light" w:eastAsia="Calibri Light" w:hAnsi="Calibri Light" w:cs="Calibri Light"/>
          <w:sz w:val="28"/>
          <w:szCs w:val="28"/>
        </w:rPr>
        <w:lastRenderedPageBreak/>
        <w:t>Manual Mass Outbound Correspondence</w:t>
      </w:r>
      <w:bookmarkEnd w:id="31"/>
    </w:p>
    <w:p w14:paraId="037518CA" w14:textId="3C38853C" w:rsidR="006977F3" w:rsidRDefault="007907B3" w:rsidP="001A7DB0">
      <w:pPr>
        <w:pStyle w:val="Heading2TextBulleted"/>
        <w:numPr>
          <w:ilvl w:val="0"/>
          <w:numId w:val="0"/>
        </w:numPr>
        <w:ind w:left="1080"/>
        <w:rPr>
          <w:rFonts w:ascii="Calibri Light" w:hAnsi="Calibri Light" w:cs="Arial"/>
          <w:sz w:val="18"/>
          <w:szCs w:val="18"/>
        </w:rPr>
      </w:pPr>
      <w:r>
        <w:rPr>
          <w:rFonts w:ascii="Calibri Light" w:hAnsi="Calibri Light" w:cs="Arial"/>
          <w:sz w:val="18"/>
        </w:rPr>
        <w:t xml:space="preserve">Manual Mass Correspondence </w:t>
      </w:r>
      <w:r w:rsidR="002A6CD8">
        <w:rPr>
          <w:rFonts w:ascii="Calibri Light" w:hAnsi="Calibri Light" w:cs="Arial"/>
          <w:sz w:val="18"/>
        </w:rPr>
        <w:t xml:space="preserve">is correspondence that </w:t>
      </w:r>
      <w:r w:rsidR="008E1E5F">
        <w:rPr>
          <w:rFonts w:ascii="Calibri Light" w:hAnsi="Calibri Light" w:cs="Arial"/>
          <w:sz w:val="18"/>
        </w:rPr>
        <w:t xml:space="preserve">is </w:t>
      </w:r>
      <w:r w:rsidR="002A6CD8">
        <w:rPr>
          <w:rFonts w:ascii="Calibri Light" w:hAnsi="Calibri Light" w:cs="Arial"/>
          <w:sz w:val="18"/>
        </w:rPr>
        <w:t xml:space="preserve">generated by </w:t>
      </w:r>
      <w:r w:rsidR="008E1E5F">
        <w:rPr>
          <w:rFonts w:ascii="Calibri Light" w:hAnsi="Calibri Light" w:cs="Arial"/>
          <w:sz w:val="18"/>
        </w:rPr>
        <w:t xml:space="preserve">a </w:t>
      </w:r>
      <w:r w:rsidR="002A6CD8">
        <w:rPr>
          <w:rFonts w:ascii="Calibri Light" w:hAnsi="Calibri Light" w:cs="Arial"/>
          <w:sz w:val="18"/>
        </w:rPr>
        <w:t>user manually</w:t>
      </w:r>
      <w:r w:rsidR="00EA0962">
        <w:rPr>
          <w:rFonts w:ascii="Calibri Light" w:hAnsi="Calibri Light" w:cs="Arial"/>
          <w:sz w:val="18"/>
        </w:rPr>
        <w:t xml:space="preserve"> in mass</w:t>
      </w:r>
      <w:r w:rsidR="002A6CD8">
        <w:rPr>
          <w:rFonts w:ascii="Calibri Light" w:hAnsi="Calibri Light" w:cs="Arial"/>
          <w:sz w:val="18"/>
        </w:rPr>
        <w:t xml:space="preserve"> </w:t>
      </w:r>
      <w:r w:rsidR="00761510">
        <w:rPr>
          <w:rFonts w:ascii="Calibri Light" w:hAnsi="Calibri Light" w:cs="Arial"/>
          <w:sz w:val="18"/>
        </w:rPr>
        <w:t>based on business rule</w:t>
      </w:r>
      <w:r w:rsidR="00EA0962">
        <w:rPr>
          <w:rFonts w:ascii="Calibri Light" w:hAnsi="Calibri Light" w:cs="Arial"/>
          <w:sz w:val="18"/>
        </w:rPr>
        <w:t>s</w:t>
      </w:r>
      <w:r w:rsidR="00761510">
        <w:rPr>
          <w:rFonts w:ascii="Calibri Light" w:hAnsi="Calibri Light" w:cs="Arial"/>
          <w:sz w:val="18"/>
        </w:rPr>
        <w:t xml:space="preserve">. Refer to </w:t>
      </w:r>
      <w:hyperlink r:id="rId38" w:history="1">
        <w:r w:rsidR="00761510" w:rsidRPr="001A7DB0">
          <w:rPr>
            <w:rStyle w:val="Hyperlink"/>
            <w:rFonts w:ascii="Calibri Light" w:hAnsi="Calibri Light" w:cs="Arial"/>
            <w:sz w:val="18"/>
          </w:rPr>
          <w:t xml:space="preserve">CIM-CS-15 </w:t>
        </w:r>
        <w:r w:rsidR="002E1C3F" w:rsidRPr="001A7DB0">
          <w:rPr>
            <w:rStyle w:val="Hyperlink"/>
            <w:rFonts w:ascii="Calibri Light" w:hAnsi="Calibri Light" w:cs="Arial"/>
            <w:i/>
            <w:sz w:val="18"/>
          </w:rPr>
          <w:t>Manage Customer Segmentation &amp; Campaign Management</w:t>
        </w:r>
      </w:hyperlink>
      <w:r w:rsidR="002E1C3F">
        <w:rPr>
          <w:rFonts w:ascii="Calibri Light" w:hAnsi="Calibri Light" w:cs="Arial"/>
          <w:sz w:val="18"/>
        </w:rPr>
        <w:t xml:space="preserve"> </w:t>
      </w:r>
      <w:r w:rsidR="001A7DB0">
        <w:rPr>
          <w:rFonts w:ascii="Calibri Light" w:hAnsi="Calibri Light" w:cs="Arial"/>
          <w:sz w:val="18"/>
        </w:rPr>
        <w:t xml:space="preserve">for more information about this functionality. </w:t>
      </w:r>
    </w:p>
    <w:p w14:paraId="7527E39D" w14:textId="77777777" w:rsidR="008C6203" w:rsidRDefault="008C6203" w:rsidP="00792ADD">
      <w:pPr>
        <w:pStyle w:val="Heading2TextBulleted"/>
        <w:numPr>
          <w:ilvl w:val="0"/>
          <w:numId w:val="0"/>
        </w:numPr>
        <w:rPr>
          <w:rFonts w:ascii="Calibri Light" w:hAnsi="Calibri Light" w:cs="Arial"/>
          <w:sz w:val="18"/>
        </w:rPr>
      </w:pPr>
    </w:p>
    <w:p w14:paraId="50CE62E5" w14:textId="2E5A1DB0" w:rsidR="00A675FC" w:rsidRPr="00792ADD" w:rsidRDefault="00B2541A" w:rsidP="00533003">
      <w:pPr>
        <w:pStyle w:val="Heading3"/>
        <w:keepNext/>
        <w:numPr>
          <w:ilvl w:val="2"/>
          <w:numId w:val="5"/>
        </w:numPr>
        <w:tabs>
          <w:tab w:val="left" w:pos="1440"/>
        </w:tabs>
        <w:spacing w:before="120" w:after="120"/>
        <w:ind w:left="1440" w:hanging="900"/>
        <w:rPr>
          <w:rFonts w:ascii="Calibri Light" w:eastAsia="Calibri Light" w:hAnsi="Calibri Light" w:cs="Calibri Light"/>
          <w:sz w:val="28"/>
          <w:szCs w:val="28"/>
        </w:rPr>
      </w:pPr>
      <w:bookmarkStart w:id="32" w:name="_Toc513448810"/>
      <w:r w:rsidRPr="2C33CDF8">
        <w:rPr>
          <w:rFonts w:ascii="Calibri Light" w:eastAsia="Calibri Light" w:hAnsi="Calibri Light" w:cs="Calibri Light"/>
          <w:sz w:val="28"/>
          <w:szCs w:val="28"/>
        </w:rPr>
        <w:t xml:space="preserve">Obtain </w:t>
      </w:r>
      <w:r w:rsidR="009C6F6A" w:rsidRPr="2C33CDF8">
        <w:rPr>
          <w:rFonts w:ascii="Calibri Light" w:eastAsia="Calibri Light" w:hAnsi="Calibri Light" w:cs="Calibri Light"/>
          <w:sz w:val="28"/>
          <w:szCs w:val="28"/>
        </w:rPr>
        <w:t>C</w:t>
      </w:r>
      <w:r w:rsidRPr="2C33CDF8">
        <w:rPr>
          <w:rFonts w:ascii="Calibri Light" w:eastAsia="Calibri Light" w:hAnsi="Calibri Light" w:cs="Calibri Light"/>
          <w:sz w:val="28"/>
          <w:szCs w:val="28"/>
        </w:rPr>
        <w:t>ustomer</w:t>
      </w:r>
      <w:r w:rsidR="00A675FC" w:rsidRPr="2C33CDF8">
        <w:rPr>
          <w:rFonts w:ascii="Calibri Light" w:eastAsia="Calibri Light" w:hAnsi="Calibri Light" w:cs="Calibri Light"/>
          <w:sz w:val="28"/>
          <w:szCs w:val="28"/>
        </w:rPr>
        <w:t xml:space="preserve"> contact information</w:t>
      </w:r>
      <w:bookmarkEnd w:id="32"/>
    </w:p>
    <w:p w14:paraId="5B9DD3AC" w14:textId="6FC67662" w:rsidR="00A675FC" w:rsidRPr="00E923D0" w:rsidRDefault="003D2114" w:rsidP="00A969C7">
      <w:pPr>
        <w:pStyle w:val="Heading2TextBulleted"/>
        <w:numPr>
          <w:ilvl w:val="0"/>
          <w:numId w:val="0"/>
        </w:numPr>
        <w:ind w:left="1440"/>
        <w:rPr>
          <w:rFonts w:ascii="Calibri Light" w:hAnsi="Calibri Light" w:cs="Arial"/>
          <w:sz w:val="18"/>
        </w:rPr>
      </w:pPr>
      <w:r>
        <w:rPr>
          <w:rFonts w:ascii="Calibri Light" w:hAnsi="Calibri Light" w:cs="Arial"/>
          <w:sz w:val="18"/>
        </w:rPr>
        <w:t xml:space="preserve">A common program (function module) will be built using </w:t>
      </w:r>
      <w:r w:rsidR="00C006D8" w:rsidRPr="00C006D8">
        <w:rPr>
          <w:rFonts w:ascii="Calibri Light" w:hAnsi="Calibri Light" w:cs="Arial"/>
          <w:i/>
          <w:sz w:val="18"/>
        </w:rPr>
        <w:t>E-CIM-CS-11 Determine correspondence address</w:t>
      </w:r>
      <w:r w:rsidR="008B449E">
        <w:rPr>
          <w:rFonts w:ascii="Calibri Light" w:hAnsi="Calibri Light" w:cs="Arial"/>
          <w:i/>
          <w:sz w:val="18"/>
        </w:rPr>
        <w:t xml:space="preserve"> </w:t>
      </w:r>
      <w:r w:rsidR="00E67930">
        <w:rPr>
          <w:rFonts w:ascii="Calibri Light" w:hAnsi="Calibri Light" w:cs="Arial"/>
          <w:sz w:val="18"/>
        </w:rPr>
        <w:t xml:space="preserve">for </w:t>
      </w:r>
      <w:r w:rsidR="008B449E">
        <w:rPr>
          <w:rFonts w:ascii="Calibri Light" w:hAnsi="Calibri Light" w:cs="Arial"/>
          <w:sz w:val="18"/>
        </w:rPr>
        <w:t>the purpose</w:t>
      </w:r>
      <w:r w:rsidR="00E67930">
        <w:rPr>
          <w:rFonts w:ascii="Calibri Light" w:hAnsi="Calibri Light" w:cs="Arial"/>
          <w:sz w:val="18"/>
        </w:rPr>
        <w:t xml:space="preserve"> of ensuring</w:t>
      </w:r>
      <w:r w:rsidR="008B449E">
        <w:rPr>
          <w:rFonts w:ascii="Calibri Light" w:hAnsi="Calibri Light" w:cs="Arial"/>
          <w:sz w:val="18"/>
        </w:rPr>
        <w:t xml:space="preserve"> that all correspondence will have the same logic to obtain customer contact information</w:t>
      </w:r>
      <w:r>
        <w:rPr>
          <w:rFonts w:ascii="Calibri Light" w:hAnsi="Calibri Light" w:cs="Arial"/>
          <w:i/>
          <w:sz w:val="18"/>
        </w:rPr>
        <w:t xml:space="preserve">. </w:t>
      </w:r>
      <w:r w:rsidR="000D5F8D">
        <w:rPr>
          <w:rFonts w:ascii="Calibri Light" w:hAnsi="Calibri Light" w:cs="Arial"/>
          <w:sz w:val="18"/>
        </w:rPr>
        <w:t xml:space="preserve">This program </w:t>
      </w:r>
      <w:r w:rsidR="00E923D0">
        <w:rPr>
          <w:rFonts w:ascii="Calibri Light" w:hAnsi="Calibri Light" w:cs="Arial"/>
          <w:sz w:val="18"/>
        </w:rPr>
        <w:t xml:space="preserve">will </w:t>
      </w:r>
      <w:r w:rsidR="000D5F8D">
        <w:rPr>
          <w:rFonts w:ascii="Calibri Light" w:hAnsi="Calibri Light" w:cs="Arial"/>
          <w:sz w:val="18"/>
        </w:rPr>
        <w:t xml:space="preserve">be </w:t>
      </w:r>
      <w:r w:rsidR="00E923D0">
        <w:rPr>
          <w:rFonts w:ascii="Calibri Light" w:hAnsi="Calibri Light" w:cs="Arial"/>
          <w:sz w:val="18"/>
        </w:rPr>
        <w:t xml:space="preserve">triggered </w:t>
      </w:r>
      <w:r w:rsidR="000D5F8D">
        <w:rPr>
          <w:rFonts w:ascii="Calibri Light" w:hAnsi="Calibri Light" w:cs="Arial"/>
          <w:sz w:val="18"/>
        </w:rPr>
        <w:t>by all outbound correspondence RICEFW ‘Form</w:t>
      </w:r>
      <w:r w:rsidR="00E67930">
        <w:rPr>
          <w:rFonts w:ascii="Calibri Light" w:hAnsi="Calibri Light" w:cs="Arial"/>
          <w:sz w:val="18"/>
        </w:rPr>
        <w:t>s</w:t>
      </w:r>
      <w:r w:rsidR="000D5F8D">
        <w:rPr>
          <w:rFonts w:ascii="Calibri Light" w:hAnsi="Calibri Light" w:cs="Arial"/>
          <w:sz w:val="18"/>
        </w:rPr>
        <w:t xml:space="preserve">’. This program will obtain the customer valid contact information such as mailing address, mobile phone number, phone number and email address depending on </w:t>
      </w:r>
      <w:r w:rsidR="00E67930">
        <w:rPr>
          <w:rFonts w:ascii="Calibri Light" w:hAnsi="Calibri Light" w:cs="Arial"/>
          <w:sz w:val="18"/>
        </w:rPr>
        <w:t xml:space="preserve">the </w:t>
      </w:r>
      <w:r w:rsidR="000D5F8D">
        <w:rPr>
          <w:rFonts w:ascii="Calibri Light" w:hAnsi="Calibri Light" w:cs="Arial"/>
          <w:sz w:val="18"/>
        </w:rPr>
        <w:t>customer preferred communication channel.</w:t>
      </w:r>
      <w:r w:rsidR="008B449E">
        <w:rPr>
          <w:rFonts w:ascii="Calibri Light" w:hAnsi="Calibri Light" w:cs="Arial"/>
          <w:sz w:val="18"/>
        </w:rPr>
        <w:t xml:space="preserve"> </w:t>
      </w:r>
      <w:r w:rsidR="00A40D0D">
        <w:rPr>
          <w:rFonts w:ascii="Calibri Light" w:hAnsi="Calibri Light" w:cs="Arial"/>
          <w:sz w:val="18"/>
        </w:rPr>
        <w:t xml:space="preserve">Any customer contact that </w:t>
      </w:r>
      <w:r w:rsidR="00596C26">
        <w:rPr>
          <w:rFonts w:ascii="Calibri Light" w:hAnsi="Calibri Light" w:cs="Arial"/>
          <w:sz w:val="18"/>
        </w:rPr>
        <w:t xml:space="preserve">is </w:t>
      </w:r>
      <w:r w:rsidR="00A40D0D">
        <w:rPr>
          <w:rFonts w:ascii="Calibri Light" w:hAnsi="Calibri Light" w:cs="Arial"/>
          <w:sz w:val="18"/>
        </w:rPr>
        <w:t xml:space="preserve">marked ‘Do Not Use’ </w:t>
      </w:r>
      <w:r w:rsidR="00CF109F">
        <w:rPr>
          <w:rFonts w:ascii="Calibri Light" w:hAnsi="Calibri Light" w:cs="Arial"/>
          <w:sz w:val="18"/>
        </w:rPr>
        <w:t xml:space="preserve">due to customer request </w:t>
      </w:r>
      <w:r w:rsidR="00A40D0D">
        <w:rPr>
          <w:rFonts w:ascii="Calibri Light" w:hAnsi="Calibri Light" w:cs="Arial"/>
          <w:sz w:val="18"/>
        </w:rPr>
        <w:t>will not be selected as valid conta</w:t>
      </w:r>
      <w:r w:rsidR="00596C26">
        <w:rPr>
          <w:rFonts w:ascii="Calibri Light" w:hAnsi="Calibri Light" w:cs="Arial"/>
          <w:sz w:val="18"/>
        </w:rPr>
        <w:t>c</w:t>
      </w:r>
      <w:r w:rsidR="00A40D0D">
        <w:rPr>
          <w:rFonts w:ascii="Calibri Light" w:hAnsi="Calibri Light" w:cs="Arial"/>
          <w:sz w:val="18"/>
        </w:rPr>
        <w:t>t information.</w:t>
      </w:r>
    </w:p>
    <w:p w14:paraId="6D980BCE" w14:textId="77777777" w:rsidR="00A675FC" w:rsidRDefault="00A675FC" w:rsidP="00792ADD">
      <w:pPr>
        <w:pStyle w:val="Heading2TextBulleted"/>
        <w:numPr>
          <w:ilvl w:val="0"/>
          <w:numId w:val="0"/>
        </w:numPr>
        <w:rPr>
          <w:rFonts w:ascii="Calibri Light" w:hAnsi="Calibri Light" w:cs="Arial"/>
          <w:sz w:val="18"/>
        </w:rPr>
      </w:pPr>
    </w:p>
    <w:p w14:paraId="727CA017" w14:textId="1EDEFB42" w:rsidR="00A969C7" w:rsidRPr="00792ADD" w:rsidRDefault="006C1B6D" w:rsidP="00533003">
      <w:pPr>
        <w:pStyle w:val="Heading3"/>
        <w:keepNext/>
        <w:numPr>
          <w:ilvl w:val="2"/>
          <w:numId w:val="5"/>
        </w:numPr>
        <w:tabs>
          <w:tab w:val="left" w:pos="1440"/>
        </w:tabs>
        <w:spacing w:before="120" w:after="120"/>
        <w:ind w:left="1440" w:hanging="900"/>
        <w:rPr>
          <w:rFonts w:ascii="Calibri Light" w:eastAsia="Calibri Light" w:hAnsi="Calibri Light" w:cs="Calibri Light"/>
          <w:sz w:val="28"/>
          <w:szCs w:val="28"/>
        </w:rPr>
      </w:pPr>
      <w:bookmarkStart w:id="33" w:name="_Toc513448811"/>
      <w:r w:rsidRPr="2C33CDF8">
        <w:rPr>
          <w:rFonts w:ascii="Calibri Light" w:eastAsia="Calibri Light" w:hAnsi="Calibri Light" w:cs="Calibri Light"/>
          <w:sz w:val="28"/>
          <w:szCs w:val="28"/>
        </w:rPr>
        <w:t>Handling of data files</w:t>
      </w:r>
      <w:bookmarkEnd w:id="33"/>
    </w:p>
    <w:p w14:paraId="7D5A2A1B" w14:textId="25B4D338" w:rsidR="00122D22" w:rsidRDefault="009B1703" w:rsidP="000B435F">
      <w:pPr>
        <w:pStyle w:val="Heading2TextBulleted"/>
        <w:numPr>
          <w:ilvl w:val="0"/>
          <w:numId w:val="0"/>
        </w:numPr>
        <w:ind w:left="1440"/>
        <w:rPr>
          <w:rFonts w:ascii="Calibri Light" w:hAnsi="Calibri Light" w:cs="Arial"/>
          <w:sz w:val="18"/>
        </w:rPr>
      </w:pPr>
      <w:r>
        <w:rPr>
          <w:rFonts w:ascii="Calibri Light" w:hAnsi="Calibri Light" w:cs="Arial"/>
          <w:sz w:val="18"/>
        </w:rPr>
        <w:t xml:space="preserve">The </w:t>
      </w:r>
      <w:r w:rsidR="00AB48E7">
        <w:rPr>
          <w:rFonts w:ascii="Calibri Light" w:hAnsi="Calibri Light" w:cs="Arial"/>
          <w:sz w:val="18"/>
        </w:rPr>
        <w:t>BP</w:t>
      </w:r>
      <w:r>
        <w:rPr>
          <w:rFonts w:ascii="Calibri Light" w:hAnsi="Calibri Light" w:cs="Arial"/>
          <w:sz w:val="18"/>
        </w:rPr>
        <w:t xml:space="preserve">s preferred communication channel will determine how the data files are handled from initiation of the correspondence to when correspondence is sent to the </w:t>
      </w:r>
      <w:r w:rsidR="00AB48E7">
        <w:rPr>
          <w:rFonts w:ascii="Calibri Light" w:hAnsi="Calibri Light" w:cs="Arial"/>
          <w:sz w:val="18"/>
        </w:rPr>
        <w:t>BP</w:t>
      </w:r>
      <w:r>
        <w:rPr>
          <w:rFonts w:ascii="Calibri Light" w:hAnsi="Calibri Light" w:cs="Arial"/>
          <w:sz w:val="18"/>
        </w:rPr>
        <w:t xml:space="preserve">. </w:t>
      </w:r>
    </w:p>
    <w:p w14:paraId="07B9CCDF" w14:textId="4BFE960C" w:rsidR="00C54C81" w:rsidRDefault="004239AF" w:rsidP="00C54C81">
      <w:pPr>
        <w:pStyle w:val="Heading2TextBulleted"/>
        <w:numPr>
          <w:ilvl w:val="0"/>
          <w:numId w:val="0"/>
        </w:numPr>
        <w:ind w:left="1440"/>
        <w:rPr>
          <w:rFonts w:ascii="Calibri Light" w:hAnsi="Calibri Light" w:cs="Arial"/>
          <w:sz w:val="18"/>
        </w:rPr>
      </w:pPr>
      <w:r>
        <w:rPr>
          <w:rFonts w:ascii="Calibri Light" w:hAnsi="Calibri Light" w:cs="Arial"/>
          <w:sz w:val="18"/>
        </w:rPr>
        <w:t>OpenText</w:t>
      </w:r>
      <w:r w:rsidR="00C54C81">
        <w:rPr>
          <w:rFonts w:ascii="Calibri Light" w:hAnsi="Calibri Light" w:cs="Arial"/>
          <w:sz w:val="18"/>
        </w:rPr>
        <w:t xml:space="preserve"> Exstream </w:t>
      </w:r>
      <w:r w:rsidR="003570FE">
        <w:rPr>
          <w:rFonts w:ascii="Calibri Light" w:hAnsi="Calibri Light" w:cs="Arial"/>
          <w:sz w:val="18"/>
        </w:rPr>
        <w:t>has the ability to display the</w:t>
      </w:r>
      <w:r w:rsidR="00C54C81">
        <w:rPr>
          <w:rFonts w:ascii="Calibri Light" w:hAnsi="Calibri Light" w:cs="Arial"/>
          <w:sz w:val="18"/>
        </w:rPr>
        <w:t xml:space="preserve"> </w:t>
      </w:r>
      <w:r w:rsidR="00C54C81" w:rsidRPr="003570FE">
        <w:rPr>
          <w:rFonts w:ascii="Calibri Light" w:hAnsi="Calibri Light" w:cs="Arial"/>
          <w:i/>
          <w:sz w:val="18"/>
        </w:rPr>
        <w:t>Signature</w:t>
      </w:r>
      <w:r w:rsidR="00C54C81">
        <w:rPr>
          <w:rFonts w:ascii="Calibri Light" w:hAnsi="Calibri Light" w:cs="Arial"/>
          <w:sz w:val="18"/>
        </w:rPr>
        <w:t xml:space="preserve">, </w:t>
      </w:r>
      <w:r w:rsidR="00C54C81" w:rsidRPr="003570FE">
        <w:rPr>
          <w:rFonts w:ascii="Calibri Light" w:hAnsi="Calibri Light" w:cs="Arial"/>
          <w:i/>
          <w:sz w:val="18"/>
        </w:rPr>
        <w:t>Reference Code</w:t>
      </w:r>
      <w:r w:rsidR="004332F0">
        <w:rPr>
          <w:rFonts w:ascii="Calibri Light" w:hAnsi="Calibri Light" w:cs="Arial"/>
          <w:sz w:val="18"/>
        </w:rPr>
        <w:t>,</w:t>
      </w:r>
      <w:r w:rsidR="00C54C81">
        <w:rPr>
          <w:rFonts w:ascii="Calibri Light" w:hAnsi="Calibri Light" w:cs="Arial"/>
          <w:sz w:val="18"/>
        </w:rPr>
        <w:t xml:space="preserve"> and </w:t>
      </w:r>
      <w:r w:rsidR="003570FE">
        <w:rPr>
          <w:rFonts w:ascii="Calibri Light" w:hAnsi="Calibri Light" w:cs="Arial"/>
          <w:sz w:val="18"/>
        </w:rPr>
        <w:t xml:space="preserve">the </w:t>
      </w:r>
      <w:r w:rsidR="00C54C81" w:rsidRPr="003570FE">
        <w:rPr>
          <w:rFonts w:ascii="Calibri Light" w:hAnsi="Calibri Light" w:cs="Arial"/>
          <w:i/>
          <w:sz w:val="18"/>
        </w:rPr>
        <w:t>Version Number</w:t>
      </w:r>
      <w:r w:rsidR="00C54C81">
        <w:rPr>
          <w:rFonts w:ascii="Calibri Light" w:hAnsi="Calibri Light" w:cs="Arial"/>
          <w:sz w:val="18"/>
        </w:rPr>
        <w:t xml:space="preserve"> in correspondence that require</w:t>
      </w:r>
      <w:r w:rsidR="003570FE">
        <w:rPr>
          <w:rFonts w:ascii="Calibri Light" w:hAnsi="Calibri Light" w:cs="Arial"/>
          <w:sz w:val="18"/>
        </w:rPr>
        <w:t>s a</w:t>
      </w:r>
      <w:r w:rsidR="00C54C81">
        <w:rPr>
          <w:rFonts w:ascii="Calibri Light" w:hAnsi="Calibri Light" w:cs="Arial"/>
          <w:sz w:val="18"/>
        </w:rPr>
        <w:t xml:space="preserve"> signature for</w:t>
      </w:r>
      <w:r w:rsidR="003570FE">
        <w:rPr>
          <w:rFonts w:ascii="Calibri Light" w:hAnsi="Calibri Light" w:cs="Arial"/>
          <w:sz w:val="18"/>
        </w:rPr>
        <w:t xml:space="preserve"> the</w:t>
      </w:r>
      <w:r w:rsidR="00C54C81">
        <w:rPr>
          <w:rFonts w:ascii="Calibri Light" w:hAnsi="Calibri Light" w:cs="Arial"/>
          <w:sz w:val="18"/>
        </w:rPr>
        <w:t xml:space="preserve"> </w:t>
      </w:r>
      <w:r w:rsidR="00AB48E7">
        <w:rPr>
          <w:rFonts w:ascii="Calibri Light" w:hAnsi="Calibri Light" w:cs="Arial"/>
          <w:sz w:val="18"/>
        </w:rPr>
        <w:t>BP</w:t>
      </w:r>
      <w:r w:rsidR="00C54C81">
        <w:rPr>
          <w:rFonts w:ascii="Calibri Light" w:hAnsi="Calibri Light" w:cs="Arial"/>
          <w:sz w:val="18"/>
        </w:rPr>
        <w:t xml:space="preserve"> preferred communication channel </w:t>
      </w:r>
      <w:r w:rsidR="003570FE">
        <w:rPr>
          <w:rFonts w:ascii="Calibri Light" w:hAnsi="Calibri Light" w:cs="Arial"/>
          <w:sz w:val="18"/>
        </w:rPr>
        <w:t xml:space="preserve">for </w:t>
      </w:r>
      <w:r w:rsidR="00C54C81">
        <w:rPr>
          <w:rFonts w:ascii="Calibri Light" w:hAnsi="Calibri Light" w:cs="Arial"/>
          <w:sz w:val="18"/>
        </w:rPr>
        <w:t xml:space="preserve">US mail and email. </w:t>
      </w:r>
      <w:r w:rsidR="003570FE">
        <w:rPr>
          <w:rFonts w:ascii="Calibri Light" w:hAnsi="Calibri Light" w:cs="Arial"/>
          <w:sz w:val="18"/>
        </w:rPr>
        <w:t xml:space="preserve">The </w:t>
      </w:r>
      <w:r w:rsidR="00C54C81" w:rsidRPr="003570FE">
        <w:rPr>
          <w:rFonts w:ascii="Calibri Light" w:hAnsi="Calibri Light" w:cs="Arial"/>
          <w:i/>
          <w:sz w:val="18"/>
        </w:rPr>
        <w:t>Reference</w:t>
      </w:r>
      <w:r w:rsidR="00C54C81">
        <w:rPr>
          <w:rFonts w:ascii="Calibri Light" w:hAnsi="Calibri Light" w:cs="Arial"/>
          <w:sz w:val="18"/>
        </w:rPr>
        <w:t xml:space="preserve"> </w:t>
      </w:r>
      <w:r w:rsidR="003570FE" w:rsidRPr="003570FE">
        <w:rPr>
          <w:rFonts w:ascii="Calibri Light" w:hAnsi="Calibri Light" w:cs="Arial"/>
          <w:i/>
          <w:sz w:val="18"/>
        </w:rPr>
        <w:t>Code</w:t>
      </w:r>
      <w:r w:rsidR="003570FE">
        <w:rPr>
          <w:rFonts w:ascii="Calibri Light" w:hAnsi="Calibri Light" w:cs="Arial"/>
          <w:sz w:val="18"/>
        </w:rPr>
        <w:t xml:space="preserve"> </w:t>
      </w:r>
      <w:r w:rsidR="00C54C81">
        <w:rPr>
          <w:rFonts w:ascii="Calibri Light" w:hAnsi="Calibri Light" w:cs="Arial"/>
          <w:sz w:val="18"/>
        </w:rPr>
        <w:t xml:space="preserve">and Version </w:t>
      </w:r>
      <w:r w:rsidR="003570FE">
        <w:rPr>
          <w:rFonts w:ascii="Calibri Light" w:hAnsi="Calibri Light" w:cs="Arial"/>
          <w:sz w:val="18"/>
        </w:rPr>
        <w:t xml:space="preserve">Number </w:t>
      </w:r>
      <w:r w:rsidR="00C54C81">
        <w:rPr>
          <w:rFonts w:ascii="Calibri Light" w:hAnsi="Calibri Light" w:cs="Arial"/>
          <w:sz w:val="18"/>
        </w:rPr>
        <w:t>need to be maintain</w:t>
      </w:r>
      <w:r w:rsidR="00681DB2">
        <w:rPr>
          <w:rFonts w:ascii="Calibri Light" w:hAnsi="Calibri Light" w:cs="Arial"/>
          <w:sz w:val="18"/>
        </w:rPr>
        <w:t>ed</w:t>
      </w:r>
      <w:r w:rsidR="00C54C81">
        <w:rPr>
          <w:rFonts w:ascii="Calibri Light" w:hAnsi="Calibri Light" w:cs="Arial"/>
          <w:sz w:val="18"/>
        </w:rPr>
        <w:t xml:space="preserve"> in </w:t>
      </w:r>
      <w:r w:rsidR="004332F0">
        <w:rPr>
          <w:rFonts w:ascii="Calibri Light" w:hAnsi="Calibri Light" w:cs="Arial"/>
          <w:sz w:val="18"/>
        </w:rPr>
        <w:t xml:space="preserve">a </w:t>
      </w:r>
      <w:r w:rsidR="00C54C81">
        <w:rPr>
          <w:rFonts w:ascii="Calibri Light" w:hAnsi="Calibri Light" w:cs="Arial"/>
          <w:sz w:val="18"/>
        </w:rPr>
        <w:t xml:space="preserve">custom table that </w:t>
      </w:r>
      <w:r w:rsidR="00681DB2">
        <w:rPr>
          <w:rFonts w:ascii="Calibri Light" w:hAnsi="Calibri Light" w:cs="Arial"/>
          <w:sz w:val="18"/>
        </w:rPr>
        <w:t xml:space="preserve">is </w:t>
      </w:r>
      <w:r w:rsidR="003570FE">
        <w:rPr>
          <w:rFonts w:ascii="Calibri Light" w:hAnsi="Calibri Light" w:cs="Arial"/>
          <w:sz w:val="18"/>
        </w:rPr>
        <w:t xml:space="preserve">referenced </w:t>
      </w:r>
      <w:r w:rsidR="00C54C81">
        <w:rPr>
          <w:rFonts w:ascii="Calibri Light" w:hAnsi="Calibri Light" w:cs="Arial"/>
          <w:sz w:val="18"/>
        </w:rPr>
        <w:t xml:space="preserve">in section </w:t>
      </w:r>
      <w:r w:rsidR="00F17893">
        <w:rPr>
          <w:rFonts w:ascii="Calibri Light" w:hAnsi="Calibri Light" w:cs="Arial"/>
          <w:sz w:val="18"/>
        </w:rPr>
        <w:t>2</w:t>
      </w:r>
      <w:r w:rsidR="00681DB2">
        <w:rPr>
          <w:rFonts w:ascii="Calibri Light" w:hAnsi="Calibri Light" w:cs="Arial"/>
          <w:sz w:val="18"/>
        </w:rPr>
        <w:t>.1.7</w:t>
      </w:r>
      <w:r w:rsidR="004332F0">
        <w:rPr>
          <w:rFonts w:ascii="Calibri Light" w:hAnsi="Calibri Light" w:cs="Arial"/>
          <w:sz w:val="18"/>
        </w:rPr>
        <w:t xml:space="preserve"> </w:t>
      </w:r>
      <w:r w:rsidR="00681DB2">
        <w:rPr>
          <w:rFonts w:ascii="Calibri Light" w:hAnsi="Calibri Light" w:cs="Arial"/>
          <w:sz w:val="18"/>
        </w:rPr>
        <w:t>-</w:t>
      </w:r>
      <w:r w:rsidR="004332F0">
        <w:rPr>
          <w:rFonts w:ascii="Calibri Light" w:hAnsi="Calibri Light" w:cs="Arial"/>
          <w:sz w:val="18"/>
        </w:rPr>
        <w:t xml:space="preserve"> </w:t>
      </w:r>
      <w:r w:rsidR="00C54C81">
        <w:rPr>
          <w:rFonts w:ascii="Calibri Light" w:hAnsi="Calibri Light" w:cs="Arial"/>
          <w:sz w:val="18"/>
        </w:rPr>
        <w:t>Correspondence Master table.</w:t>
      </w:r>
    </w:p>
    <w:p w14:paraId="452FFC63" w14:textId="029BB4CB" w:rsidR="004E666D" w:rsidRDefault="00AF680D" w:rsidP="000B435F">
      <w:pPr>
        <w:pStyle w:val="Heading2TextBulleted"/>
        <w:numPr>
          <w:ilvl w:val="0"/>
          <w:numId w:val="0"/>
        </w:numPr>
        <w:ind w:left="1440"/>
        <w:rPr>
          <w:rFonts w:ascii="Calibri Light" w:hAnsi="Calibri Light" w:cs="Arial"/>
          <w:sz w:val="18"/>
        </w:rPr>
      </w:pPr>
      <w:r>
        <w:rPr>
          <w:rFonts w:ascii="Calibri Light" w:hAnsi="Calibri Light" w:cs="Arial"/>
          <w:sz w:val="18"/>
        </w:rPr>
        <w:t>A batch job will be scheduled every 1</w:t>
      </w:r>
      <w:r w:rsidR="004E666D">
        <w:rPr>
          <w:rFonts w:ascii="Calibri Light" w:hAnsi="Calibri Light" w:cs="Arial"/>
          <w:sz w:val="18"/>
        </w:rPr>
        <w:t>0</w:t>
      </w:r>
      <w:r>
        <w:rPr>
          <w:rFonts w:ascii="Calibri Light" w:hAnsi="Calibri Light" w:cs="Arial"/>
          <w:sz w:val="18"/>
        </w:rPr>
        <w:t xml:space="preserve"> mins </w:t>
      </w:r>
      <w:r w:rsidR="000B500E">
        <w:rPr>
          <w:rFonts w:ascii="Calibri Light" w:hAnsi="Calibri Light" w:cs="Arial"/>
          <w:sz w:val="18"/>
        </w:rPr>
        <w:t xml:space="preserve">for non US Mail correspondence and once a day for US Mail correspondence </w:t>
      </w:r>
      <w:r>
        <w:rPr>
          <w:rFonts w:ascii="Calibri Light" w:hAnsi="Calibri Light" w:cs="Arial"/>
          <w:sz w:val="18"/>
        </w:rPr>
        <w:t xml:space="preserve">calling </w:t>
      </w:r>
      <w:r w:rsidRPr="009D54C9">
        <w:rPr>
          <w:rFonts w:ascii="Calibri Light" w:hAnsi="Calibri Light" w:cs="Arial"/>
          <w:i/>
          <w:sz w:val="18"/>
        </w:rPr>
        <w:t>E-CIM-CS-11 Creating automatic outbound correspondence</w:t>
      </w:r>
      <w:r>
        <w:rPr>
          <w:rFonts w:ascii="Calibri Light" w:hAnsi="Calibri Light" w:cs="Arial"/>
          <w:i/>
          <w:sz w:val="18"/>
        </w:rPr>
        <w:t xml:space="preserve">. </w:t>
      </w:r>
      <w:r>
        <w:rPr>
          <w:rFonts w:ascii="Calibri Light" w:hAnsi="Calibri Light" w:cs="Arial"/>
          <w:sz w:val="18"/>
        </w:rPr>
        <w:t xml:space="preserve">The enhancement will check the </w:t>
      </w:r>
      <w:r w:rsidR="004E666D">
        <w:rPr>
          <w:rFonts w:ascii="Calibri Light" w:hAnsi="Calibri Light" w:cs="Arial"/>
          <w:sz w:val="18"/>
        </w:rPr>
        <w:t xml:space="preserve">preferred communication channel of the correspondence, if the preferred communication channel is ‘SMS’, ‘Email’, ‘Voice Call’ and ‘TTY’, the enhancement will create an XML file and stored in the file server for OpenText to process the file. If the preferred communication channel is ‘US Mail’, the enhancement will create an XML file and stored in the file server at end of the day for OpenText to process the file. </w:t>
      </w:r>
    </w:p>
    <w:p w14:paraId="3AF2997B" w14:textId="6C8CB556" w:rsidR="00912E4F" w:rsidRDefault="00912E4F" w:rsidP="000B435F">
      <w:pPr>
        <w:pStyle w:val="Heading2TextBulleted"/>
        <w:numPr>
          <w:ilvl w:val="0"/>
          <w:numId w:val="0"/>
        </w:numPr>
        <w:ind w:left="1440"/>
        <w:rPr>
          <w:rFonts w:ascii="Calibri Light" w:hAnsi="Calibri Light" w:cs="Arial"/>
          <w:sz w:val="18"/>
        </w:rPr>
      </w:pPr>
      <w:r>
        <w:rPr>
          <w:rFonts w:ascii="Calibri Light" w:hAnsi="Calibri Light" w:cs="Arial"/>
          <w:sz w:val="18"/>
        </w:rPr>
        <w:t>Notification such as Demand Response, Budget Assistant, Outage and Final Call Notice are sent to customer in near real time as these notification is sent to Nuance directly.</w:t>
      </w:r>
    </w:p>
    <w:p w14:paraId="52C6EF58" w14:textId="1D18C452" w:rsidR="00F1267D" w:rsidRDefault="00F1267D" w:rsidP="000B435F">
      <w:pPr>
        <w:pStyle w:val="Heading2TextBulleted"/>
        <w:numPr>
          <w:ilvl w:val="0"/>
          <w:numId w:val="0"/>
        </w:numPr>
        <w:ind w:left="1440"/>
        <w:rPr>
          <w:rFonts w:ascii="Calibri Light" w:hAnsi="Calibri Light" w:cs="Arial"/>
          <w:sz w:val="18"/>
        </w:rPr>
      </w:pPr>
    </w:p>
    <w:p w14:paraId="478C409A" w14:textId="21EAE879" w:rsidR="00122D22" w:rsidRPr="00122D22" w:rsidRDefault="00122D22" w:rsidP="000B435F">
      <w:pPr>
        <w:pStyle w:val="Heading2TextBulleted"/>
        <w:numPr>
          <w:ilvl w:val="0"/>
          <w:numId w:val="0"/>
        </w:numPr>
        <w:ind w:left="1440"/>
        <w:rPr>
          <w:rFonts w:ascii="Calibri Light" w:hAnsi="Calibri Light" w:cs="Arial"/>
          <w:sz w:val="18"/>
          <w:u w:val="single"/>
        </w:rPr>
      </w:pPr>
      <w:r w:rsidRPr="00122D22">
        <w:rPr>
          <w:rFonts w:ascii="Calibri Light" w:hAnsi="Calibri Light" w:cs="Arial"/>
          <w:sz w:val="18"/>
          <w:u w:val="single"/>
        </w:rPr>
        <w:t>US mail</w:t>
      </w:r>
    </w:p>
    <w:p w14:paraId="668FFCEA" w14:textId="2EEA44E8" w:rsidR="006C1B6D" w:rsidRDefault="00122D22" w:rsidP="000B435F">
      <w:pPr>
        <w:pStyle w:val="Heading2TextBulleted"/>
        <w:numPr>
          <w:ilvl w:val="0"/>
          <w:numId w:val="0"/>
        </w:numPr>
        <w:ind w:left="1440"/>
        <w:rPr>
          <w:rFonts w:ascii="Calibri Light" w:hAnsi="Calibri Light" w:cs="Arial"/>
          <w:sz w:val="18"/>
        </w:rPr>
      </w:pPr>
      <w:r>
        <w:rPr>
          <w:rFonts w:ascii="Calibri Light" w:hAnsi="Calibri Light" w:cs="Arial"/>
          <w:sz w:val="18"/>
        </w:rPr>
        <w:t xml:space="preserve">For automatic correpondence, </w:t>
      </w:r>
      <w:r w:rsidR="00272CD6">
        <w:rPr>
          <w:rFonts w:ascii="Calibri Light" w:hAnsi="Calibri Light" w:cs="Arial"/>
          <w:sz w:val="18"/>
        </w:rPr>
        <w:t>the triggering process will generate s</w:t>
      </w:r>
      <w:r w:rsidR="009D54C9">
        <w:rPr>
          <w:rFonts w:ascii="Calibri Light" w:hAnsi="Calibri Light" w:cs="Arial"/>
          <w:sz w:val="18"/>
        </w:rPr>
        <w:t>pool f</w:t>
      </w:r>
      <w:r w:rsidR="00A969C7">
        <w:rPr>
          <w:rFonts w:ascii="Calibri Light" w:hAnsi="Calibri Light" w:cs="Arial"/>
          <w:sz w:val="18"/>
        </w:rPr>
        <w:t>ile</w:t>
      </w:r>
      <w:r w:rsidR="000B435F">
        <w:rPr>
          <w:rFonts w:ascii="Calibri Light" w:hAnsi="Calibri Light" w:cs="Arial"/>
          <w:sz w:val="18"/>
        </w:rPr>
        <w:t>s</w:t>
      </w:r>
      <w:r w:rsidR="00272CD6">
        <w:rPr>
          <w:rFonts w:ascii="Calibri Light" w:hAnsi="Calibri Light" w:cs="Arial"/>
          <w:sz w:val="18"/>
        </w:rPr>
        <w:t xml:space="preserve"> in S/4HANA</w:t>
      </w:r>
      <w:r w:rsidR="004848E1">
        <w:rPr>
          <w:rFonts w:ascii="Calibri Light" w:hAnsi="Calibri Light" w:cs="Arial"/>
          <w:sz w:val="18"/>
        </w:rPr>
        <w:t xml:space="preserve"> and store</w:t>
      </w:r>
      <w:r w:rsidR="00C83E28">
        <w:rPr>
          <w:rFonts w:ascii="Calibri Light" w:hAnsi="Calibri Light" w:cs="Arial"/>
          <w:sz w:val="18"/>
        </w:rPr>
        <w:t xml:space="preserve"> them</w:t>
      </w:r>
      <w:r w:rsidR="004848E1">
        <w:rPr>
          <w:rFonts w:ascii="Calibri Light" w:hAnsi="Calibri Light" w:cs="Arial"/>
          <w:sz w:val="18"/>
        </w:rPr>
        <w:t xml:space="preserve"> in </w:t>
      </w:r>
      <w:r w:rsidR="00276537">
        <w:rPr>
          <w:rFonts w:ascii="Calibri Light" w:hAnsi="Calibri Light" w:cs="Arial"/>
          <w:sz w:val="18"/>
        </w:rPr>
        <w:t xml:space="preserve">the </w:t>
      </w:r>
      <w:r w:rsidR="004848E1">
        <w:rPr>
          <w:rFonts w:ascii="Calibri Light" w:hAnsi="Calibri Light" w:cs="Arial"/>
          <w:sz w:val="18"/>
        </w:rPr>
        <w:t xml:space="preserve">S/4HANA spool. </w:t>
      </w:r>
      <w:r w:rsidR="000B435F">
        <w:rPr>
          <w:rFonts w:ascii="Calibri Light" w:hAnsi="Calibri Light" w:cs="Arial"/>
          <w:sz w:val="18"/>
        </w:rPr>
        <w:t xml:space="preserve"> </w:t>
      </w:r>
      <w:r w:rsidR="009D54C9">
        <w:rPr>
          <w:rFonts w:ascii="Calibri Light" w:hAnsi="Calibri Light" w:cs="Arial"/>
          <w:sz w:val="18"/>
        </w:rPr>
        <w:t xml:space="preserve">A custom program </w:t>
      </w:r>
      <w:r w:rsidR="006C1B6D">
        <w:rPr>
          <w:rFonts w:ascii="Calibri Light" w:hAnsi="Calibri Light" w:cs="Arial"/>
          <w:sz w:val="18"/>
        </w:rPr>
        <w:t xml:space="preserve">in S/4HANA </w:t>
      </w:r>
      <w:r w:rsidR="009040E9">
        <w:rPr>
          <w:rFonts w:ascii="Calibri Light" w:hAnsi="Calibri Light" w:cs="Arial"/>
          <w:sz w:val="18"/>
        </w:rPr>
        <w:t>will be scheduled at the end of the day to</w:t>
      </w:r>
      <w:r w:rsidR="009D54C9">
        <w:rPr>
          <w:rFonts w:ascii="Calibri Light" w:hAnsi="Calibri Light" w:cs="Arial"/>
          <w:sz w:val="18"/>
        </w:rPr>
        <w:t xml:space="preserve"> collect these fil</w:t>
      </w:r>
      <w:r w:rsidR="006C1B6D">
        <w:rPr>
          <w:rFonts w:ascii="Calibri Light" w:hAnsi="Calibri Light" w:cs="Arial"/>
          <w:sz w:val="18"/>
        </w:rPr>
        <w:t>es from the spool, create a</w:t>
      </w:r>
      <w:r w:rsidR="009D54C9">
        <w:rPr>
          <w:rFonts w:ascii="Calibri Light" w:hAnsi="Calibri Light" w:cs="Arial"/>
          <w:sz w:val="18"/>
        </w:rPr>
        <w:t xml:space="preserve"> XML file and upload to file</w:t>
      </w:r>
      <w:r w:rsidR="00276537">
        <w:rPr>
          <w:rFonts w:ascii="Calibri Light" w:hAnsi="Calibri Light" w:cs="Arial"/>
          <w:sz w:val="18"/>
        </w:rPr>
        <w:t xml:space="preserve"> the</w:t>
      </w:r>
      <w:r w:rsidR="009D54C9">
        <w:rPr>
          <w:rFonts w:ascii="Calibri Light" w:hAnsi="Calibri Light" w:cs="Arial"/>
          <w:sz w:val="18"/>
        </w:rPr>
        <w:t xml:space="preserve"> server using </w:t>
      </w:r>
      <w:r w:rsidR="009D54C9" w:rsidRPr="009D54C9">
        <w:rPr>
          <w:rFonts w:ascii="Calibri Light" w:hAnsi="Calibri Light" w:cs="Arial"/>
          <w:i/>
          <w:sz w:val="18"/>
        </w:rPr>
        <w:t>E-CIM-CS-11 Creating automatic outbound correspondence</w:t>
      </w:r>
      <w:r w:rsidR="009D54C9">
        <w:rPr>
          <w:rFonts w:ascii="Calibri Light" w:hAnsi="Calibri Light" w:cs="Arial"/>
          <w:sz w:val="18"/>
        </w:rPr>
        <w:t xml:space="preserve">. </w:t>
      </w:r>
      <w:r>
        <w:rPr>
          <w:rFonts w:ascii="Calibri Light" w:hAnsi="Calibri Light" w:cs="Arial"/>
          <w:sz w:val="18"/>
        </w:rPr>
        <w:t>For ma</w:t>
      </w:r>
      <w:r w:rsidR="007C0801">
        <w:rPr>
          <w:rFonts w:ascii="Calibri Light" w:hAnsi="Calibri Light" w:cs="Arial"/>
          <w:sz w:val="18"/>
        </w:rPr>
        <w:t>n</w:t>
      </w:r>
      <w:r>
        <w:rPr>
          <w:rFonts w:ascii="Calibri Light" w:hAnsi="Calibri Light" w:cs="Arial"/>
          <w:sz w:val="18"/>
        </w:rPr>
        <w:t>ual correspondence, Exstream</w:t>
      </w:r>
      <w:r w:rsidR="006C1B6D">
        <w:rPr>
          <w:rFonts w:ascii="Calibri Light" w:hAnsi="Calibri Light" w:cs="Arial"/>
          <w:sz w:val="18"/>
        </w:rPr>
        <w:t xml:space="preserve"> will create a XML file and upload </w:t>
      </w:r>
      <w:r w:rsidR="00C83E28">
        <w:rPr>
          <w:rFonts w:ascii="Calibri Light" w:hAnsi="Calibri Light" w:cs="Arial"/>
          <w:sz w:val="18"/>
        </w:rPr>
        <w:t xml:space="preserve">it </w:t>
      </w:r>
      <w:r w:rsidR="006C1B6D">
        <w:rPr>
          <w:rFonts w:ascii="Calibri Light" w:hAnsi="Calibri Light" w:cs="Arial"/>
          <w:sz w:val="18"/>
        </w:rPr>
        <w:t xml:space="preserve">to </w:t>
      </w:r>
      <w:r w:rsidR="00C83E28">
        <w:rPr>
          <w:rFonts w:ascii="Calibri Light" w:hAnsi="Calibri Light" w:cs="Arial"/>
          <w:sz w:val="18"/>
        </w:rPr>
        <w:t xml:space="preserve">the </w:t>
      </w:r>
      <w:r w:rsidR="006C1B6D">
        <w:rPr>
          <w:rFonts w:ascii="Calibri Light" w:hAnsi="Calibri Light" w:cs="Arial"/>
          <w:sz w:val="18"/>
        </w:rPr>
        <w:t>file server</w:t>
      </w:r>
      <w:r w:rsidR="00272CD6">
        <w:rPr>
          <w:rFonts w:ascii="Calibri Light" w:hAnsi="Calibri Light" w:cs="Arial"/>
          <w:sz w:val="18"/>
        </w:rPr>
        <w:t xml:space="preserve"> whenever a manual correspondence is submitted by the user using Empower Editor</w:t>
      </w:r>
      <w:r>
        <w:rPr>
          <w:rFonts w:ascii="Calibri Light" w:hAnsi="Calibri Light" w:cs="Arial"/>
          <w:sz w:val="18"/>
        </w:rPr>
        <w:t>.</w:t>
      </w:r>
    </w:p>
    <w:p w14:paraId="01F4D53D" w14:textId="07141DD9" w:rsidR="006C1B6D" w:rsidRDefault="006C1B6D" w:rsidP="000B435F">
      <w:pPr>
        <w:pStyle w:val="Heading2TextBulleted"/>
        <w:numPr>
          <w:ilvl w:val="0"/>
          <w:numId w:val="0"/>
        </w:numPr>
        <w:ind w:left="1440"/>
        <w:rPr>
          <w:rFonts w:ascii="Calibri Light" w:hAnsi="Calibri Light" w:cs="Arial"/>
          <w:sz w:val="18"/>
        </w:rPr>
      </w:pPr>
      <w:r>
        <w:rPr>
          <w:rFonts w:ascii="Calibri Light" w:hAnsi="Calibri Light" w:cs="Arial"/>
          <w:sz w:val="18"/>
        </w:rPr>
        <w:t xml:space="preserve">At the end of the day, </w:t>
      </w:r>
      <w:r w:rsidR="004239AF">
        <w:rPr>
          <w:rFonts w:ascii="Calibri Light" w:hAnsi="Calibri Light" w:cs="Arial"/>
          <w:sz w:val="18"/>
        </w:rPr>
        <w:t>OpenText</w:t>
      </w:r>
      <w:r>
        <w:rPr>
          <w:rFonts w:ascii="Calibri Light" w:hAnsi="Calibri Light" w:cs="Arial"/>
          <w:sz w:val="18"/>
        </w:rPr>
        <w:t xml:space="preserve"> will consolidate all </w:t>
      </w:r>
      <w:r w:rsidR="00C83E28">
        <w:rPr>
          <w:rFonts w:ascii="Calibri Light" w:hAnsi="Calibri Light" w:cs="Arial"/>
          <w:sz w:val="18"/>
        </w:rPr>
        <w:t xml:space="preserve">of </w:t>
      </w:r>
      <w:r>
        <w:rPr>
          <w:rFonts w:ascii="Calibri Light" w:hAnsi="Calibri Light" w:cs="Arial"/>
          <w:sz w:val="18"/>
        </w:rPr>
        <w:t>the XML files</w:t>
      </w:r>
      <w:r w:rsidR="00122D22">
        <w:rPr>
          <w:rFonts w:ascii="Calibri Light" w:hAnsi="Calibri Light" w:cs="Arial"/>
          <w:sz w:val="18"/>
        </w:rPr>
        <w:t xml:space="preserve"> from the file server</w:t>
      </w:r>
      <w:r w:rsidR="00BD2292">
        <w:rPr>
          <w:rFonts w:ascii="Calibri Light" w:hAnsi="Calibri Light" w:cs="Arial"/>
          <w:sz w:val="18"/>
        </w:rPr>
        <w:t xml:space="preserve"> and generate</w:t>
      </w:r>
      <w:r>
        <w:rPr>
          <w:rFonts w:ascii="Calibri Light" w:hAnsi="Calibri Light" w:cs="Arial"/>
          <w:sz w:val="18"/>
        </w:rPr>
        <w:t xml:space="preserve"> </w:t>
      </w:r>
      <w:r w:rsidR="00C83E28">
        <w:rPr>
          <w:rFonts w:ascii="Calibri Light" w:hAnsi="Calibri Light" w:cs="Arial"/>
          <w:sz w:val="18"/>
        </w:rPr>
        <w:t xml:space="preserve">an </w:t>
      </w:r>
      <w:r>
        <w:rPr>
          <w:rFonts w:ascii="Calibri Light" w:hAnsi="Calibri Light" w:cs="Arial"/>
          <w:sz w:val="18"/>
        </w:rPr>
        <w:t xml:space="preserve">AFP </w:t>
      </w:r>
      <w:r w:rsidR="00122D22">
        <w:rPr>
          <w:rFonts w:ascii="Calibri Light" w:hAnsi="Calibri Light" w:cs="Arial"/>
          <w:sz w:val="18"/>
        </w:rPr>
        <w:t xml:space="preserve">(Advance Function Presentation) </w:t>
      </w:r>
      <w:r>
        <w:rPr>
          <w:rFonts w:ascii="Calibri Light" w:hAnsi="Calibri Light" w:cs="Arial"/>
          <w:sz w:val="18"/>
        </w:rPr>
        <w:t>file</w:t>
      </w:r>
      <w:r w:rsidR="00122D22">
        <w:rPr>
          <w:rFonts w:ascii="Calibri Light" w:hAnsi="Calibri Light" w:cs="Arial"/>
          <w:sz w:val="18"/>
        </w:rPr>
        <w:t xml:space="preserve"> that </w:t>
      </w:r>
      <w:r w:rsidR="00C83E28">
        <w:rPr>
          <w:rFonts w:ascii="Calibri Light" w:hAnsi="Calibri Light" w:cs="Arial"/>
          <w:sz w:val="18"/>
        </w:rPr>
        <w:t xml:space="preserve">is </w:t>
      </w:r>
      <w:r w:rsidR="00122D22">
        <w:rPr>
          <w:rFonts w:ascii="Calibri Light" w:hAnsi="Calibri Light" w:cs="Arial"/>
          <w:sz w:val="18"/>
        </w:rPr>
        <w:t xml:space="preserve">defined by </w:t>
      </w:r>
      <w:r w:rsidR="00D1670E">
        <w:rPr>
          <w:rFonts w:ascii="Calibri Light" w:hAnsi="Calibri Light" w:cs="Arial"/>
          <w:sz w:val="18"/>
        </w:rPr>
        <w:t xml:space="preserve">the </w:t>
      </w:r>
      <w:r w:rsidR="00122D22">
        <w:rPr>
          <w:rFonts w:ascii="Calibri Light" w:hAnsi="Calibri Light" w:cs="Arial"/>
          <w:sz w:val="18"/>
        </w:rPr>
        <w:t>GO3</w:t>
      </w:r>
      <w:r w:rsidR="00C83E28">
        <w:rPr>
          <w:rFonts w:ascii="Calibri Light" w:hAnsi="Calibri Light" w:cs="Arial"/>
          <w:sz w:val="18"/>
        </w:rPr>
        <w:t xml:space="preserve"> file server</w:t>
      </w:r>
      <w:r>
        <w:rPr>
          <w:rFonts w:ascii="Calibri Light" w:hAnsi="Calibri Light" w:cs="Arial"/>
          <w:sz w:val="18"/>
        </w:rPr>
        <w:t xml:space="preserve">. The AFP file will be uploaded to the G03 file server and </w:t>
      </w:r>
      <w:r w:rsidR="00276537">
        <w:rPr>
          <w:rFonts w:ascii="Calibri Light" w:hAnsi="Calibri Light" w:cs="Arial"/>
          <w:sz w:val="18"/>
        </w:rPr>
        <w:t xml:space="preserve">the </w:t>
      </w:r>
      <w:r>
        <w:rPr>
          <w:rFonts w:ascii="Calibri Light" w:hAnsi="Calibri Light" w:cs="Arial"/>
          <w:sz w:val="18"/>
        </w:rPr>
        <w:t xml:space="preserve">G03 </w:t>
      </w:r>
      <w:r w:rsidR="00C83E28">
        <w:rPr>
          <w:rFonts w:ascii="Calibri Light" w:hAnsi="Calibri Light" w:cs="Arial"/>
          <w:sz w:val="18"/>
        </w:rPr>
        <w:t xml:space="preserve">file server </w:t>
      </w:r>
      <w:r>
        <w:rPr>
          <w:rFonts w:ascii="Calibri Light" w:hAnsi="Calibri Light" w:cs="Arial"/>
          <w:sz w:val="18"/>
        </w:rPr>
        <w:t xml:space="preserve">will process the AFP file </w:t>
      </w:r>
      <w:r w:rsidR="00C33C93">
        <w:rPr>
          <w:rFonts w:ascii="Calibri Light" w:hAnsi="Calibri Light" w:cs="Arial"/>
          <w:sz w:val="18"/>
        </w:rPr>
        <w:t xml:space="preserve">to </w:t>
      </w:r>
      <w:r>
        <w:rPr>
          <w:rFonts w:ascii="Calibri Light" w:hAnsi="Calibri Light" w:cs="Arial"/>
          <w:sz w:val="18"/>
        </w:rPr>
        <w:t>print the correspondence.</w:t>
      </w:r>
      <w:r w:rsidR="00C33C93">
        <w:rPr>
          <w:rFonts w:ascii="Calibri Light" w:hAnsi="Calibri Light" w:cs="Arial"/>
          <w:sz w:val="18"/>
        </w:rPr>
        <w:t xml:space="preserve"> </w:t>
      </w:r>
      <w:r w:rsidR="00276537">
        <w:rPr>
          <w:rFonts w:ascii="Calibri Light" w:hAnsi="Calibri Light" w:cs="Arial"/>
          <w:sz w:val="18"/>
        </w:rPr>
        <w:t>T</w:t>
      </w:r>
      <w:r w:rsidR="00CA7005">
        <w:rPr>
          <w:rFonts w:ascii="Calibri Light" w:hAnsi="Calibri Light" w:cs="Arial"/>
          <w:sz w:val="18"/>
        </w:rPr>
        <w:t xml:space="preserve">here will be various </w:t>
      </w:r>
      <w:r w:rsidR="00D1670E">
        <w:rPr>
          <w:rFonts w:ascii="Calibri Light" w:hAnsi="Calibri Light" w:cs="Arial"/>
          <w:sz w:val="18"/>
        </w:rPr>
        <w:t xml:space="preserve">pre-printed SCE letterhead </w:t>
      </w:r>
      <w:r w:rsidR="00CA7005">
        <w:rPr>
          <w:rFonts w:ascii="Calibri Light" w:hAnsi="Calibri Light" w:cs="Arial"/>
          <w:sz w:val="18"/>
        </w:rPr>
        <w:t xml:space="preserve">types for </w:t>
      </w:r>
      <w:r w:rsidR="00276537">
        <w:rPr>
          <w:rFonts w:ascii="Calibri Light" w:hAnsi="Calibri Light" w:cs="Arial"/>
          <w:sz w:val="18"/>
        </w:rPr>
        <w:t xml:space="preserve">various </w:t>
      </w:r>
      <w:r w:rsidR="00CA7005">
        <w:rPr>
          <w:rFonts w:ascii="Calibri Light" w:hAnsi="Calibri Light" w:cs="Arial"/>
          <w:sz w:val="18"/>
        </w:rPr>
        <w:t>correspondence</w:t>
      </w:r>
      <w:r w:rsidR="00276537">
        <w:rPr>
          <w:rFonts w:ascii="Calibri Light" w:hAnsi="Calibri Light" w:cs="Arial"/>
          <w:sz w:val="18"/>
        </w:rPr>
        <w:t xml:space="preserve"> types</w:t>
      </w:r>
      <w:r w:rsidR="00C33C93">
        <w:rPr>
          <w:rFonts w:ascii="Calibri Light" w:hAnsi="Calibri Light" w:cs="Arial"/>
          <w:sz w:val="18"/>
        </w:rPr>
        <w:t xml:space="preserve"> such as </w:t>
      </w:r>
      <w:r w:rsidR="00C33C93" w:rsidRPr="00D1670E">
        <w:rPr>
          <w:rFonts w:ascii="Calibri Light" w:hAnsi="Calibri Light" w:cs="Arial"/>
          <w:i/>
          <w:sz w:val="18"/>
        </w:rPr>
        <w:t>Bill</w:t>
      </w:r>
      <w:r w:rsidR="00C33C93">
        <w:rPr>
          <w:rFonts w:ascii="Calibri Light" w:hAnsi="Calibri Light" w:cs="Arial"/>
          <w:sz w:val="18"/>
        </w:rPr>
        <w:t xml:space="preserve"> </w:t>
      </w:r>
      <w:r w:rsidR="00C33C93" w:rsidRPr="00D1670E">
        <w:rPr>
          <w:rFonts w:ascii="Calibri Light" w:hAnsi="Calibri Light" w:cs="Arial"/>
          <w:i/>
          <w:sz w:val="18"/>
        </w:rPr>
        <w:t>Stock</w:t>
      </w:r>
      <w:r w:rsidR="001D65BF">
        <w:rPr>
          <w:rFonts w:ascii="Calibri Light" w:hAnsi="Calibri Light" w:cs="Arial"/>
          <w:sz w:val="18"/>
        </w:rPr>
        <w:t xml:space="preserve"> or </w:t>
      </w:r>
      <w:r w:rsidR="00C33C93" w:rsidRPr="001D65BF">
        <w:rPr>
          <w:rFonts w:ascii="Calibri Light" w:hAnsi="Calibri Light" w:cs="Arial"/>
          <w:sz w:val="18"/>
        </w:rPr>
        <w:t>Insert</w:t>
      </w:r>
      <w:r w:rsidR="00D1670E" w:rsidRPr="001D65BF">
        <w:rPr>
          <w:rFonts w:ascii="Calibri Light" w:hAnsi="Calibri Light" w:cs="Arial"/>
          <w:sz w:val="18"/>
        </w:rPr>
        <w:t>s</w:t>
      </w:r>
      <w:r w:rsidR="00BD2292" w:rsidRPr="001D65BF">
        <w:rPr>
          <w:rFonts w:ascii="Calibri Light" w:hAnsi="Calibri Light" w:cs="Arial"/>
          <w:sz w:val="18"/>
        </w:rPr>
        <w:t>, Exstream will name the AFP file</w:t>
      </w:r>
      <w:r w:rsidR="00CF649C" w:rsidRPr="001D65BF">
        <w:rPr>
          <w:rFonts w:ascii="Calibri Light" w:hAnsi="Calibri Light" w:cs="Arial"/>
          <w:sz w:val="18"/>
        </w:rPr>
        <w:t>name</w:t>
      </w:r>
      <w:r w:rsidR="00BD2292" w:rsidRPr="001D65BF">
        <w:rPr>
          <w:rFonts w:ascii="Calibri Light" w:hAnsi="Calibri Light" w:cs="Arial"/>
          <w:sz w:val="18"/>
        </w:rPr>
        <w:t xml:space="preserve"> according to </w:t>
      </w:r>
      <w:r w:rsidR="00D1670E" w:rsidRPr="001D65BF">
        <w:rPr>
          <w:rFonts w:ascii="Calibri Light" w:hAnsi="Calibri Light" w:cs="Arial"/>
          <w:sz w:val="18"/>
        </w:rPr>
        <w:t xml:space="preserve">the </w:t>
      </w:r>
      <w:r w:rsidR="00BD2292" w:rsidRPr="001D65BF">
        <w:rPr>
          <w:rFonts w:ascii="Calibri Light" w:hAnsi="Calibri Light" w:cs="Arial"/>
          <w:sz w:val="18"/>
        </w:rPr>
        <w:t xml:space="preserve">GO3 </w:t>
      </w:r>
      <w:r w:rsidR="00C83E28" w:rsidRPr="001D65BF">
        <w:rPr>
          <w:rFonts w:ascii="Calibri Light" w:hAnsi="Calibri Light" w:cs="Arial"/>
          <w:sz w:val="18"/>
        </w:rPr>
        <w:t>file</w:t>
      </w:r>
      <w:r w:rsidR="00C83E28">
        <w:rPr>
          <w:rFonts w:ascii="Calibri Light" w:hAnsi="Calibri Light" w:cs="Arial"/>
          <w:sz w:val="18"/>
        </w:rPr>
        <w:t xml:space="preserve"> server </w:t>
      </w:r>
      <w:r w:rsidR="00BD2292">
        <w:rPr>
          <w:rFonts w:ascii="Calibri Light" w:hAnsi="Calibri Light" w:cs="Arial"/>
          <w:sz w:val="18"/>
        </w:rPr>
        <w:t>specification.</w:t>
      </w:r>
      <w:r w:rsidR="00C33C93">
        <w:rPr>
          <w:rFonts w:ascii="Calibri Light" w:hAnsi="Calibri Light" w:cs="Arial"/>
          <w:sz w:val="18"/>
        </w:rPr>
        <w:t xml:space="preserve"> </w:t>
      </w:r>
      <w:r w:rsidR="00D1670E">
        <w:rPr>
          <w:rFonts w:ascii="Calibri Light" w:hAnsi="Calibri Light" w:cs="Arial"/>
          <w:sz w:val="18"/>
        </w:rPr>
        <w:t xml:space="preserve">The </w:t>
      </w:r>
      <w:r w:rsidR="00BD2292">
        <w:rPr>
          <w:rFonts w:ascii="Calibri Light" w:hAnsi="Calibri Light" w:cs="Arial"/>
          <w:sz w:val="18"/>
        </w:rPr>
        <w:t xml:space="preserve">GO3 </w:t>
      </w:r>
      <w:r w:rsidR="00C83E28">
        <w:rPr>
          <w:rFonts w:ascii="Calibri Light" w:hAnsi="Calibri Light" w:cs="Arial"/>
          <w:sz w:val="18"/>
        </w:rPr>
        <w:t xml:space="preserve">file server </w:t>
      </w:r>
      <w:r w:rsidR="00BD2292">
        <w:rPr>
          <w:rFonts w:ascii="Calibri Light" w:hAnsi="Calibri Light" w:cs="Arial"/>
          <w:sz w:val="18"/>
        </w:rPr>
        <w:t xml:space="preserve">will </w:t>
      </w:r>
      <w:r w:rsidR="00D1670E">
        <w:rPr>
          <w:rFonts w:ascii="Calibri Light" w:hAnsi="Calibri Light" w:cs="Arial"/>
          <w:sz w:val="18"/>
        </w:rPr>
        <w:t>retrieve</w:t>
      </w:r>
      <w:r w:rsidR="00BD2292">
        <w:rPr>
          <w:rFonts w:ascii="Calibri Light" w:hAnsi="Calibri Light" w:cs="Arial"/>
          <w:sz w:val="18"/>
        </w:rPr>
        <w:t xml:space="preserve"> the AFP files based on file name and print</w:t>
      </w:r>
      <w:r w:rsidR="001D65BF">
        <w:rPr>
          <w:rFonts w:ascii="Calibri Light" w:hAnsi="Calibri Light" w:cs="Arial"/>
          <w:sz w:val="18"/>
        </w:rPr>
        <w:t xml:space="preserve"> the</w:t>
      </w:r>
      <w:r w:rsidR="00BD2292">
        <w:rPr>
          <w:rFonts w:ascii="Calibri Light" w:hAnsi="Calibri Light" w:cs="Arial"/>
          <w:sz w:val="18"/>
        </w:rPr>
        <w:t xml:space="preserve"> </w:t>
      </w:r>
      <w:r w:rsidR="00CF649C">
        <w:rPr>
          <w:rFonts w:ascii="Calibri Light" w:hAnsi="Calibri Light" w:cs="Arial"/>
          <w:sz w:val="18"/>
        </w:rPr>
        <w:t>correspondence</w:t>
      </w:r>
      <w:r w:rsidR="00C83E28">
        <w:rPr>
          <w:rFonts w:ascii="Calibri Light" w:hAnsi="Calibri Light" w:cs="Arial"/>
          <w:sz w:val="18"/>
        </w:rPr>
        <w:t xml:space="preserve"> </w:t>
      </w:r>
      <w:r w:rsidR="00BD2292">
        <w:rPr>
          <w:rFonts w:ascii="Calibri Light" w:hAnsi="Calibri Light" w:cs="Arial"/>
          <w:sz w:val="18"/>
        </w:rPr>
        <w:t xml:space="preserve">on the </w:t>
      </w:r>
      <w:r w:rsidR="001D65BF">
        <w:rPr>
          <w:rFonts w:ascii="Calibri Light" w:hAnsi="Calibri Light" w:cs="Arial"/>
          <w:sz w:val="18"/>
        </w:rPr>
        <w:t>designated paper type for that correspondence</w:t>
      </w:r>
      <w:r w:rsidR="00BD2292">
        <w:rPr>
          <w:rFonts w:ascii="Calibri Light" w:hAnsi="Calibri Light" w:cs="Arial"/>
          <w:sz w:val="18"/>
        </w:rPr>
        <w:t xml:space="preserve">. </w:t>
      </w:r>
    </w:p>
    <w:p w14:paraId="2EAADBD0" w14:textId="217AB2A5" w:rsidR="00850C99" w:rsidRDefault="00850C99" w:rsidP="00850C99">
      <w:pPr>
        <w:pStyle w:val="Heading2TextBulleted"/>
        <w:numPr>
          <w:ilvl w:val="0"/>
          <w:numId w:val="0"/>
        </w:numPr>
        <w:ind w:left="1440"/>
        <w:rPr>
          <w:rFonts w:ascii="Calibri Light" w:hAnsi="Calibri Light" w:cs="Arial"/>
          <w:sz w:val="18"/>
        </w:rPr>
      </w:pPr>
      <w:r>
        <w:rPr>
          <w:rFonts w:ascii="Calibri Light" w:hAnsi="Calibri Light" w:cs="Arial"/>
          <w:sz w:val="18"/>
        </w:rPr>
        <w:t xml:space="preserve">A log file will be generated to report on the number of correspondence uploaded to </w:t>
      </w:r>
      <w:r w:rsidR="0050263C">
        <w:rPr>
          <w:rFonts w:ascii="Calibri Light" w:hAnsi="Calibri Light" w:cs="Arial"/>
          <w:sz w:val="18"/>
        </w:rPr>
        <w:t xml:space="preserve">the </w:t>
      </w:r>
      <w:r>
        <w:rPr>
          <w:rFonts w:ascii="Calibri Light" w:hAnsi="Calibri Light" w:cs="Arial"/>
          <w:sz w:val="18"/>
        </w:rPr>
        <w:t>GO3 file server. Refer to next section (Control Report) for more information.</w:t>
      </w:r>
    </w:p>
    <w:p w14:paraId="7C67C090" w14:textId="77777777" w:rsidR="00893C85" w:rsidRDefault="00893C85" w:rsidP="000B435F">
      <w:pPr>
        <w:pStyle w:val="Heading2TextBulleted"/>
        <w:numPr>
          <w:ilvl w:val="0"/>
          <w:numId w:val="0"/>
        </w:numPr>
        <w:ind w:left="1440"/>
        <w:rPr>
          <w:rFonts w:ascii="Calibri Light" w:hAnsi="Calibri Light" w:cs="Arial"/>
          <w:sz w:val="18"/>
        </w:rPr>
      </w:pPr>
    </w:p>
    <w:p w14:paraId="1F72EB3B" w14:textId="04D92DD8" w:rsidR="00122D22" w:rsidRPr="00050960" w:rsidRDefault="00893C85" w:rsidP="000B435F">
      <w:pPr>
        <w:pStyle w:val="Heading2TextBulleted"/>
        <w:numPr>
          <w:ilvl w:val="0"/>
          <w:numId w:val="0"/>
        </w:numPr>
        <w:ind w:left="1440"/>
        <w:rPr>
          <w:rFonts w:ascii="Calibri Light" w:hAnsi="Calibri Light" w:cs="Arial"/>
          <w:sz w:val="18"/>
          <w:u w:val="single"/>
        </w:rPr>
      </w:pPr>
      <w:r>
        <w:rPr>
          <w:rFonts w:ascii="Calibri Light" w:hAnsi="Calibri Light" w:cs="Arial"/>
          <w:sz w:val="18"/>
          <w:u w:val="single"/>
        </w:rPr>
        <w:t xml:space="preserve">Email, </w:t>
      </w:r>
      <w:r w:rsidR="00122D22" w:rsidRPr="00050960">
        <w:rPr>
          <w:rFonts w:ascii="Calibri Light" w:hAnsi="Calibri Light" w:cs="Arial"/>
          <w:sz w:val="18"/>
          <w:u w:val="single"/>
        </w:rPr>
        <w:t>SMS</w:t>
      </w:r>
      <w:r w:rsidR="001756AF">
        <w:rPr>
          <w:rFonts w:ascii="Calibri Light" w:hAnsi="Calibri Light" w:cs="Arial"/>
          <w:sz w:val="18"/>
          <w:u w:val="single"/>
        </w:rPr>
        <w:t>, TTY</w:t>
      </w:r>
      <w:r w:rsidR="00122D22" w:rsidRPr="00050960">
        <w:rPr>
          <w:rFonts w:ascii="Calibri Light" w:hAnsi="Calibri Light" w:cs="Arial"/>
          <w:sz w:val="18"/>
          <w:u w:val="single"/>
        </w:rPr>
        <w:t xml:space="preserve"> &amp; Voice call</w:t>
      </w:r>
    </w:p>
    <w:p w14:paraId="0120FFC9" w14:textId="751EE2F2" w:rsidR="005B2F8A" w:rsidRPr="005B2F8A" w:rsidRDefault="00050960" w:rsidP="005B2F8A">
      <w:pPr>
        <w:pStyle w:val="CommentText"/>
        <w:ind w:left="1440"/>
        <w:rPr>
          <w:rFonts w:ascii="Calibri Light,Arial" w:eastAsia="Calibri Light,Arial" w:hAnsi="Calibri Light,Arial" w:cs="Calibri Light,Arial"/>
          <w:sz w:val="18"/>
          <w:szCs w:val="18"/>
        </w:rPr>
      </w:pPr>
      <w:r w:rsidRPr="74544916">
        <w:rPr>
          <w:rFonts w:ascii="Calibri Light" w:eastAsia="Calibri Light" w:hAnsi="Calibri Light" w:cs="Calibri Light"/>
          <w:sz w:val="18"/>
          <w:szCs w:val="18"/>
        </w:rPr>
        <w:lastRenderedPageBreak/>
        <w:t xml:space="preserve">For automatic correspondence, the triggering process </w:t>
      </w:r>
      <w:r w:rsidR="009A046F" w:rsidRPr="74544916">
        <w:rPr>
          <w:rFonts w:ascii="Calibri Light" w:eastAsia="Calibri Light" w:hAnsi="Calibri Light" w:cs="Calibri Light"/>
          <w:sz w:val="18"/>
          <w:szCs w:val="18"/>
        </w:rPr>
        <w:t>for</w:t>
      </w:r>
      <w:r w:rsidR="00893C85" w:rsidRPr="74544916">
        <w:rPr>
          <w:rFonts w:ascii="Calibri Light,Arial" w:eastAsia="Calibri Light,Arial" w:hAnsi="Calibri Light,Arial" w:cs="Calibri Light,Arial"/>
          <w:sz w:val="18"/>
          <w:szCs w:val="18"/>
        </w:rPr>
        <w:t xml:space="preserve"> </w:t>
      </w:r>
      <w:r w:rsidR="008B7C35" w:rsidRPr="74544916">
        <w:rPr>
          <w:rFonts w:ascii="Calibri Light" w:eastAsia="Calibri Light" w:hAnsi="Calibri Light" w:cs="Calibri Light"/>
          <w:sz w:val="18"/>
          <w:szCs w:val="18"/>
        </w:rPr>
        <w:t>correspondence</w:t>
      </w:r>
      <w:r w:rsidR="008B7C35" w:rsidRPr="74544916">
        <w:rPr>
          <w:rFonts w:ascii="Calibri Light,Arial" w:eastAsia="Calibri Light,Arial" w:hAnsi="Calibri Light,Arial" w:cs="Calibri Light,Arial"/>
          <w:sz w:val="18"/>
          <w:szCs w:val="18"/>
        </w:rPr>
        <w:t xml:space="preserve"> </w:t>
      </w:r>
      <w:r w:rsidR="00BD14B8" w:rsidRPr="74544916">
        <w:rPr>
          <w:rFonts w:ascii="Calibri Light" w:eastAsia="Calibri Light" w:hAnsi="Calibri Light" w:cs="Calibri Light"/>
          <w:sz w:val="18"/>
          <w:szCs w:val="18"/>
        </w:rPr>
        <w:t xml:space="preserve">will create XML file using </w:t>
      </w:r>
      <w:r w:rsidR="00BD14B8" w:rsidRPr="00A2B81E">
        <w:rPr>
          <w:rFonts w:ascii="Calibri Light" w:eastAsia="Calibri Light" w:hAnsi="Calibri Light" w:cs="Calibri Light"/>
          <w:i/>
          <w:sz w:val="18"/>
          <w:szCs w:val="18"/>
        </w:rPr>
        <w:t>I-CIM-CS-11 - Interface to send Notification from SAP S/4 HANA</w:t>
      </w:r>
      <w:r w:rsidR="00BD14B8" w:rsidRPr="74544916">
        <w:rPr>
          <w:rFonts w:ascii="Calibri Light" w:eastAsia="Calibri Light" w:hAnsi="Calibri Light" w:cs="Calibri Light"/>
          <w:sz w:val="18"/>
          <w:szCs w:val="18"/>
        </w:rPr>
        <w:t xml:space="preserve"> to Nuance and place</w:t>
      </w:r>
      <w:r w:rsidR="00BD14B8" w:rsidRPr="74544916">
        <w:rPr>
          <w:rFonts w:ascii="Calibri Light,Arial" w:eastAsia="Calibri Light,Arial" w:hAnsi="Calibri Light,Arial" w:cs="Calibri Light,Arial"/>
          <w:sz w:val="18"/>
          <w:szCs w:val="18"/>
        </w:rPr>
        <w:t xml:space="preserve"> </w:t>
      </w:r>
      <w:r w:rsidRPr="74544916">
        <w:rPr>
          <w:rFonts w:ascii="Calibri Light" w:eastAsia="Calibri Light" w:hAnsi="Calibri Light" w:cs="Calibri Light"/>
          <w:sz w:val="18"/>
          <w:szCs w:val="18"/>
        </w:rPr>
        <w:t xml:space="preserve">the XML file to </w:t>
      </w:r>
      <w:r w:rsidR="001B5975" w:rsidRPr="74544916">
        <w:rPr>
          <w:rFonts w:ascii="Calibri Light" w:eastAsia="Calibri Light" w:hAnsi="Calibri Light" w:cs="Calibri Light"/>
          <w:sz w:val="18"/>
          <w:szCs w:val="18"/>
        </w:rPr>
        <w:t xml:space="preserve">a file server. </w:t>
      </w:r>
      <w:r w:rsidR="00A06704" w:rsidRPr="74544916">
        <w:rPr>
          <w:rFonts w:ascii="Calibri Light" w:eastAsia="Calibri Light" w:hAnsi="Calibri Light" w:cs="Calibri Light"/>
          <w:sz w:val="18"/>
          <w:szCs w:val="18"/>
        </w:rPr>
        <w:t>Nuance</w:t>
      </w:r>
      <w:r w:rsidR="009525FD" w:rsidRPr="74544916">
        <w:rPr>
          <w:rFonts w:ascii="Calibri Light,Arial" w:eastAsia="Calibri Light,Arial" w:hAnsi="Calibri Light,Arial" w:cs="Calibri Light,Arial"/>
          <w:sz w:val="18"/>
          <w:szCs w:val="18"/>
        </w:rPr>
        <w:t xml:space="preserve"> </w:t>
      </w:r>
      <w:r w:rsidRPr="74544916">
        <w:rPr>
          <w:rFonts w:ascii="Calibri Light" w:eastAsia="Calibri Light" w:hAnsi="Calibri Light" w:cs="Calibri Light"/>
          <w:sz w:val="18"/>
          <w:szCs w:val="18"/>
        </w:rPr>
        <w:t xml:space="preserve">will process the files in the file server and </w:t>
      </w:r>
      <w:r w:rsidR="00893C85" w:rsidRPr="74544916">
        <w:rPr>
          <w:rFonts w:ascii="Calibri Light" w:eastAsia="Calibri Light" w:hAnsi="Calibri Light" w:cs="Calibri Light"/>
          <w:sz w:val="18"/>
          <w:szCs w:val="18"/>
        </w:rPr>
        <w:t xml:space="preserve">send the correspondence to the </w:t>
      </w:r>
      <w:r w:rsidR="00AB48E7" w:rsidRPr="74544916">
        <w:rPr>
          <w:rFonts w:ascii="Calibri Light" w:eastAsia="Calibri Light" w:hAnsi="Calibri Light" w:cs="Calibri Light"/>
          <w:sz w:val="18"/>
          <w:szCs w:val="18"/>
        </w:rPr>
        <w:t>BP</w:t>
      </w:r>
      <w:r w:rsidR="00113D84" w:rsidRPr="74544916">
        <w:rPr>
          <w:rFonts w:ascii="Calibri Light" w:eastAsia="Calibri Light" w:hAnsi="Calibri Light" w:cs="Calibri Light"/>
          <w:sz w:val="18"/>
          <w:szCs w:val="18"/>
        </w:rPr>
        <w:t xml:space="preserve"> based on</w:t>
      </w:r>
      <w:r w:rsidR="009A046F" w:rsidRPr="74544916">
        <w:rPr>
          <w:rFonts w:ascii="Calibri Light" w:eastAsia="Calibri Light" w:hAnsi="Calibri Light" w:cs="Calibri Light"/>
          <w:sz w:val="18"/>
          <w:szCs w:val="18"/>
        </w:rPr>
        <w:t xml:space="preserve"> the</w:t>
      </w:r>
      <w:r w:rsidR="00113D84" w:rsidRPr="74544916">
        <w:rPr>
          <w:rFonts w:ascii="Calibri Light,Arial" w:eastAsia="Calibri Light,Arial" w:hAnsi="Calibri Light,Arial" w:cs="Calibri Light,Arial"/>
          <w:sz w:val="18"/>
          <w:szCs w:val="18"/>
        </w:rPr>
        <w:t xml:space="preserve"> </w:t>
      </w:r>
      <w:r w:rsidR="00AB48E7" w:rsidRPr="74544916">
        <w:rPr>
          <w:rFonts w:ascii="Calibri Light" w:eastAsia="Calibri Light" w:hAnsi="Calibri Light" w:cs="Calibri Light"/>
          <w:sz w:val="18"/>
          <w:szCs w:val="18"/>
        </w:rPr>
        <w:t>BP</w:t>
      </w:r>
      <w:r w:rsidR="00113D84" w:rsidRPr="74544916">
        <w:rPr>
          <w:rFonts w:ascii="Calibri Light" w:eastAsia="Calibri Light" w:hAnsi="Calibri Light" w:cs="Calibri Light"/>
          <w:sz w:val="18"/>
          <w:szCs w:val="18"/>
        </w:rPr>
        <w:t xml:space="preserve"> preferred communication channel</w:t>
      </w:r>
      <w:r w:rsidR="00893C85" w:rsidRPr="74544916">
        <w:rPr>
          <w:rFonts w:ascii="Calibri Light,Arial" w:eastAsia="Calibri Light,Arial" w:hAnsi="Calibri Light,Arial" w:cs="Calibri Light,Arial"/>
          <w:sz w:val="18"/>
          <w:szCs w:val="18"/>
        </w:rPr>
        <w:t xml:space="preserve">. </w:t>
      </w:r>
      <w:r w:rsidR="006C1B6D" w:rsidRPr="74544916">
        <w:rPr>
          <w:rFonts w:ascii="Calibri Light,Arial" w:eastAsia="Calibri Light,Arial" w:hAnsi="Calibri Light,Arial" w:cs="Calibri Light,Arial"/>
          <w:sz w:val="18"/>
          <w:szCs w:val="18"/>
        </w:rPr>
        <w:t xml:space="preserve"> </w:t>
      </w:r>
    </w:p>
    <w:p w14:paraId="6FDFD50E" w14:textId="77777777" w:rsidR="00912E4F" w:rsidRDefault="00912E4F" w:rsidP="00893C85">
      <w:pPr>
        <w:pStyle w:val="Heading2TextBulleted"/>
        <w:numPr>
          <w:ilvl w:val="0"/>
          <w:numId w:val="0"/>
        </w:numPr>
        <w:ind w:left="1440"/>
        <w:rPr>
          <w:rFonts w:ascii="Calibri Light" w:hAnsi="Calibri Light" w:cs="Arial"/>
          <w:sz w:val="18"/>
        </w:rPr>
      </w:pPr>
    </w:p>
    <w:p w14:paraId="4A4CE5C4" w14:textId="00B002B7" w:rsidR="00050960" w:rsidRDefault="00050960" w:rsidP="000B435F">
      <w:pPr>
        <w:pStyle w:val="Heading2TextBulleted"/>
        <w:numPr>
          <w:ilvl w:val="0"/>
          <w:numId w:val="0"/>
        </w:numPr>
        <w:ind w:left="1440"/>
        <w:rPr>
          <w:rFonts w:ascii="Calibri Light" w:hAnsi="Calibri Light" w:cs="Arial"/>
          <w:sz w:val="18"/>
        </w:rPr>
      </w:pPr>
      <w:r>
        <w:rPr>
          <w:rFonts w:ascii="Calibri Light" w:hAnsi="Calibri Light" w:cs="Arial"/>
          <w:sz w:val="18"/>
        </w:rPr>
        <w:t>For manual correspondence, if the selected communication channel for the correspondence is SMS, voice call</w:t>
      </w:r>
      <w:r w:rsidR="004672BA">
        <w:rPr>
          <w:rFonts w:ascii="Calibri Light" w:hAnsi="Calibri Light" w:cs="Arial"/>
          <w:sz w:val="18"/>
        </w:rPr>
        <w:t>, TTY</w:t>
      </w:r>
      <w:r>
        <w:rPr>
          <w:rFonts w:ascii="Calibri Light" w:hAnsi="Calibri Light" w:cs="Arial"/>
          <w:sz w:val="18"/>
        </w:rPr>
        <w:t xml:space="preserve"> or email, Exstream will send the correspondence in a XML file to </w:t>
      </w:r>
      <w:r w:rsidR="006228EF">
        <w:rPr>
          <w:rFonts w:ascii="Calibri Light" w:hAnsi="Calibri Light" w:cs="Arial"/>
          <w:sz w:val="18"/>
        </w:rPr>
        <w:t xml:space="preserve">the </w:t>
      </w:r>
      <w:r w:rsidR="00A06704">
        <w:rPr>
          <w:rFonts w:ascii="Calibri Light" w:hAnsi="Calibri Light" w:cs="Arial"/>
          <w:sz w:val="18"/>
        </w:rPr>
        <w:t>Nuance</w:t>
      </w:r>
      <w:r w:rsidR="009525FD">
        <w:rPr>
          <w:rFonts w:ascii="Calibri Light" w:hAnsi="Calibri Light" w:cs="Arial"/>
          <w:sz w:val="18"/>
        </w:rPr>
        <w:t xml:space="preserve"> </w:t>
      </w:r>
      <w:r>
        <w:rPr>
          <w:rFonts w:ascii="Calibri Light" w:hAnsi="Calibri Light" w:cs="Arial"/>
          <w:sz w:val="18"/>
        </w:rPr>
        <w:t xml:space="preserve">file server after user has submitted the correspondence. </w:t>
      </w:r>
      <w:r w:rsidR="00A06704">
        <w:rPr>
          <w:rFonts w:ascii="Calibri Light" w:hAnsi="Calibri Light" w:cs="Arial"/>
          <w:sz w:val="18"/>
        </w:rPr>
        <w:t>Nuance</w:t>
      </w:r>
      <w:r w:rsidR="009525FD">
        <w:rPr>
          <w:rFonts w:ascii="Calibri Light" w:hAnsi="Calibri Light" w:cs="Arial"/>
          <w:sz w:val="18"/>
        </w:rPr>
        <w:t xml:space="preserve"> </w:t>
      </w:r>
      <w:r w:rsidR="00893C85">
        <w:rPr>
          <w:rFonts w:ascii="Calibri Light" w:hAnsi="Calibri Light" w:cs="Arial"/>
          <w:sz w:val="18"/>
        </w:rPr>
        <w:t>will process the file in the file server and send the correspondence to the file server.</w:t>
      </w:r>
    </w:p>
    <w:p w14:paraId="13EEA3E0" w14:textId="77777777" w:rsidR="003A3A3F" w:rsidRDefault="003A3A3F" w:rsidP="000B435F">
      <w:pPr>
        <w:pStyle w:val="Heading2TextBulleted"/>
        <w:numPr>
          <w:ilvl w:val="0"/>
          <w:numId w:val="0"/>
        </w:numPr>
        <w:ind w:left="1440"/>
        <w:rPr>
          <w:rFonts w:ascii="Calibri Light" w:hAnsi="Calibri Light" w:cs="Arial"/>
          <w:sz w:val="18"/>
        </w:rPr>
      </w:pPr>
    </w:p>
    <w:p w14:paraId="5BD00E74" w14:textId="77777777" w:rsidR="003A3A3F" w:rsidRPr="00792ADD" w:rsidRDefault="003A3A3F" w:rsidP="00533003">
      <w:pPr>
        <w:pStyle w:val="Heading3"/>
        <w:keepNext/>
        <w:numPr>
          <w:ilvl w:val="2"/>
          <w:numId w:val="5"/>
        </w:numPr>
        <w:tabs>
          <w:tab w:val="left" w:pos="1440"/>
        </w:tabs>
        <w:spacing w:before="120" w:after="120"/>
        <w:ind w:left="1440" w:hanging="900"/>
        <w:rPr>
          <w:rFonts w:ascii="Calibri Light" w:eastAsia="Calibri Light" w:hAnsi="Calibri Light" w:cs="Calibri Light"/>
          <w:sz w:val="28"/>
          <w:szCs w:val="28"/>
        </w:rPr>
      </w:pPr>
      <w:bookmarkStart w:id="34" w:name="_Toc513448812"/>
      <w:r w:rsidRPr="2C33CDF8">
        <w:rPr>
          <w:rFonts w:ascii="Calibri Light" w:eastAsia="Calibri Light" w:hAnsi="Calibri Light" w:cs="Calibri Light"/>
          <w:sz w:val="28"/>
          <w:szCs w:val="28"/>
        </w:rPr>
        <w:t>Control Report</w:t>
      </w:r>
      <w:bookmarkEnd w:id="34"/>
    </w:p>
    <w:p w14:paraId="57C74D55" w14:textId="6F703C65" w:rsidR="003A3A3F" w:rsidRDefault="003A3A3F" w:rsidP="003A3A3F">
      <w:pPr>
        <w:pStyle w:val="Heading2TextBulleted"/>
        <w:numPr>
          <w:ilvl w:val="0"/>
          <w:numId w:val="0"/>
        </w:numPr>
        <w:ind w:left="1440"/>
        <w:rPr>
          <w:rFonts w:ascii="Calibri Light" w:hAnsi="Calibri Light" w:cs="Arial"/>
          <w:sz w:val="18"/>
        </w:rPr>
      </w:pPr>
      <w:r>
        <w:rPr>
          <w:rFonts w:ascii="Calibri Light" w:hAnsi="Calibri Light" w:cs="Arial"/>
          <w:sz w:val="18"/>
        </w:rPr>
        <w:t xml:space="preserve">A </w:t>
      </w:r>
      <w:r w:rsidR="009040E9">
        <w:rPr>
          <w:rFonts w:ascii="Calibri Light" w:hAnsi="Calibri Light" w:cs="Arial"/>
          <w:sz w:val="18"/>
        </w:rPr>
        <w:t>log file/</w:t>
      </w:r>
      <w:r>
        <w:rPr>
          <w:rFonts w:ascii="Calibri Light" w:hAnsi="Calibri Light" w:cs="Arial"/>
          <w:sz w:val="18"/>
        </w:rPr>
        <w:t xml:space="preserve">control report </w:t>
      </w:r>
      <w:r w:rsidR="000372B5">
        <w:rPr>
          <w:rFonts w:ascii="Calibri Light" w:hAnsi="Calibri Light" w:cs="Arial"/>
          <w:sz w:val="18"/>
        </w:rPr>
        <w:t xml:space="preserve">for reconciliation </w:t>
      </w:r>
      <w:r>
        <w:rPr>
          <w:rFonts w:ascii="Calibri Light" w:hAnsi="Calibri Light" w:cs="Arial"/>
          <w:sz w:val="18"/>
        </w:rPr>
        <w:t xml:space="preserve">will be generated in S/4HANA </w:t>
      </w:r>
      <w:r w:rsidR="00113D84">
        <w:rPr>
          <w:rFonts w:ascii="Calibri Light" w:hAnsi="Calibri Light" w:cs="Arial"/>
          <w:sz w:val="18"/>
        </w:rPr>
        <w:t xml:space="preserve">with the purpose </w:t>
      </w:r>
      <w:r w:rsidR="00DB34AE">
        <w:rPr>
          <w:rFonts w:ascii="Calibri Light" w:hAnsi="Calibri Light" w:cs="Arial"/>
          <w:sz w:val="18"/>
        </w:rPr>
        <w:t xml:space="preserve">of </w:t>
      </w:r>
      <w:r w:rsidR="00113D84">
        <w:rPr>
          <w:rFonts w:ascii="Calibri Light" w:hAnsi="Calibri Light" w:cs="Arial"/>
          <w:sz w:val="18"/>
        </w:rPr>
        <w:t>provid</w:t>
      </w:r>
      <w:r w:rsidR="00DB34AE">
        <w:rPr>
          <w:rFonts w:ascii="Calibri Light" w:hAnsi="Calibri Light" w:cs="Arial"/>
          <w:sz w:val="18"/>
        </w:rPr>
        <w:t>ing</w:t>
      </w:r>
      <w:r w:rsidR="00113D84">
        <w:rPr>
          <w:rFonts w:ascii="Calibri Light" w:hAnsi="Calibri Light" w:cs="Arial"/>
          <w:sz w:val="18"/>
        </w:rPr>
        <w:t xml:space="preserve"> visibility </w:t>
      </w:r>
      <w:r w:rsidR="00DB34AE">
        <w:rPr>
          <w:rFonts w:ascii="Calibri Light" w:hAnsi="Calibri Light" w:cs="Arial"/>
          <w:sz w:val="18"/>
        </w:rPr>
        <w:t>to</w:t>
      </w:r>
      <w:r w:rsidR="00113D84">
        <w:rPr>
          <w:rFonts w:ascii="Calibri Light" w:hAnsi="Calibri Light" w:cs="Arial"/>
          <w:sz w:val="18"/>
        </w:rPr>
        <w:t xml:space="preserve"> the number of correspondence uploaded to </w:t>
      </w:r>
      <w:r w:rsidR="004239AF">
        <w:rPr>
          <w:rFonts w:ascii="Calibri Light" w:hAnsi="Calibri Light" w:cs="Arial"/>
          <w:sz w:val="18"/>
        </w:rPr>
        <w:t>OpenText</w:t>
      </w:r>
      <w:r w:rsidR="00113D84">
        <w:rPr>
          <w:rFonts w:ascii="Calibri Light" w:hAnsi="Calibri Light" w:cs="Arial"/>
          <w:sz w:val="18"/>
        </w:rPr>
        <w:t xml:space="preserve"> to send to </w:t>
      </w:r>
      <w:r w:rsidR="00AB48E7">
        <w:rPr>
          <w:rFonts w:ascii="Calibri Light" w:hAnsi="Calibri Light" w:cs="Arial"/>
          <w:sz w:val="18"/>
        </w:rPr>
        <w:t>BP</w:t>
      </w:r>
      <w:r w:rsidR="00113D84">
        <w:rPr>
          <w:rFonts w:ascii="Calibri Light" w:hAnsi="Calibri Light" w:cs="Arial"/>
          <w:sz w:val="18"/>
        </w:rPr>
        <w:t xml:space="preserve">. </w:t>
      </w:r>
    </w:p>
    <w:p w14:paraId="26F15E2B" w14:textId="69F181E8" w:rsidR="00904AFA" w:rsidRDefault="000372B5" w:rsidP="003A3A3F">
      <w:pPr>
        <w:pStyle w:val="Heading2TextBulleted"/>
        <w:numPr>
          <w:ilvl w:val="0"/>
          <w:numId w:val="0"/>
        </w:numPr>
        <w:ind w:left="1440"/>
        <w:rPr>
          <w:rFonts w:ascii="Calibri Light" w:hAnsi="Calibri Light" w:cs="Arial"/>
          <w:sz w:val="18"/>
        </w:rPr>
      </w:pPr>
      <w:r>
        <w:rPr>
          <w:rFonts w:ascii="Calibri Light" w:hAnsi="Calibri Light" w:cs="Arial"/>
          <w:sz w:val="18"/>
        </w:rPr>
        <w:t xml:space="preserve">For manual correspondence and automatic correspondence (US Mail), </w:t>
      </w:r>
      <w:r w:rsidR="004239AF">
        <w:rPr>
          <w:rFonts w:ascii="Calibri Light" w:hAnsi="Calibri Light" w:cs="Arial"/>
          <w:sz w:val="18"/>
        </w:rPr>
        <w:t>OpenText</w:t>
      </w:r>
      <w:r w:rsidR="00904AFA">
        <w:rPr>
          <w:rFonts w:ascii="Calibri Light" w:hAnsi="Calibri Light" w:cs="Arial"/>
          <w:sz w:val="18"/>
        </w:rPr>
        <w:t xml:space="preserve"> will provide a control report. The control report will provide information </w:t>
      </w:r>
      <w:r w:rsidR="00DB34AE">
        <w:rPr>
          <w:rFonts w:ascii="Calibri Light" w:hAnsi="Calibri Light" w:cs="Arial"/>
          <w:sz w:val="18"/>
        </w:rPr>
        <w:t xml:space="preserve">about </w:t>
      </w:r>
      <w:r w:rsidR="00904AFA">
        <w:rPr>
          <w:rFonts w:ascii="Calibri Light" w:hAnsi="Calibri Light" w:cs="Arial"/>
          <w:sz w:val="18"/>
        </w:rPr>
        <w:t xml:space="preserve">the number of correspondence </w:t>
      </w:r>
      <w:r>
        <w:rPr>
          <w:rFonts w:ascii="Calibri Light" w:hAnsi="Calibri Light" w:cs="Arial"/>
          <w:sz w:val="18"/>
        </w:rPr>
        <w:t xml:space="preserve">that passes to OpenText and number of correspondence </w:t>
      </w:r>
      <w:r w:rsidR="00904AFA">
        <w:rPr>
          <w:rFonts w:ascii="Calibri Light" w:hAnsi="Calibri Light" w:cs="Arial"/>
          <w:sz w:val="18"/>
        </w:rPr>
        <w:t xml:space="preserve">processed and sent to </w:t>
      </w:r>
      <w:r w:rsidR="00113D84">
        <w:rPr>
          <w:rFonts w:ascii="Calibri Light" w:hAnsi="Calibri Light" w:cs="Arial"/>
          <w:sz w:val="18"/>
        </w:rPr>
        <w:t>GO3</w:t>
      </w:r>
      <w:r w:rsidR="00F3414A">
        <w:rPr>
          <w:rFonts w:ascii="Calibri Light" w:hAnsi="Calibri Light" w:cs="Arial"/>
          <w:sz w:val="18"/>
        </w:rPr>
        <w:t xml:space="preserve"> (print services)</w:t>
      </w:r>
      <w:r w:rsidR="00113D84">
        <w:rPr>
          <w:rFonts w:ascii="Calibri Light" w:hAnsi="Calibri Light" w:cs="Arial"/>
          <w:sz w:val="18"/>
        </w:rPr>
        <w:t xml:space="preserve"> </w:t>
      </w:r>
      <w:r w:rsidR="00487D2C">
        <w:rPr>
          <w:rFonts w:ascii="Calibri Light" w:hAnsi="Calibri Light" w:cs="Arial"/>
          <w:sz w:val="18"/>
        </w:rPr>
        <w:t>file server</w:t>
      </w:r>
      <w:r w:rsidR="00D863B0">
        <w:rPr>
          <w:rFonts w:ascii="Calibri Light" w:hAnsi="Calibri Light" w:cs="Arial"/>
          <w:sz w:val="18"/>
        </w:rPr>
        <w:t>.</w:t>
      </w:r>
      <w:r w:rsidR="00487D2C">
        <w:rPr>
          <w:rFonts w:ascii="Calibri Light" w:hAnsi="Calibri Light" w:cs="Arial"/>
          <w:sz w:val="18"/>
        </w:rPr>
        <w:t xml:space="preserve"> </w:t>
      </w:r>
    </w:p>
    <w:p w14:paraId="5FCC40C3" w14:textId="27E12DA0" w:rsidR="000372B5" w:rsidRDefault="000372B5" w:rsidP="003A3A3F">
      <w:pPr>
        <w:pStyle w:val="Heading2TextBulleted"/>
        <w:numPr>
          <w:ilvl w:val="0"/>
          <w:numId w:val="0"/>
        </w:numPr>
        <w:ind w:left="1440"/>
        <w:rPr>
          <w:rFonts w:ascii="Calibri Light" w:hAnsi="Calibri Light" w:cs="Arial"/>
          <w:sz w:val="18"/>
        </w:rPr>
      </w:pPr>
      <w:r>
        <w:rPr>
          <w:rFonts w:ascii="Calibri Light" w:hAnsi="Calibri Light" w:cs="Arial"/>
          <w:sz w:val="18"/>
        </w:rPr>
        <w:t xml:space="preserve">For automatic correspondence (SMS, Voice Call, Email and TTY), a self service report can be used to the extract BP Contact created for outbound correspondence and the channels. This will be the control report for </w:t>
      </w:r>
      <w:r w:rsidR="00A82CDC">
        <w:rPr>
          <w:rFonts w:ascii="Calibri Light" w:hAnsi="Calibri Light" w:cs="Arial"/>
          <w:sz w:val="18"/>
        </w:rPr>
        <w:t>correspondence that sent to Nuance.</w:t>
      </w:r>
    </w:p>
    <w:p w14:paraId="662DEE11" w14:textId="39DD7093" w:rsidR="00113D84" w:rsidRDefault="00A06704" w:rsidP="003A3A3F">
      <w:pPr>
        <w:pStyle w:val="Heading2TextBulleted"/>
        <w:numPr>
          <w:ilvl w:val="0"/>
          <w:numId w:val="0"/>
        </w:numPr>
        <w:ind w:left="1440"/>
        <w:rPr>
          <w:rFonts w:ascii="Calibri Light" w:hAnsi="Calibri Light" w:cs="Arial"/>
          <w:sz w:val="18"/>
        </w:rPr>
      </w:pPr>
      <w:r>
        <w:rPr>
          <w:rFonts w:ascii="Calibri Light" w:hAnsi="Calibri Light" w:cs="Arial"/>
          <w:sz w:val="18"/>
        </w:rPr>
        <w:t>Nuance</w:t>
      </w:r>
      <w:r w:rsidR="00113D84">
        <w:rPr>
          <w:rFonts w:ascii="Calibri Light" w:hAnsi="Calibri Light" w:cs="Arial"/>
          <w:sz w:val="18"/>
        </w:rPr>
        <w:t xml:space="preserve"> and GO3 </w:t>
      </w:r>
      <w:r w:rsidR="00487D2C">
        <w:rPr>
          <w:rFonts w:ascii="Calibri Light" w:hAnsi="Calibri Light" w:cs="Arial"/>
          <w:sz w:val="18"/>
        </w:rPr>
        <w:t xml:space="preserve">file server </w:t>
      </w:r>
      <w:r w:rsidR="00021419">
        <w:rPr>
          <w:rFonts w:ascii="Calibri Light" w:hAnsi="Calibri Light" w:cs="Arial"/>
          <w:sz w:val="18"/>
        </w:rPr>
        <w:t>will have</w:t>
      </w:r>
      <w:r w:rsidR="00113D84">
        <w:rPr>
          <w:rFonts w:ascii="Calibri Light" w:hAnsi="Calibri Light" w:cs="Arial"/>
          <w:sz w:val="18"/>
        </w:rPr>
        <w:t xml:space="preserve"> a control report available providing </w:t>
      </w:r>
      <w:r w:rsidR="00021419">
        <w:rPr>
          <w:rFonts w:ascii="Calibri Light" w:hAnsi="Calibri Light" w:cs="Arial"/>
          <w:sz w:val="18"/>
        </w:rPr>
        <w:t xml:space="preserve">the </w:t>
      </w:r>
      <w:r w:rsidR="00113D84">
        <w:rPr>
          <w:rFonts w:ascii="Calibri Light" w:hAnsi="Calibri Light" w:cs="Arial"/>
          <w:sz w:val="18"/>
        </w:rPr>
        <w:t xml:space="preserve">number of correspondences received and sent to </w:t>
      </w:r>
      <w:r w:rsidR="00AB48E7">
        <w:rPr>
          <w:rFonts w:ascii="Calibri Light" w:hAnsi="Calibri Light" w:cs="Arial"/>
          <w:sz w:val="18"/>
        </w:rPr>
        <w:t>BP</w:t>
      </w:r>
      <w:r w:rsidR="00113D84">
        <w:rPr>
          <w:rFonts w:ascii="Calibri Light" w:hAnsi="Calibri Light" w:cs="Arial"/>
          <w:sz w:val="18"/>
        </w:rPr>
        <w:t xml:space="preserve"> for the day.</w:t>
      </w:r>
    </w:p>
    <w:p w14:paraId="12E6C543" w14:textId="4FA350A0" w:rsidR="00904AFA" w:rsidRDefault="00113D84" w:rsidP="003A3A3F">
      <w:pPr>
        <w:pStyle w:val="Heading2TextBulleted"/>
        <w:numPr>
          <w:ilvl w:val="0"/>
          <w:numId w:val="0"/>
        </w:numPr>
        <w:ind w:left="1440"/>
        <w:rPr>
          <w:rFonts w:ascii="Calibri Light" w:hAnsi="Calibri Light" w:cs="Arial"/>
          <w:sz w:val="18"/>
        </w:rPr>
      </w:pPr>
      <w:r>
        <w:rPr>
          <w:rFonts w:ascii="Calibri Light" w:hAnsi="Calibri Light" w:cs="Arial"/>
          <w:sz w:val="18"/>
        </w:rPr>
        <w:t>SCE IT u</w:t>
      </w:r>
      <w:r w:rsidR="000D5F8D">
        <w:rPr>
          <w:rFonts w:ascii="Calibri Light" w:hAnsi="Calibri Light" w:cs="Arial"/>
          <w:sz w:val="18"/>
        </w:rPr>
        <w:t>ser</w:t>
      </w:r>
      <w:r w:rsidR="00904AFA">
        <w:rPr>
          <w:rFonts w:ascii="Calibri Light" w:hAnsi="Calibri Light" w:cs="Arial"/>
          <w:sz w:val="18"/>
        </w:rPr>
        <w:t xml:space="preserve"> can use </w:t>
      </w:r>
      <w:r>
        <w:rPr>
          <w:rFonts w:ascii="Calibri Light" w:hAnsi="Calibri Light" w:cs="Arial"/>
          <w:sz w:val="18"/>
        </w:rPr>
        <w:t xml:space="preserve">Control Report from </w:t>
      </w:r>
      <w:r w:rsidR="00904AFA">
        <w:rPr>
          <w:rFonts w:ascii="Calibri Light" w:hAnsi="Calibri Light" w:cs="Arial"/>
          <w:sz w:val="18"/>
        </w:rPr>
        <w:t>S/4HANA</w:t>
      </w:r>
      <w:r>
        <w:rPr>
          <w:rFonts w:ascii="Calibri Light" w:hAnsi="Calibri Light" w:cs="Arial"/>
          <w:sz w:val="18"/>
        </w:rPr>
        <w:t xml:space="preserve">, </w:t>
      </w:r>
      <w:r w:rsidR="004239AF">
        <w:rPr>
          <w:rFonts w:ascii="Calibri Light" w:hAnsi="Calibri Light" w:cs="Arial"/>
          <w:sz w:val="18"/>
        </w:rPr>
        <w:t>OpenText</w:t>
      </w:r>
      <w:r>
        <w:rPr>
          <w:rFonts w:ascii="Calibri Light" w:hAnsi="Calibri Light" w:cs="Arial"/>
          <w:sz w:val="18"/>
        </w:rPr>
        <w:t xml:space="preserve">, </w:t>
      </w:r>
      <w:r w:rsidR="00A06704">
        <w:rPr>
          <w:rFonts w:ascii="Calibri Light" w:hAnsi="Calibri Light" w:cs="Arial"/>
          <w:sz w:val="18"/>
        </w:rPr>
        <w:t>Nuance</w:t>
      </w:r>
      <w:r w:rsidR="009525FD">
        <w:rPr>
          <w:rFonts w:ascii="Calibri Light" w:hAnsi="Calibri Light" w:cs="Arial"/>
          <w:sz w:val="18"/>
        </w:rPr>
        <w:t xml:space="preserve"> </w:t>
      </w:r>
      <w:r>
        <w:rPr>
          <w:rFonts w:ascii="Calibri Light" w:hAnsi="Calibri Light" w:cs="Arial"/>
          <w:sz w:val="18"/>
        </w:rPr>
        <w:t xml:space="preserve">and </w:t>
      </w:r>
      <w:r w:rsidR="00021419">
        <w:rPr>
          <w:rFonts w:ascii="Calibri Light" w:hAnsi="Calibri Light" w:cs="Arial"/>
          <w:sz w:val="18"/>
        </w:rPr>
        <w:t xml:space="preserve">the </w:t>
      </w:r>
      <w:r>
        <w:rPr>
          <w:rFonts w:ascii="Calibri Light" w:hAnsi="Calibri Light" w:cs="Arial"/>
          <w:sz w:val="18"/>
        </w:rPr>
        <w:t>GO3</w:t>
      </w:r>
      <w:r w:rsidR="00904AFA">
        <w:rPr>
          <w:rFonts w:ascii="Calibri Light" w:hAnsi="Calibri Light" w:cs="Arial"/>
          <w:sz w:val="18"/>
        </w:rPr>
        <w:t xml:space="preserve"> control report to </w:t>
      </w:r>
      <w:r w:rsidR="00021419">
        <w:rPr>
          <w:rFonts w:ascii="Calibri Light" w:hAnsi="Calibri Light" w:cs="Arial"/>
          <w:sz w:val="18"/>
        </w:rPr>
        <w:t xml:space="preserve">perform </w:t>
      </w:r>
      <w:r w:rsidR="00904AFA">
        <w:rPr>
          <w:rFonts w:ascii="Calibri Light" w:hAnsi="Calibri Light" w:cs="Arial"/>
          <w:sz w:val="18"/>
        </w:rPr>
        <w:t>reconcilation if required.</w:t>
      </w:r>
    </w:p>
    <w:p w14:paraId="1C8EB144" w14:textId="35095433" w:rsidR="007629BE" w:rsidRDefault="007629BE" w:rsidP="003A3A3F">
      <w:pPr>
        <w:pStyle w:val="Heading2TextBulleted"/>
        <w:numPr>
          <w:ilvl w:val="0"/>
          <w:numId w:val="0"/>
        </w:numPr>
        <w:ind w:left="1440"/>
        <w:rPr>
          <w:rFonts w:ascii="Calibri Light" w:hAnsi="Calibri Light" w:cs="Arial"/>
          <w:sz w:val="18"/>
        </w:rPr>
      </w:pPr>
      <w:r>
        <w:rPr>
          <w:rFonts w:ascii="Calibri Light" w:hAnsi="Calibri Light" w:cs="Arial"/>
          <w:sz w:val="18"/>
        </w:rPr>
        <w:t>System shoud have the ability to re-trigger not processed correspondence in case the server is down when the job is scheduled</w:t>
      </w:r>
      <w:r w:rsidR="002F29D0">
        <w:rPr>
          <w:rFonts w:ascii="Calibri Light" w:hAnsi="Calibri Light" w:cs="Arial"/>
          <w:sz w:val="18"/>
        </w:rPr>
        <w:t>, however business rules need to be defined</w:t>
      </w:r>
      <w:r w:rsidR="00E96333">
        <w:rPr>
          <w:rFonts w:ascii="Calibri Light" w:hAnsi="Calibri Light" w:cs="Arial"/>
          <w:sz w:val="18"/>
        </w:rPr>
        <w:t xml:space="preserve"> (will be covered in W-CIM-CS-04 workflow)</w:t>
      </w:r>
      <w:r w:rsidR="002F29D0">
        <w:rPr>
          <w:rFonts w:ascii="Calibri Light" w:hAnsi="Calibri Light" w:cs="Arial"/>
          <w:sz w:val="18"/>
        </w:rPr>
        <w:t xml:space="preserve"> to clartify what correspondance should be sent based on the status changes in the system for that particular event that is triggering the notification to the BP.  For example, the status of an outage for a BP can change multiple time before the sytsem is back up</w:t>
      </w:r>
      <w:r>
        <w:rPr>
          <w:rFonts w:ascii="Calibri Light" w:hAnsi="Calibri Light" w:cs="Arial"/>
          <w:sz w:val="18"/>
        </w:rPr>
        <w:t>.</w:t>
      </w:r>
      <w:r w:rsidR="00F073D6">
        <w:rPr>
          <w:rFonts w:ascii="Calibri Light" w:hAnsi="Calibri Light" w:cs="Arial"/>
          <w:sz w:val="18"/>
        </w:rPr>
        <w:t xml:space="preserve">  This may need to have IT intervention to re-trigger the job.</w:t>
      </w:r>
    </w:p>
    <w:p w14:paraId="5C70E7E2" w14:textId="77777777" w:rsidR="00A969C7" w:rsidRDefault="00A969C7" w:rsidP="00792ADD">
      <w:pPr>
        <w:pStyle w:val="Heading2TextBulleted"/>
        <w:numPr>
          <w:ilvl w:val="0"/>
          <w:numId w:val="0"/>
        </w:numPr>
        <w:rPr>
          <w:rFonts w:ascii="Calibri Light" w:hAnsi="Calibri Light" w:cs="Arial"/>
          <w:sz w:val="18"/>
        </w:rPr>
      </w:pPr>
    </w:p>
    <w:p w14:paraId="5EA43416" w14:textId="53CF5E5C" w:rsidR="00B83402" w:rsidRPr="00792ADD" w:rsidRDefault="00B83402" w:rsidP="00533003">
      <w:pPr>
        <w:pStyle w:val="Heading3"/>
        <w:keepNext/>
        <w:numPr>
          <w:ilvl w:val="2"/>
          <w:numId w:val="5"/>
        </w:numPr>
        <w:tabs>
          <w:tab w:val="left" w:pos="1440"/>
        </w:tabs>
        <w:spacing w:before="120" w:after="120"/>
        <w:ind w:left="1440" w:hanging="900"/>
        <w:rPr>
          <w:rFonts w:ascii="Calibri Light" w:eastAsia="Calibri Light" w:hAnsi="Calibri Light" w:cs="Calibri Light"/>
          <w:sz w:val="28"/>
          <w:szCs w:val="28"/>
        </w:rPr>
      </w:pPr>
      <w:bookmarkStart w:id="35" w:name="_Toc513448813"/>
      <w:r w:rsidRPr="2C33CDF8">
        <w:rPr>
          <w:rFonts w:ascii="Calibri Light" w:eastAsia="Calibri Light" w:hAnsi="Calibri Light" w:cs="Calibri Light"/>
          <w:sz w:val="28"/>
          <w:szCs w:val="28"/>
        </w:rPr>
        <w:t>Correspondence Master Table</w:t>
      </w:r>
      <w:bookmarkEnd w:id="35"/>
    </w:p>
    <w:p w14:paraId="5390344A" w14:textId="063C6C7F" w:rsidR="007F1034" w:rsidRDefault="00B83402" w:rsidP="00CF649C">
      <w:pPr>
        <w:pStyle w:val="Heading2TextBulleted"/>
        <w:numPr>
          <w:ilvl w:val="0"/>
          <w:numId w:val="0"/>
        </w:numPr>
        <w:ind w:left="1440"/>
        <w:rPr>
          <w:rFonts w:ascii="Calibri Light" w:hAnsi="Calibri Light" w:cs="Arial"/>
          <w:sz w:val="18"/>
        </w:rPr>
      </w:pPr>
      <w:r>
        <w:rPr>
          <w:rFonts w:ascii="Calibri Light" w:hAnsi="Calibri Light" w:cs="Arial"/>
          <w:sz w:val="18"/>
        </w:rPr>
        <w:t xml:space="preserve">A customized table will be created in </w:t>
      </w:r>
      <w:r w:rsidR="00917FBA">
        <w:rPr>
          <w:rFonts w:ascii="Calibri Light" w:hAnsi="Calibri Light" w:cs="Arial"/>
          <w:sz w:val="18"/>
        </w:rPr>
        <w:t>OpenText</w:t>
      </w:r>
      <w:r>
        <w:rPr>
          <w:rFonts w:ascii="Calibri Light" w:hAnsi="Calibri Light" w:cs="Arial"/>
          <w:sz w:val="18"/>
        </w:rPr>
        <w:t xml:space="preserve"> to host the correspondence information. This table contains information that </w:t>
      </w:r>
      <w:r w:rsidR="00391CD5">
        <w:rPr>
          <w:rFonts w:ascii="Calibri Light" w:hAnsi="Calibri Light" w:cs="Arial"/>
          <w:sz w:val="18"/>
        </w:rPr>
        <w:t>is</w:t>
      </w:r>
      <w:r>
        <w:rPr>
          <w:rFonts w:ascii="Calibri Light" w:hAnsi="Calibri Light" w:cs="Arial"/>
          <w:sz w:val="18"/>
        </w:rPr>
        <w:t xml:space="preserve"> required by </w:t>
      </w:r>
      <w:r w:rsidR="004239AF">
        <w:rPr>
          <w:rFonts w:ascii="Calibri Light" w:hAnsi="Calibri Light" w:cs="Arial"/>
          <w:sz w:val="18"/>
        </w:rPr>
        <w:t>OpenText</w:t>
      </w:r>
      <w:r>
        <w:rPr>
          <w:rFonts w:ascii="Calibri Light" w:hAnsi="Calibri Light" w:cs="Arial"/>
          <w:sz w:val="18"/>
        </w:rPr>
        <w:t xml:space="preserve"> to have the correspondence generated. </w:t>
      </w:r>
      <w:r w:rsidR="007F1034">
        <w:rPr>
          <w:rFonts w:ascii="Calibri Light" w:hAnsi="Calibri Light" w:cs="Arial"/>
          <w:sz w:val="18"/>
        </w:rPr>
        <w:t xml:space="preserve">Some of the information such as </w:t>
      </w:r>
      <w:r w:rsidR="007F1034" w:rsidRPr="001C2E2B">
        <w:rPr>
          <w:rFonts w:ascii="Calibri Light" w:hAnsi="Calibri Light" w:cs="Arial"/>
          <w:i/>
          <w:sz w:val="18"/>
        </w:rPr>
        <w:t>Reference Code</w:t>
      </w:r>
      <w:r w:rsidR="007F1034">
        <w:rPr>
          <w:rFonts w:ascii="Calibri Light" w:hAnsi="Calibri Light" w:cs="Arial"/>
          <w:sz w:val="18"/>
        </w:rPr>
        <w:t xml:space="preserve"> and </w:t>
      </w:r>
      <w:r w:rsidR="007F1034" w:rsidRPr="001C2E2B">
        <w:rPr>
          <w:rFonts w:ascii="Calibri Light" w:hAnsi="Calibri Light" w:cs="Arial"/>
          <w:i/>
          <w:sz w:val="18"/>
        </w:rPr>
        <w:t>Version number</w:t>
      </w:r>
      <w:r w:rsidR="007F1034">
        <w:rPr>
          <w:rFonts w:ascii="Calibri Light" w:hAnsi="Calibri Light" w:cs="Arial"/>
          <w:sz w:val="18"/>
        </w:rPr>
        <w:t xml:space="preserve"> will be shown at the bottom of the correspondence. </w:t>
      </w:r>
    </w:p>
    <w:p w14:paraId="331B68EC" w14:textId="6B9360CD" w:rsidR="00B83402" w:rsidRDefault="00B83402" w:rsidP="00CF649C">
      <w:pPr>
        <w:pStyle w:val="Heading2TextBulleted"/>
        <w:numPr>
          <w:ilvl w:val="0"/>
          <w:numId w:val="0"/>
        </w:numPr>
        <w:ind w:left="1440"/>
        <w:rPr>
          <w:rFonts w:ascii="Calibri Light" w:hAnsi="Calibri Light" w:cs="Arial"/>
          <w:sz w:val="18"/>
        </w:rPr>
      </w:pPr>
      <w:r>
        <w:rPr>
          <w:rFonts w:ascii="Calibri Light" w:hAnsi="Calibri Light" w:cs="Arial"/>
          <w:sz w:val="18"/>
        </w:rPr>
        <w:t>Information for Manual</w:t>
      </w:r>
      <w:r w:rsidR="001A7DB0">
        <w:rPr>
          <w:rFonts w:ascii="Calibri Light" w:hAnsi="Calibri Light" w:cs="Arial"/>
          <w:sz w:val="18"/>
        </w:rPr>
        <w:t xml:space="preserve"> and</w:t>
      </w:r>
      <w:r>
        <w:rPr>
          <w:rFonts w:ascii="Calibri Light" w:hAnsi="Calibri Light" w:cs="Arial"/>
          <w:sz w:val="18"/>
        </w:rPr>
        <w:t xml:space="preserve"> Automatic correspondence will </w:t>
      </w:r>
      <w:r w:rsidR="00B63A76">
        <w:rPr>
          <w:rFonts w:ascii="Calibri Light" w:hAnsi="Calibri Light" w:cs="Arial"/>
          <w:sz w:val="18"/>
        </w:rPr>
        <w:t xml:space="preserve">be </w:t>
      </w:r>
      <w:r>
        <w:rPr>
          <w:rFonts w:ascii="Calibri Light" w:hAnsi="Calibri Light" w:cs="Arial"/>
          <w:sz w:val="18"/>
        </w:rPr>
        <w:t xml:space="preserve">documented in this table by </w:t>
      </w:r>
      <w:r w:rsidR="00391CD5">
        <w:rPr>
          <w:rFonts w:ascii="Calibri Light" w:hAnsi="Calibri Light" w:cs="Arial"/>
          <w:sz w:val="18"/>
        </w:rPr>
        <w:t xml:space="preserve">an </w:t>
      </w:r>
      <w:r>
        <w:rPr>
          <w:rFonts w:ascii="Calibri Light" w:hAnsi="Calibri Light" w:cs="Arial"/>
          <w:sz w:val="18"/>
        </w:rPr>
        <w:t xml:space="preserve">authorized user </w:t>
      </w:r>
      <w:r w:rsidR="00B63A76">
        <w:rPr>
          <w:rFonts w:ascii="Calibri Light" w:hAnsi="Calibri Light" w:cs="Arial"/>
          <w:sz w:val="18"/>
        </w:rPr>
        <w:t>in OpenText</w:t>
      </w:r>
      <w:r>
        <w:rPr>
          <w:rFonts w:ascii="Calibri Light" w:hAnsi="Calibri Light" w:cs="Arial"/>
          <w:sz w:val="18"/>
        </w:rPr>
        <w:t>.</w:t>
      </w:r>
      <w:r w:rsidR="00647790">
        <w:rPr>
          <w:rFonts w:ascii="Calibri Light" w:hAnsi="Calibri Light" w:cs="Arial"/>
          <w:sz w:val="18"/>
        </w:rPr>
        <w:t xml:space="preserve"> </w:t>
      </w:r>
    </w:p>
    <w:p w14:paraId="6070D70C" w14:textId="00D446F7" w:rsidR="00C51D8A" w:rsidRDefault="00C51D8A" w:rsidP="00CF649C">
      <w:pPr>
        <w:pStyle w:val="Heading2TextBulleted"/>
        <w:numPr>
          <w:ilvl w:val="0"/>
          <w:numId w:val="0"/>
        </w:numPr>
        <w:ind w:left="1440"/>
        <w:rPr>
          <w:rFonts w:ascii="Calibri Light" w:hAnsi="Calibri Light" w:cs="Arial"/>
          <w:sz w:val="18"/>
        </w:rPr>
      </w:pPr>
    </w:p>
    <w:tbl>
      <w:tblPr>
        <w:tblStyle w:val="TableGrid"/>
        <w:tblW w:w="0" w:type="auto"/>
        <w:tblInd w:w="1435" w:type="dxa"/>
        <w:tblLook w:val="04A0" w:firstRow="1" w:lastRow="0" w:firstColumn="1" w:lastColumn="0" w:noHBand="0" w:noVBand="1"/>
      </w:tblPr>
      <w:tblGrid>
        <w:gridCol w:w="810"/>
        <w:gridCol w:w="2160"/>
        <w:gridCol w:w="4590"/>
      </w:tblGrid>
      <w:tr w:rsidR="00B83402" w14:paraId="2308D4A9" w14:textId="77777777" w:rsidTr="00676340">
        <w:tc>
          <w:tcPr>
            <w:tcW w:w="810" w:type="dxa"/>
            <w:shd w:val="clear" w:color="auto" w:fill="FFFF99"/>
          </w:tcPr>
          <w:p w14:paraId="3D94EF04" w14:textId="77777777" w:rsidR="00B83402" w:rsidRDefault="00B83402" w:rsidP="00A26719">
            <w:pPr>
              <w:pStyle w:val="TableHeader-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No.</w:t>
            </w:r>
          </w:p>
        </w:tc>
        <w:tc>
          <w:tcPr>
            <w:tcW w:w="2160" w:type="dxa"/>
            <w:shd w:val="clear" w:color="auto" w:fill="FFFF99"/>
          </w:tcPr>
          <w:p w14:paraId="15A238A8" w14:textId="77777777" w:rsidR="00B83402" w:rsidRPr="008E1795" w:rsidRDefault="00B83402" w:rsidP="00A26719">
            <w:pPr>
              <w:pStyle w:val="TableHeader-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Field Name</w:t>
            </w:r>
          </w:p>
        </w:tc>
        <w:tc>
          <w:tcPr>
            <w:tcW w:w="4590" w:type="dxa"/>
            <w:shd w:val="clear" w:color="auto" w:fill="FFFF99"/>
          </w:tcPr>
          <w:p w14:paraId="0B645475" w14:textId="77777777" w:rsidR="00B83402" w:rsidRPr="008E1795" w:rsidRDefault="00B83402" w:rsidP="00A26719">
            <w:pPr>
              <w:pStyle w:val="Heading2TextBulleted"/>
              <w:numPr>
                <w:ilvl w:val="0"/>
                <w:numId w:val="0"/>
              </w:numPr>
              <w:rPr>
                <w:rFonts w:ascii="Calibri Light" w:hAnsi="Calibri Light" w:cs="Arial"/>
                <w:b/>
                <w:sz w:val="18"/>
              </w:rPr>
            </w:pPr>
            <w:r w:rsidRPr="008E1795">
              <w:rPr>
                <w:rFonts w:ascii="Calibri Light" w:hAnsi="Calibri Light" w:cs="Arial"/>
                <w:b/>
                <w:sz w:val="18"/>
              </w:rPr>
              <w:t>Description</w:t>
            </w:r>
          </w:p>
        </w:tc>
      </w:tr>
      <w:tr w:rsidR="00B83402" w14:paraId="69FF3975" w14:textId="77777777" w:rsidTr="00676340">
        <w:tc>
          <w:tcPr>
            <w:tcW w:w="810" w:type="dxa"/>
          </w:tcPr>
          <w:p w14:paraId="24D32E2A" w14:textId="77777777" w:rsidR="00B83402" w:rsidRDefault="00B83402" w:rsidP="00A26719">
            <w:pPr>
              <w:pStyle w:val="Heading2TextBulleted"/>
              <w:numPr>
                <w:ilvl w:val="0"/>
                <w:numId w:val="0"/>
              </w:numPr>
              <w:rPr>
                <w:rFonts w:ascii="Calibri Light" w:hAnsi="Calibri Light" w:cs="Arial"/>
                <w:sz w:val="18"/>
              </w:rPr>
            </w:pPr>
            <w:r>
              <w:rPr>
                <w:rFonts w:ascii="Calibri Light" w:hAnsi="Calibri Light" w:cs="Arial"/>
                <w:sz w:val="18"/>
              </w:rPr>
              <w:t>1</w:t>
            </w:r>
          </w:p>
        </w:tc>
        <w:tc>
          <w:tcPr>
            <w:tcW w:w="2160" w:type="dxa"/>
          </w:tcPr>
          <w:p w14:paraId="549EC1C5" w14:textId="77777777" w:rsidR="00B83402" w:rsidRDefault="00B83402" w:rsidP="00A26719">
            <w:pPr>
              <w:pStyle w:val="Heading2TextBulleted"/>
              <w:numPr>
                <w:ilvl w:val="0"/>
                <w:numId w:val="0"/>
              </w:numPr>
              <w:rPr>
                <w:rFonts w:ascii="Calibri Light" w:hAnsi="Calibri Light" w:cs="Arial"/>
                <w:sz w:val="18"/>
              </w:rPr>
            </w:pPr>
            <w:r>
              <w:rPr>
                <w:rFonts w:ascii="Calibri Light" w:hAnsi="Calibri Light" w:cs="Arial"/>
                <w:sz w:val="18"/>
              </w:rPr>
              <w:t>Correspondence Id</w:t>
            </w:r>
          </w:p>
        </w:tc>
        <w:tc>
          <w:tcPr>
            <w:tcW w:w="4590" w:type="dxa"/>
          </w:tcPr>
          <w:p w14:paraId="697C8B77" w14:textId="17EBD3A5" w:rsidR="00B83402" w:rsidRDefault="00B83402" w:rsidP="00A26719">
            <w:pPr>
              <w:pStyle w:val="Heading2TextBulleted"/>
              <w:numPr>
                <w:ilvl w:val="0"/>
                <w:numId w:val="0"/>
              </w:numPr>
              <w:rPr>
                <w:rFonts w:ascii="Calibri Light" w:hAnsi="Calibri Light" w:cs="Arial"/>
                <w:sz w:val="18"/>
              </w:rPr>
            </w:pPr>
            <w:r>
              <w:rPr>
                <w:rFonts w:ascii="Calibri Light" w:hAnsi="Calibri Light" w:cs="Arial"/>
                <w:sz w:val="18"/>
              </w:rPr>
              <w:t>Internal</w:t>
            </w:r>
            <w:r w:rsidR="00895D5C">
              <w:rPr>
                <w:rFonts w:ascii="Calibri Light" w:hAnsi="Calibri Light" w:cs="Arial"/>
                <w:sz w:val="18"/>
              </w:rPr>
              <w:t>ly</w:t>
            </w:r>
            <w:r>
              <w:rPr>
                <w:rFonts w:ascii="Calibri Light" w:hAnsi="Calibri Light" w:cs="Arial"/>
                <w:sz w:val="18"/>
              </w:rPr>
              <w:t xml:space="preserve"> defined correspondence </w:t>
            </w:r>
            <w:r w:rsidR="00B6445B">
              <w:rPr>
                <w:rFonts w:ascii="Calibri Light" w:hAnsi="Calibri Light" w:cs="Arial"/>
                <w:sz w:val="18"/>
              </w:rPr>
              <w:t>ID</w:t>
            </w:r>
            <w:r>
              <w:rPr>
                <w:rFonts w:ascii="Calibri Light" w:hAnsi="Calibri Light" w:cs="Arial"/>
                <w:sz w:val="18"/>
              </w:rPr>
              <w:t xml:space="preserve">, to be used by </w:t>
            </w:r>
            <w:r w:rsidR="004239AF">
              <w:rPr>
                <w:rFonts w:ascii="Calibri Light" w:hAnsi="Calibri Light" w:cs="Arial"/>
                <w:sz w:val="18"/>
              </w:rPr>
              <w:t>OpenText</w:t>
            </w:r>
          </w:p>
        </w:tc>
      </w:tr>
      <w:tr w:rsidR="00B83402" w14:paraId="3FF4E95A" w14:textId="77777777" w:rsidTr="00676340">
        <w:tc>
          <w:tcPr>
            <w:tcW w:w="810" w:type="dxa"/>
          </w:tcPr>
          <w:p w14:paraId="7F4C268D" w14:textId="77777777" w:rsidR="00B83402" w:rsidRDefault="00B83402" w:rsidP="00A26719">
            <w:pPr>
              <w:pStyle w:val="Heading2TextBulleted"/>
              <w:numPr>
                <w:ilvl w:val="0"/>
                <w:numId w:val="0"/>
              </w:numPr>
              <w:rPr>
                <w:rFonts w:ascii="Calibri Light" w:hAnsi="Calibri Light" w:cs="Arial"/>
                <w:sz w:val="18"/>
              </w:rPr>
            </w:pPr>
            <w:r>
              <w:rPr>
                <w:rFonts w:ascii="Calibri Light" w:hAnsi="Calibri Light" w:cs="Arial"/>
                <w:sz w:val="18"/>
              </w:rPr>
              <w:t>2</w:t>
            </w:r>
          </w:p>
        </w:tc>
        <w:tc>
          <w:tcPr>
            <w:tcW w:w="2160" w:type="dxa"/>
          </w:tcPr>
          <w:p w14:paraId="276FE264" w14:textId="77777777" w:rsidR="00B83402" w:rsidRDefault="00B83402" w:rsidP="00A26719">
            <w:pPr>
              <w:pStyle w:val="Heading2TextBulleted"/>
              <w:numPr>
                <w:ilvl w:val="0"/>
                <w:numId w:val="0"/>
              </w:numPr>
              <w:rPr>
                <w:rFonts w:ascii="Calibri Light" w:hAnsi="Calibri Light" w:cs="Arial"/>
                <w:sz w:val="18"/>
              </w:rPr>
            </w:pPr>
            <w:r>
              <w:rPr>
                <w:rFonts w:ascii="Calibri Light" w:hAnsi="Calibri Light" w:cs="Arial"/>
                <w:sz w:val="18"/>
              </w:rPr>
              <w:t>Correspondence Name</w:t>
            </w:r>
          </w:p>
        </w:tc>
        <w:tc>
          <w:tcPr>
            <w:tcW w:w="4590" w:type="dxa"/>
          </w:tcPr>
          <w:p w14:paraId="0A4CD0DA" w14:textId="33DBD863" w:rsidR="00B83402" w:rsidRDefault="00B83402" w:rsidP="00A26719">
            <w:pPr>
              <w:pStyle w:val="Heading2TextBulleted"/>
              <w:numPr>
                <w:ilvl w:val="0"/>
                <w:numId w:val="0"/>
              </w:numPr>
              <w:rPr>
                <w:rFonts w:ascii="Calibri Light" w:hAnsi="Calibri Light" w:cs="Arial"/>
                <w:sz w:val="18"/>
              </w:rPr>
            </w:pPr>
            <w:r>
              <w:rPr>
                <w:rFonts w:ascii="Calibri Light" w:hAnsi="Calibri Light" w:cs="Arial"/>
                <w:sz w:val="18"/>
              </w:rPr>
              <w:t>Name of the correspondence for reference purpose</w:t>
            </w:r>
            <w:r w:rsidR="00895D5C">
              <w:rPr>
                <w:rFonts w:ascii="Calibri Light" w:hAnsi="Calibri Light" w:cs="Arial"/>
                <w:sz w:val="18"/>
              </w:rPr>
              <w:t>s</w:t>
            </w:r>
          </w:p>
        </w:tc>
      </w:tr>
      <w:tr w:rsidR="00B83402" w14:paraId="5836A1EB" w14:textId="77777777" w:rsidTr="00676340">
        <w:tc>
          <w:tcPr>
            <w:tcW w:w="810" w:type="dxa"/>
          </w:tcPr>
          <w:p w14:paraId="31A8F757" w14:textId="77777777" w:rsidR="00B83402" w:rsidRDefault="00B83402" w:rsidP="00A26719">
            <w:pPr>
              <w:pStyle w:val="Heading2TextBulleted"/>
              <w:numPr>
                <w:ilvl w:val="0"/>
                <w:numId w:val="0"/>
              </w:numPr>
              <w:rPr>
                <w:rFonts w:ascii="Calibri Light" w:hAnsi="Calibri Light" w:cs="Arial"/>
                <w:sz w:val="18"/>
              </w:rPr>
            </w:pPr>
            <w:r>
              <w:rPr>
                <w:rFonts w:ascii="Calibri Light" w:hAnsi="Calibri Light" w:cs="Arial"/>
                <w:sz w:val="18"/>
              </w:rPr>
              <w:t>3</w:t>
            </w:r>
          </w:p>
        </w:tc>
        <w:tc>
          <w:tcPr>
            <w:tcW w:w="2160" w:type="dxa"/>
          </w:tcPr>
          <w:p w14:paraId="3A258FAF" w14:textId="350D2C56" w:rsidR="00B83402" w:rsidRDefault="004239AF" w:rsidP="00A26719">
            <w:pPr>
              <w:pStyle w:val="Heading2TextBulleted"/>
              <w:numPr>
                <w:ilvl w:val="0"/>
                <w:numId w:val="0"/>
              </w:numPr>
              <w:rPr>
                <w:rFonts w:ascii="Calibri Light" w:hAnsi="Calibri Light" w:cs="Arial"/>
                <w:sz w:val="18"/>
              </w:rPr>
            </w:pPr>
            <w:r>
              <w:rPr>
                <w:rFonts w:ascii="Calibri Light" w:hAnsi="Calibri Light" w:cs="Arial"/>
                <w:sz w:val="18"/>
              </w:rPr>
              <w:t>OpenText</w:t>
            </w:r>
            <w:r w:rsidR="00B83402">
              <w:rPr>
                <w:rFonts w:ascii="Calibri Light" w:hAnsi="Calibri Light" w:cs="Arial"/>
                <w:sz w:val="18"/>
              </w:rPr>
              <w:t xml:space="preserve"> template </w:t>
            </w:r>
            <w:r w:rsidR="00B6445B">
              <w:rPr>
                <w:rFonts w:ascii="Calibri Light" w:hAnsi="Calibri Light" w:cs="Arial"/>
                <w:sz w:val="18"/>
              </w:rPr>
              <w:t>ID</w:t>
            </w:r>
          </w:p>
        </w:tc>
        <w:tc>
          <w:tcPr>
            <w:tcW w:w="4590" w:type="dxa"/>
          </w:tcPr>
          <w:p w14:paraId="4E060690" w14:textId="65FD0495" w:rsidR="00B83402" w:rsidRDefault="004239AF" w:rsidP="00A26719">
            <w:pPr>
              <w:pStyle w:val="Heading2TextBulleted"/>
              <w:numPr>
                <w:ilvl w:val="0"/>
                <w:numId w:val="0"/>
              </w:numPr>
              <w:rPr>
                <w:rFonts w:ascii="Calibri Light" w:hAnsi="Calibri Light" w:cs="Arial"/>
                <w:sz w:val="18"/>
              </w:rPr>
            </w:pPr>
            <w:r>
              <w:rPr>
                <w:rFonts w:ascii="Calibri Light" w:hAnsi="Calibri Light" w:cs="Arial"/>
                <w:sz w:val="18"/>
              </w:rPr>
              <w:t>OpenText</w:t>
            </w:r>
            <w:r w:rsidR="00B83402">
              <w:rPr>
                <w:rFonts w:ascii="Calibri Light" w:hAnsi="Calibri Light" w:cs="Arial"/>
                <w:sz w:val="18"/>
              </w:rPr>
              <w:t xml:space="preserve"> template </w:t>
            </w:r>
            <w:r w:rsidR="00B6445B">
              <w:rPr>
                <w:rFonts w:ascii="Calibri Light" w:hAnsi="Calibri Light" w:cs="Arial"/>
                <w:sz w:val="18"/>
              </w:rPr>
              <w:t>ID</w:t>
            </w:r>
            <w:r w:rsidR="00B83402">
              <w:rPr>
                <w:rFonts w:ascii="Calibri Light" w:hAnsi="Calibri Light" w:cs="Arial"/>
                <w:sz w:val="18"/>
              </w:rPr>
              <w:t xml:space="preserve"> </w:t>
            </w:r>
          </w:p>
        </w:tc>
      </w:tr>
      <w:tr w:rsidR="00B83402" w14:paraId="52A9BF20" w14:textId="77777777" w:rsidTr="00676340">
        <w:tc>
          <w:tcPr>
            <w:tcW w:w="810" w:type="dxa"/>
          </w:tcPr>
          <w:p w14:paraId="72DB48E7" w14:textId="4693E7DB" w:rsidR="00B83402" w:rsidRDefault="00B63A76" w:rsidP="00A26719">
            <w:pPr>
              <w:pStyle w:val="Heading2TextBulleted"/>
              <w:numPr>
                <w:ilvl w:val="0"/>
                <w:numId w:val="0"/>
              </w:numPr>
              <w:rPr>
                <w:rFonts w:ascii="Calibri Light" w:hAnsi="Calibri Light" w:cs="Arial"/>
                <w:sz w:val="18"/>
              </w:rPr>
            </w:pPr>
            <w:r>
              <w:rPr>
                <w:rFonts w:ascii="Calibri Light" w:hAnsi="Calibri Light" w:cs="Arial"/>
                <w:sz w:val="18"/>
              </w:rPr>
              <w:t>4</w:t>
            </w:r>
          </w:p>
        </w:tc>
        <w:tc>
          <w:tcPr>
            <w:tcW w:w="2160" w:type="dxa"/>
          </w:tcPr>
          <w:p w14:paraId="6188C3F2" w14:textId="105486A6" w:rsidR="00B83402" w:rsidRDefault="00FD0DE9" w:rsidP="00A26719">
            <w:pPr>
              <w:pStyle w:val="Heading2TextBulleted"/>
              <w:numPr>
                <w:ilvl w:val="0"/>
                <w:numId w:val="0"/>
              </w:numPr>
              <w:rPr>
                <w:rFonts w:ascii="Calibri Light" w:hAnsi="Calibri Light" w:cs="Arial"/>
                <w:sz w:val="18"/>
              </w:rPr>
            </w:pPr>
            <w:r>
              <w:rPr>
                <w:rFonts w:ascii="Calibri Light" w:hAnsi="Calibri Light" w:cs="Arial"/>
                <w:sz w:val="18"/>
              </w:rPr>
              <w:t>Layout</w:t>
            </w:r>
          </w:p>
        </w:tc>
        <w:tc>
          <w:tcPr>
            <w:tcW w:w="4590" w:type="dxa"/>
          </w:tcPr>
          <w:p w14:paraId="56D208D5" w14:textId="15BE53C4" w:rsidR="00B83402" w:rsidRDefault="00FD0DE9" w:rsidP="00A26719">
            <w:pPr>
              <w:pStyle w:val="Heading2TextBulleted"/>
              <w:numPr>
                <w:ilvl w:val="0"/>
                <w:numId w:val="0"/>
              </w:numPr>
              <w:rPr>
                <w:rFonts w:ascii="Calibri Light" w:hAnsi="Calibri Light" w:cs="Arial"/>
                <w:sz w:val="18"/>
              </w:rPr>
            </w:pPr>
            <w:r>
              <w:rPr>
                <w:rFonts w:ascii="Calibri Light" w:hAnsi="Calibri Light" w:cs="Arial"/>
                <w:sz w:val="18"/>
              </w:rPr>
              <w:t>Portrait / Landscape</w:t>
            </w:r>
          </w:p>
        </w:tc>
      </w:tr>
      <w:tr w:rsidR="00B83402" w14:paraId="14B5529C" w14:textId="77777777" w:rsidTr="00676340">
        <w:tc>
          <w:tcPr>
            <w:tcW w:w="810" w:type="dxa"/>
          </w:tcPr>
          <w:p w14:paraId="5516101B" w14:textId="3332AA08" w:rsidR="00B83402" w:rsidRDefault="00B63A76" w:rsidP="00A26719">
            <w:pPr>
              <w:pStyle w:val="Heading2TextBulleted"/>
              <w:numPr>
                <w:ilvl w:val="0"/>
                <w:numId w:val="0"/>
              </w:numPr>
              <w:rPr>
                <w:rFonts w:ascii="Calibri Light" w:hAnsi="Calibri Light" w:cs="Arial"/>
                <w:sz w:val="18"/>
              </w:rPr>
            </w:pPr>
            <w:r>
              <w:rPr>
                <w:rFonts w:ascii="Calibri Light" w:hAnsi="Calibri Light" w:cs="Arial"/>
                <w:sz w:val="18"/>
              </w:rPr>
              <w:t>5</w:t>
            </w:r>
          </w:p>
        </w:tc>
        <w:tc>
          <w:tcPr>
            <w:tcW w:w="2160" w:type="dxa"/>
          </w:tcPr>
          <w:p w14:paraId="4A74C1B6" w14:textId="79D5F0B7" w:rsidR="00B83402" w:rsidRDefault="00917FBA" w:rsidP="00A26719">
            <w:pPr>
              <w:pStyle w:val="Heading2TextBulleted"/>
              <w:numPr>
                <w:ilvl w:val="0"/>
                <w:numId w:val="0"/>
              </w:numPr>
              <w:rPr>
                <w:rFonts w:ascii="Calibri Light" w:hAnsi="Calibri Light" w:cs="Arial"/>
                <w:sz w:val="18"/>
              </w:rPr>
            </w:pPr>
            <w:r>
              <w:rPr>
                <w:rFonts w:ascii="Calibri Light" w:hAnsi="Calibri Light" w:cs="Arial"/>
                <w:sz w:val="18"/>
              </w:rPr>
              <w:t>Number of pages</w:t>
            </w:r>
          </w:p>
        </w:tc>
        <w:tc>
          <w:tcPr>
            <w:tcW w:w="4590" w:type="dxa"/>
          </w:tcPr>
          <w:p w14:paraId="7C383E27" w14:textId="7862A019" w:rsidR="00B83402" w:rsidRDefault="00917FBA" w:rsidP="00A26719">
            <w:pPr>
              <w:pStyle w:val="Heading2TextBulleted"/>
              <w:numPr>
                <w:ilvl w:val="0"/>
                <w:numId w:val="0"/>
              </w:numPr>
              <w:rPr>
                <w:rFonts w:ascii="Calibri Light" w:hAnsi="Calibri Light" w:cs="Arial"/>
                <w:sz w:val="18"/>
              </w:rPr>
            </w:pPr>
            <w:r>
              <w:rPr>
                <w:rFonts w:ascii="Calibri Light" w:hAnsi="Calibri Light" w:cs="Arial"/>
                <w:sz w:val="18"/>
              </w:rPr>
              <w:t>1, 2, 3, 4 or 5</w:t>
            </w:r>
            <w:r w:rsidR="005A0595">
              <w:rPr>
                <w:rFonts w:ascii="Calibri Light" w:hAnsi="Calibri Light" w:cs="Arial"/>
                <w:sz w:val="18"/>
              </w:rPr>
              <w:t xml:space="preserve"> etc</w:t>
            </w:r>
            <w:r>
              <w:rPr>
                <w:rFonts w:ascii="Calibri Light" w:hAnsi="Calibri Light" w:cs="Arial"/>
                <w:sz w:val="18"/>
              </w:rPr>
              <w:t>.</w:t>
            </w:r>
          </w:p>
        </w:tc>
      </w:tr>
      <w:tr w:rsidR="00B83402" w14:paraId="5AB31EBA" w14:textId="77777777" w:rsidTr="00676340">
        <w:tc>
          <w:tcPr>
            <w:tcW w:w="810" w:type="dxa"/>
          </w:tcPr>
          <w:p w14:paraId="0B2EE8A4" w14:textId="5073752A" w:rsidR="00B83402" w:rsidRDefault="00B63A76" w:rsidP="00A26719">
            <w:pPr>
              <w:pStyle w:val="Heading2TextBulleted"/>
              <w:numPr>
                <w:ilvl w:val="0"/>
                <w:numId w:val="0"/>
              </w:numPr>
              <w:rPr>
                <w:rFonts w:ascii="Calibri Light" w:hAnsi="Calibri Light" w:cs="Arial"/>
                <w:sz w:val="18"/>
              </w:rPr>
            </w:pPr>
            <w:r>
              <w:rPr>
                <w:rFonts w:ascii="Calibri Light" w:hAnsi="Calibri Light" w:cs="Arial"/>
                <w:sz w:val="18"/>
              </w:rPr>
              <w:t>6</w:t>
            </w:r>
          </w:p>
        </w:tc>
        <w:tc>
          <w:tcPr>
            <w:tcW w:w="2160" w:type="dxa"/>
          </w:tcPr>
          <w:p w14:paraId="219F9760" w14:textId="15ABF52C" w:rsidR="00B83402" w:rsidRDefault="00FD0DE9" w:rsidP="00A26719">
            <w:pPr>
              <w:pStyle w:val="Heading2TextBulleted"/>
              <w:numPr>
                <w:ilvl w:val="0"/>
                <w:numId w:val="0"/>
              </w:numPr>
              <w:rPr>
                <w:rFonts w:ascii="Calibri Light" w:hAnsi="Calibri Light" w:cs="Arial"/>
                <w:sz w:val="18"/>
              </w:rPr>
            </w:pPr>
            <w:r>
              <w:rPr>
                <w:rFonts w:ascii="Calibri Light" w:hAnsi="Calibri Light" w:cs="Arial"/>
                <w:sz w:val="18"/>
              </w:rPr>
              <w:t>Print on front and/or back</w:t>
            </w:r>
          </w:p>
        </w:tc>
        <w:tc>
          <w:tcPr>
            <w:tcW w:w="4590" w:type="dxa"/>
          </w:tcPr>
          <w:p w14:paraId="027EEF68" w14:textId="00E9638B" w:rsidR="00B83402" w:rsidRDefault="00FD0DE9" w:rsidP="00A26719">
            <w:pPr>
              <w:pStyle w:val="Heading2TextBulleted"/>
              <w:numPr>
                <w:ilvl w:val="0"/>
                <w:numId w:val="0"/>
              </w:numPr>
              <w:rPr>
                <w:rFonts w:ascii="Calibri Light" w:hAnsi="Calibri Light" w:cs="Arial"/>
                <w:sz w:val="18"/>
              </w:rPr>
            </w:pPr>
            <w:r>
              <w:rPr>
                <w:rFonts w:ascii="Calibri Light" w:hAnsi="Calibri Light" w:cs="Arial"/>
                <w:sz w:val="18"/>
              </w:rPr>
              <w:t>Print on the front and/or back of the page</w:t>
            </w:r>
          </w:p>
        </w:tc>
      </w:tr>
      <w:tr w:rsidR="00FD0DE9" w14:paraId="1352E472" w14:textId="77777777" w:rsidTr="00676340">
        <w:tc>
          <w:tcPr>
            <w:tcW w:w="810" w:type="dxa"/>
          </w:tcPr>
          <w:p w14:paraId="118B8ECC" w14:textId="4CA5B1AF" w:rsidR="00FD0DE9" w:rsidRDefault="00B63A76" w:rsidP="00A26719">
            <w:pPr>
              <w:pStyle w:val="Heading2TextBulleted"/>
              <w:numPr>
                <w:ilvl w:val="0"/>
                <w:numId w:val="0"/>
              </w:numPr>
              <w:rPr>
                <w:rFonts w:ascii="Calibri Light" w:hAnsi="Calibri Light" w:cs="Arial"/>
                <w:sz w:val="18"/>
              </w:rPr>
            </w:pPr>
            <w:r>
              <w:rPr>
                <w:rFonts w:ascii="Calibri Light" w:hAnsi="Calibri Light" w:cs="Arial"/>
                <w:sz w:val="18"/>
              </w:rPr>
              <w:lastRenderedPageBreak/>
              <w:t>7</w:t>
            </w:r>
          </w:p>
        </w:tc>
        <w:tc>
          <w:tcPr>
            <w:tcW w:w="2160" w:type="dxa"/>
          </w:tcPr>
          <w:p w14:paraId="31F1F3B7" w14:textId="1D38D53E" w:rsidR="00FD0DE9" w:rsidRDefault="00FD0DE9" w:rsidP="00850C99">
            <w:pPr>
              <w:pStyle w:val="Heading2TextBulleted"/>
              <w:numPr>
                <w:ilvl w:val="0"/>
                <w:numId w:val="0"/>
              </w:numPr>
              <w:rPr>
                <w:rFonts w:ascii="Calibri Light" w:hAnsi="Calibri Light" w:cs="Arial"/>
                <w:sz w:val="18"/>
              </w:rPr>
            </w:pPr>
            <w:r>
              <w:rPr>
                <w:rFonts w:ascii="Calibri Light" w:hAnsi="Calibri Light" w:cs="Arial"/>
                <w:sz w:val="18"/>
              </w:rPr>
              <w:t xml:space="preserve">G03 file </w:t>
            </w:r>
            <w:r w:rsidR="00850C99">
              <w:rPr>
                <w:rFonts w:ascii="Calibri Light" w:hAnsi="Calibri Light" w:cs="Arial"/>
                <w:sz w:val="18"/>
              </w:rPr>
              <w:t>name convention</w:t>
            </w:r>
          </w:p>
        </w:tc>
        <w:tc>
          <w:tcPr>
            <w:tcW w:w="4590" w:type="dxa"/>
          </w:tcPr>
          <w:p w14:paraId="2A1F7186" w14:textId="3F6DDD2F" w:rsidR="00FD0DE9" w:rsidRDefault="00850C99" w:rsidP="00A26719">
            <w:pPr>
              <w:pStyle w:val="Heading2TextBulleted"/>
              <w:numPr>
                <w:ilvl w:val="0"/>
                <w:numId w:val="0"/>
              </w:numPr>
              <w:rPr>
                <w:rFonts w:ascii="Calibri Light" w:hAnsi="Calibri Light" w:cs="Arial"/>
                <w:sz w:val="18"/>
              </w:rPr>
            </w:pPr>
            <w:r>
              <w:rPr>
                <w:rFonts w:ascii="Calibri Light" w:hAnsi="Calibri Light" w:cs="Arial"/>
                <w:sz w:val="18"/>
              </w:rPr>
              <w:t>File naming convention for</w:t>
            </w:r>
            <w:r w:rsidR="00FD0DE9">
              <w:rPr>
                <w:rFonts w:ascii="Calibri Light" w:hAnsi="Calibri Light" w:cs="Arial"/>
                <w:sz w:val="18"/>
              </w:rPr>
              <w:t xml:space="preserve"> G03 print facility</w:t>
            </w:r>
            <w:r>
              <w:rPr>
                <w:rFonts w:ascii="Calibri Light" w:hAnsi="Calibri Light" w:cs="Arial"/>
                <w:sz w:val="18"/>
              </w:rPr>
              <w:t xml:space="preserve"> (US Mail)</w:t>
            </w:r>
          </w:p>
        </w:tc>
      </w:tr>
      <w:tr w:rsidR="00FD0DE9" w14:paraId="204D21CA" w14:textId="77777777" w:rsidTr="00676340">
        <w:tc>
          <w:tcPr>
            <w:tcW w:w="810" w:type="dxa"/>
          </w:tcPr>
          <w:p w14:paraId="52A4853D" w14:textId="65788345" w:rsidR="00FD0DE9" w:rsidRDefault="00B63A76" w:rsidP="00A26719">
            <w:pPr>
              <w:pStyle w:val="Heading2TextBulleted"/>
              <w:numPr>
                <w:ilvl w:val="0"/>
                <w:numId w:val="0"/>
              </w:numPr>
              <w:rPr>
                <w:rFonts w:ascii="Calibri Light" w:hAnsi="Calibri Light" w:cs="Arial"/>
                <w:sz w:val="18"/>
              </w:rPr>
            </w:pPr>
            <w:r>
              <w:rPr>
                <w:rFonts w:ascii="Calibri Light" w:hAnsi="Calibri Light" w:cs="Arial"/>
                <w:sz w:val="18"/>
              </w:rPr>
              <w:t>8</w:t>
            </w:r>
          </w:p>
        </w:tc>
        <w:tc>
          <w:tcPr>
            <w:tcW w:w="2160" w:type="dxa"/>
          </w:tcPr>
          <w:p w14:paraId="0C985E23" w14:textId="1D2E1AE0" w:rsidR="00FD0DE9" w:rsidRDefault="00FD0DE9" w:rsidP="00A26719">
            <w:pPr>
              <w:pStyle w:val="Heading2TextBulleted"/>
              <w:numPr>
                <w:ilvl w:val="0"/>
                <w:numId w:val="0"/>
              </w:numPr>
              <w:rPr>
                <w:rFonts w:ascii="Calibri Light" w:hAnsi="Calibri Light" w:cs="Arial"/>
                <w:sz w:val="18"/>
              </w:rPr>
            </w:pPr>
            <w:r>
              <w:rPr>
                <w:rFonts w:ascii="Calibri Light" w:hAnsi="Calibri Light" w:cs="Arial"/>
                <w:sz w:val="18"/>
              </w:rPr>
              <w:t>Editable</w:t>
            </w:r>
          </w:p>
        </w:tc>
        <w:tc>
          <w:tcPr>
            <w:tcW w:w="4590" w:type="dxa"/>
          </w:tcPr>
          <w:p w14:paraId="4C602A8C" w14:textId="1B1358E6" w:rsidR="00FD0DE9" w:rsidRDefault="00FD0DE9" w:rsidP="00A26719">
            <w:pPr>
              <w:pStyle w:val="Heading2TextBulleted"/>
              <w:numPr>
                <w:ilvl w:val="0"/>
                <w:numId w:val="0"/>
              </w:numPr>
              <w:rPr>
                <w:rFonts w:ascii="Calibri Light" w:hAnsi="Calibri Light" w:cs="Arial"/>
                <w:sz w:val="18"/>
              </w:rPr>
            </w:pPr>
            <w:r>
              <w:rPr>
                <w:rFonts w:ascii="Calibri Light" w:hAnsi="Calibri Light" w:cs="Arial"/>
                <w:sz w:val="18"/>
              </w:rPr>
              <w:t>Correspondence is edi</w:t>
            </w:r>
            <w:r w:rsidR="006E6223">
              <w:rPr>
                <w:rFonts w:ascii="Calibri Light" w:hAnsi="Calibri Light" w:cs="Arial"/>
                <w:sz w:val="18"/>
              </w:rPr>
              <w:t>t</w:t>
            </w:r>
            <w:r>
              <w:rPr>
                <w:rFonts w:ascii="Calibri Light" w:hAnsi="Calibri Light" w:cs="Arial"/>
                <w:sz w:val="18"/>
              </w:rPr>
              <w:t>able during preview</w:t>
            </w:r>
          </w:p>
        </w:tc>
      </w:tr>
      <w:tr w:rsidR="007F1034" w14:paraId="7B1B1C40" w14:textId="77777777" w:rsidTr="00676340">
        <w:tc>
          <w:tcPr>
            <w:tcW w:w="810" w:type="dxa"/>
          </w:tcPr>
          <w:p w14:paraId="3732787D" w14:textId="5B50D7CA" w:rsidR="007F1034" w:rsidRDefault="00B63A76" w:rsidP="00B63A76">
            <w:pPr>
              <w:pStyle w:val="Heading2TextBulleted"/>
              <w:numPr>
                <w:ilvl w:val="0"/>
                <w:numId w:val="0"/>
              </w:numPr>
              <w:rPr>
                <w:rFonts w:ascii="Calibri Light" w:hAnsi="Calibri Light" w:cs="Arial"/>
                <w:sz w:val="18"/>
              </w:rPr>
            </w:pPr>
            <w:r>
              <w:rPr>
                <w:rFonts w:ascii="Calibri Light" w:hAnsi="Calibri Light" w:cs="Arial"/>
                <w:sz w:val="18"/>
              </w:rPr>
              <w:t>9</w:t>
            </w:r>
          </w:p>
        </w:tc>
        <w:tc>
          <w:tcPr>
            <w:tcW w:w="2160" w:type="dxa"/>
          </w:tcPr>
          <w:p w14:paraId="264532A5" w14:textId="593F9284" w:rsidR="007F1034" w:rsidRDefault="007F1034" w:rsidP="00A26719">
            <w:pPr>
              <w:pStyle w:val="Heading2TextBulleted"/>
              <w:numPr>
                <w:ilvl w:val="0"/>
                <w:numId w:val="0"/>
              </w:numPr>
              <w:rPr>
                <w:rFonts w:ascii="Calibri Light" w:hAnsi="Calibri Light" w:cs="Arial"/>
                <w:sz w:val="18"/>
              </w:rPr>
            </w:pPr>
            <w:r>
              <w:rPr>
                <w:rFonts w:ascii="Calibri Light" w:hAnsi="Calibri Light" w:cs="Arial"/>
                <w:sz w:val="18"/>
              </w:rPr>
              <w:t>Reference code</w:t>
            </w:r>
          </w:p>
        </w:tc>
        <w:tc>
          <w:tcPr>
            <w:tcW w:w="4590" w:type="dxa"/>
          </w:tcPr>
          <w:p w14:paraId="47B4B89C" w14:textId="76E4AA84" w:rsidR="007F1034" w:rsidRDefault="007F1034" w:rsidP="00A26719">
            <w:pPr>
              <w:pStyle w:val="Heading2TextBulleted"/>
              <w:numPr>
                <w:ilvl w:val="0"/>
                <w:numId w:val="0"/>
              </w:numPr>
              <w:rPr>
                <w:rFonts w:ascii="Calibri Light" w:hAnsi="Calibri Light" w:cs="Arial"/>
                <w:sz w:val="18"/>
              </w:rPr>
            </w:pPr>
            <w:r>
              <w:rPr>
                <w:rFonts w:ascii="Calibri Light" w:hAnsi="Calibri Light" w:cs="Arial"/>
                <w:sz w:val="18"/>
              </w:rPr>
              <w:t>Reference code that shows at the bottom of the correspondence</w:t>
            </w:r>
          </w:p>
        </w:tc>
      </w:tr>
      <w:tr w:rsidR="007F1034" w14:paraId="6091B145" w14:textId="77777777" w:rsidTr="00676340">
        <w:tc>
          <w:tcPr>
            <w:tcW w:w="810" w:type="dxa"/>
          </w:tcPr>
          <w:p w14:paraId="169B590D" w14:textId="7652CEF3" w:rsidR="007F1034" w:rsidRDefault="007F1034" w:rsidP="00A26719">
            <w:pPr>
              <w:pStyle w:val="Heading2TextBulleted"/>
              <w:numPr>
                <w:ilvl w:val="0"/>
                <w:numId w:val="0"/>
              </w:numPr>
              <w:rPr>
                <w:rFonts w:ascii="Calibri Light" w:hAnsi="Calibri Light" w:cs="Arial"/>
                <w:sz w:val="18"/>
              </w:rPr>
            </w:pPr>
            <w:r>
              <w:rPr>
                <w:rFonts w:ascii="Calibri Light" w:hAnsi="Calibri Light" w:cs="Arial"/>
                <w:sz w:val="18"/>
              </w:rPr>
              <w:t>1</w:t>
            </w:r>
            <w:r w:rsidR="00B63A76">
              <w:rPr>
                <w:rFonts w:ascii="Calibri Light" w:hAnsi="Calibri Light" w:cs="Arial"/>
                <w:sz w:val="18"/>
              </w:rPr>
              <w:t>0</w:t>
            </w:r>
          </w:p>
        </w:tc>
        <w:tc>
          <w:tcPr>
            <w:tcW w:w="2160" w:type="dxa"/>
          </w:tcPr>
          <w:p w14:paraId="60B3F2BB" w14:textId="5836D7A3" w:rsidR="007F1034" w:rsidRDefault="007F1034" w:rsidP="00A26719">
            <w:pPr>
              <w:pStyle w:val="Heading2TextBulleted"/>
              <w:numPr>
                <w:ilvl w:val="0"/>
                <w:numId w:val="0"/>
              </w:numPr>
              <w:rPr>
                <w:rFonts w:ascii="Calibri Light" w:hAnsi="Calibri Light" w:cs="Arial"/>
                <w:sz w:val="18"/>
              </w:rPr>
            </w:pPr>
            <w:r>
              <w:rPr>
                <w:rFonts w:ascii="Calibri Light" w:hAnsi="Calibri Light" w:cs="Arial"/>
                <w:sz w:val="18"/>
              </w:rPr>
              <w:t>Version number</w:t>
            </w:r>
          </w:p>
        </w:tc>
        <w:tc>
          <w:tcPr>
            <w:tcW w:w="4590" w:type="dxa"/>
          </w:tcPr>
          <w:p w14:paraId="7273D3CF" w14:textId="113C5B88" w:rsidR="007F1034" w:rsidRDefault="007F1034" w:rsidP="00A26719">
            <w:pPr>
              <w:pStyle w:val="Heading2TextBulleted"/>
              <w:numPr>
                <w:ilvl w:val="0"/>
                <w:numId w:val="0"/>
              </w:numPr>
              <w:rPr>
                <w:rFonts w:ascii="Calibri Light" w:hAnsi="Calibri Light" w:cs="Arial"/>
                <w:sz w:val="18"/>
              </w:rPr>
            </w:pPr>
            <w:r>
              <w:rPr>
                <w:rFonts w:ascii="Calibri Light" w:hAnsi="Calibri Light" w:cs="Arial"/>
                <w:sz w:val="18"/>
              </w:rPr>
              <w:t>Version number of the correspondence that shows at the bottom of the correspondence</w:t>
            </w:r>
          </w:p>
        </w:tc>
      </w:tr>
      <w:tr w:rsidR="00166C46" w14:paraId="77833F21" w14:textId="77777777" w:rsidTr="00676340">
        <w:tc>
          <w:tcPr>
            <w:tcW w:w="810" w:type="dxa"/>
          </w:tcPr>
          <w:p w14:paraId="6C63161A" w14:textId="491D6A57" w:rsidR="00166C46" w:rsidRDefault="00166C46" w:rsidP="00A26719">
            <w:pPr>
              <w:pStyle w:val="Heading2TextBulleted"/>
              <w:numPr>
                <w:ilvl w:val="0"/>
                <w:numId w:val="0"/>
              </w:numPr>
              <w:rPr>
                <w:rFonts w:ascii="Calibri Light" w:hAnsi="Calibri Light" w:cs="Arial"/>
                <w:sz w:val="18"/>
              </w:rPr>
            </w:pPr>
            <w:r>
              <w:rPr>
                <w:rFonts w:ascii="Calibri Light" w:hAnsi="Calibri Light" w:cs="Arial"/>
                <w:sz w:val="18"/>
              </w:rPr>
              <w:t>1</w:t>
            </w:r>
            <w:r w:rsidR="00B63A76">
              <w:rPr>
                <w:rFonts w:ascii="Calibri Light" w:hAnsi="Calibri Light" w:cs="Arial"/>
                <w:sz w:val="18"/>
              </w:rPr>
              <w:t>1</w:t>
            </w:r>
          </w:p>
        </w:tc>
        <w:tc>
          <w:tcPr>
            <w:tcW w:w="2160" w:type="dxa"/>
          </w:tcPr>
          <w:p w14:paraId="3053CE5F" w14:textId="560656B4" w:rsidR="00166C46" w:rsidRDefault="00166C46" w:rsidP="00A26719">
            <w:pPr>
              <w:pStyle w:val="Heading2TextBulleted"/>
              <w:numPr>
                <w:ilvl w:val="0"/>
                <w:numId w:val="0"/>
              </w:numPr>
              <w:rPr>
                <w:rFonts w:ascii="Calibri Light" w:hAnsi="Calibri Light" w:cs="Arial"/>
                <w:sz w:val="18"/>
              </w:rPr>
            </w:pPr>
            <w:r>
              <w:rPr>
                <w:rFonts w:ascii="Calibri Light" w:hAnsi="Calibri Light" w:cs="Arial"/>
                <w:sz w:val="18"/>
              </w:rPr>
              <w:t>Attachment</w:t>
            </w:r>
          </w:p>
        </w:tc>
        <w:tc>
          <w:tcPr>
            <w:tcW w:w="4590" w:type="dxa"/>
          </w:tcPr>
          <w:p w14:paraId="1A20CDC8" w14:textId="154E3B7F" w:rsidR="00166C46" w:rsidRDefault="00200F23" w:rsidP="00A26719">
            <w:pPr>
              <w:pStyle w:val="Heading2TextBulleted"/>
              <w:numPr>
                <w:ilvl w:val="0"/>
                <w:numId w:val="0"/>
              </w:numPr>
              <w:rPr>
                <w:rFonts w:ascii="Calibri Light" w:hAnsi="Calibri Light" w:cs="Arial"/>
                <w:sz w:val="18"/>
              </w:rPr>
            </w:pPr>
            <w:r>
              <w:rPr>
                <w:rFonts w:ascii="Calibri Light" w:hAnsi="Calibri Light" w:cs="Arial"/>
                <w:sz w:val="18"/>
              </w:rPr>
              <w:t>Attachment or Insert required at GO3</w:t>
            </w:r>
            <w:r w:rsidR="00553FFE">
              <w:rPr>
                <w:rFonts w:ascii="Calibri Light" w:hAnsi="Calibri Light" w:cs="Arial"/>
                <w:sz w:val="18"/>
              </w:rPr>
              <w:t xml:space="preserve"> print facility</w:t>
            </w:r>
          </w:p>
        </w:tc>
      </w:tr>
      <w:tr w:rsidR="00F96419" w14:paraId="19D03B2D" w14:textId="77777777" w:rsidTr="00676340">
        <w:tc>
          <w:tcPr>
            <w:tcW w:w="810" w:type="dxa"/>
          </w:tcPr>
          <w:p w14:paraId="0C6842DE" w14:textId="01EC9E84" w:rsidR="00F96419" w:rsidRDefault="00F96419" w:rsidP="00A26719">
            <w:pPr>
              <w:pStyle w:val="Heading2TextBulleted"/>
              <w:numPr>
                <w:ilvl w:val="0"/>
                <w:numId w:val="0"/>
              </w:numPr>
              <w:rPr>
                <w:rFonts w:ascii="Calibri Light" w:hAnsi="Calibri Light" w:cs="Arial"/>
                <w:sz w:val="18"/>
              </w:rPr>
            </w:pPr>
            <w:r>
              <w:rPr>
                <w:rFonts w:ascii="Calibri Light" w:hAnsi="Calibri Light" w:cs="Arial"/>
                <w:sz w:val="18"/>
              </w:rPr>
              <w:t>1</w:t>
            </w:r>
            <w:r w:rsidR="00B63A76">
              <w:rPr>
                <w:rFonts w:ascii="Calibri Light" w:hAnsi="Calibri Light" w:cs="Arial"/>
                <w:sz w:val="18"/>
              </w:rPr>
              <w:t>2</w:t>
            </w:r>
          </w:p>
        </w:tc>
        <w:tc>
          <w:tcPr>
            <w:tcW w:w="2160" w:type="dxa"/>
          </w:tcPr>
          <w:p w14:paraId="16D9F98B" w14:textId="5F7BFCA9" w:rsidR="00F96419" w:rsidRDefault="00F96419" w:rsidP="00A26719">
            <w:pPr>
              <w:pStyle w:val="Heading2TextBulleted"/>
              <w:numPr>
                <w:ilvl w:val="0"/>
                <w:numId w:val="0"/>
              </w:numPr>
              <w:rPr>
                <w:rFonts w:ascii="Calibri Light" w:hAnsi="Calibri Light" w:cs="Arial"/>
                <w:sz w:val="18"/>
              </w:rPr>
            </w:pPr>
            <w:r>
              <w:rPr>
                <w:rFonts w:ascii="Calibri Light" w:hAnsi="Calibri Light" w:cs="Arial"/>
                <w:sz w:val="18"/>
              </w:rPr>
              <w:t>Language</w:t>
            </w:r>
          </w:p>
        </w:tc>
        <w:tc>
          <w:tcPr>
            <w:tcW w:w="4590" w:type="dxa"/>
          </w:tcPr>
          <w:p w14:paraId="43471A7E" w14:textId="3298C96B" w:rsidR="00F96419" w:rsidRDefault="00F96419" w:rsidP="00A26719">
            <w:pPr>
              <w:pStyle w:val="Heading2TextBulleted"/>
              <w:numPr>
                <w:ilvl w:val="0"/>
                <w:numId w:val="0"/>
              </w:numPr>
              <w:rPr>
                <w:rFonts w:ascii="Calibri Light" w:hAnsi="Calibri Light" w:cs="Arial"/>
                <w:sz w:val="18"/>
              </w:rPr>
            </w:pPr>
            <w:r>
              <w:rPr>
                <w:rFonts w:ascii="Calibri Light" w:hAnsi="Calibri Light" w:cs="Arial"/>
                <w:sz w:val="18"/>
              </w:rPr>
              <w:t>Language</w:t>
            </w:r>
          </w:p>
        </w:tc>
      </w:tr>
      <w:tr w:rsidR="00917D62" w14:paraId="51E2E3D4" w14:textId="77777777" w:rsidTr="00676340">
        <w:tc>
          <w:tcPr>
            <w:tcW w:w="810" w:type="dxa"/>
          </w:tcPr>
          <w:p w14:paraId="21093D3D" w14:textId="1AEE6341" w:rsidR="00917D62" w:rsidRDefault="00917D62" w:rsidP="00917D62">
            <w:pPr>
              <w:pStyle w:val="Heading2TextBulleted"/>
              <w:numPr>
                <w:ilvl w:val="0"/>
                <w:numId w:val="0"/>
              </w:numPr>
              <w:rPr>
                <w:rFonts w:ascii="Calibri Light" w:hAnsi="Calibri Light" w:cs="Arial"/>
                <w:sz w:val="18"/>
              </w:rPr>
            </w:pPr>
            <w:r>
              <w:rPr>
                <w:rFonts w:ascii="Calibri Light" w:hAnsi="Calibri Light" w:cs="Arial"/>
                <w:sz w:val="18"/>
              </w:rPr>
              <w:t>1</w:t>
            </w:r>
            <w:r w:rsidR="00EE50D6">
              <w:rPr>
                <w:rFonts w:ascii="Calibri Light" w:hAnsi="Calibri Light" w:cs="Arial"/>
                <w:sz w:val="18"/>
              </w:rPr>
              <w:t>3</w:t>
            </w:r>
          </w:p>
        </w:tc>
        <w:tc>
          <w:tcPr>
            <w:tcW w:w="2160" w:type="dxa"/>
          </w:tcPr>
          <w:p w14:paraId="7A7F08E0" w14:textId="164CE897" w:rsidR="00917D62" w:rsidRDefault="00917D62" w:rsidP="00A26719">
            <w:pPr>
              <w:pStyle w:val="Heading2TextBulleted"/>
              <w:numPr>
                <w:ilvl w:val="0"/>
                <w:numId w:val="0"/>
              </w:numPr>
              <w:rPr>
                <w:rFonts w:ascii="Calibri Light" w:hAnsi="Calibri Light" w:cs="Arial"/>
                <w:sz w:val="18"/>
              </w:rPr>
            </w:pPr>
            <w:r>
              <w:rPr>
                <w:rFonts w:ascii="Calibri Light" w:hAnsi="Calibri Light" w:cs="Arial"/>
                <w:sz w:val="18"/>
              </w:rPr>
              <w:t>Action</w:t>
            </w:r>
          </w:p>
        </w:tc>
        <w:tc>
          <w:tcPr>
            <w:tcW w:w="4590" w:type="dxa"/>
          </w:tcPr>
          <w:p w14:paraId="768470A8" w14:textId="76551F5E" w:rsidR="00917D62" w:rsidRDefault="00917D62" w:rsidP="00A26719">
            <w:pPr>
              <w:pStyle w:val="Heading2TextBulleted"/>
              <w:numPr>
                <w:ilvl w:val="0"/>
                <w:numId w:val="0"/>
              </w:numPr>
              <w:rPr>
                <w:rFonts w:ascii="Calibri Light" w:hAnsi="Calibri Light" w:cs="Arial"/>
                <w:sz w:val="18"/>
              </w:rPr>
            </w:pPr>
            <w:r>
              <w:rPr>
                <w:rFonts w:ascii="Calibri Light" w:hAnsi="Calibri Light" w:cs="Arial"/>
                <w:sz w:val="18"/>
              </w:rPr>
              <w:t>Action for BP Contact</w:t>
            </w:r>
          </w:p>
        </w:tc>
      </w:tr>
      <w:tr w:rsidR="00917D62" w14:paraId="2CB1DC3D" w14:textId="77777777" w:rsidTr="00676340">
        <w:tc>
          <w:tcPr>
            <w:tcW w:w="810" w:type="dxa"/>
          </w:tcPr>
          <w:p w14:paraId="155810DC" w14:textId="3DF87747" w:rsidR="00917D62" w:rsidRDefault="00917D62" w:rsidP="00917D62">
            <w:pPr>
              <w:pStyle w:val="Heading2TextBulleted"/>
              <w:numPr>
                <w:ilvl w:val="0"/>
                <w:numId w:val="0"/>
              </w:numPr>
              <w:rPr>
                <w:rFonts w:ascii="Calibri Light" w:hAnsi="Calibri Light" w:cs="Arial"/>
                <w:sz w:val="18"/>
              </w:rPr>
            </w:pPr>
            <w:r>
              <w:rPr>
                <w:rFonts w:ascii="Calibri Light" w:hAnsi="Calibri Light" w:cs="Arial"/>
                <w:sz w:val="18"/>
              </w:rPr>
              <w:t>1</w:t>
            </w:r>
            <w:r w:rsidR="00EE50D6">
              <w:rPr>
                <w:rFonts w:ascii="Calibri Light" w:hAnsi="Calibri Light" w:cs="Arial"/>
                <w:sz w:val="18"/>
              </w:rPr>
              <w:t>4</w:t>
            </w:r>
          </w:p>
        </w:tc>
        <w:tc>
          <w:tcPr>
            <w:tcW w:w="2160" w:type="dxa"/>
          </w:tcPr>
          <w:p w14:paraId="6E8B745A" w14:textId="0160B6E5" w:rsidR="00917D62" w:rsidRDefault="00917D62" w:rsidP="00A26719">
            <w:pPr>
              <w:pStyle w:val="Heading2TextBulleted"/>
              <w:numPr>
                <w:ilvl w:val="0"/>
                <w:numId w:val="0"/>
              </w:numPr>
              <w:rPr>
                <w:rFonts w:ascii="Calibri Light" w:hAnsi="Calibri Light" w:cs="Arial"/>
                <w:sz w:val="18"/>
              </w:rPr>
            </w:pPr>
            <w:r>
              <w:rPr>
                <w:rFonts w:ascii="Calibri Light" w:hAnsi="Calibri Light" w:cs="Arial"/>
                <w:sz w:val="18"/>
              </w:rPr>
              <w:t>Class</w:t>
            </w:r>
          </w:p>
        </w:tc>
        <w:tc>
          <w:tcPr>
            <w:tcW w:w="4590" w:type="dxa"/>
          </w:tcPr>
          <w:p w14:paraId="76FB95E1" w14:textId="3AA1517C" w:rsidR="00917D62" w:rsidRDefault="00917D62" w:rsidP="00A26719">
            <w:pPr>
              <w:pStyle w:val="Heading2TextBulleted"/>
              <w:numPr>
                <w:ilvl w:val="0"/>
                <w:numId w:val="0"/>
              </w:numPr>
              <w:rPr>
                <w:rFonts w:ascii="Calibri Light" w:hAnsi="Calibri Light" w:cs="Arial"/>
                <w:sz w:val="18"/>
              </w:rPr>
            </w:pPr>
            <w:r>
              <w:rPr>
                <w:rFonts w:ascii="Calibri Light" w:hAnsi="Calibri Light" w:cs="Arial"/>
                <w:sz w:val="18"/>
              </w:rPr>
              <w:t>Class for BP Contact</w:t>
            </w:r>
          </w:p>
        </w:tc>
      </w:tr>
    </w:tbl>
    <w:p w14:paraId="458FA78B" w14:textId="77777777" w:rsidR="00B83402" w:rsidRDefault="00B83402" w:rsidP="00792ADD">
      <w:pPr>
        <w:pStyle w:val="Heading2TextBulleted"/>
        <w:numPr>
          <w:ilvl w:val="0"/>
          <w:numId w:val="0"/>
        </w:numPr>
        <w:rPr>
          <w:rFonts w:ascii="Calibri Light" w:hAnsi="Calibri Light" w:cs="Arial"/>
          <w:sz w:val="18"/>
        </w:rPr>
      </w:pPr>
    </w:p>
    <w:p w14:paraId="5285701B" w14:textId="4774412B" w:rsidR="005F75BB" w:rsidRDefault="005F75BB" w:rsidP="00792ADD">
      <w:pPr>
        <w:pStyle w:val="Heading2TextBulleted"/>
        <w:numPr>
          <w:ilvl w:val="0"/>
          <w:numId w:val="0"/>
        </w:numPr>
        <w:rPr>
          <w:rFonts w:ascii="Calibri Light" w:hAnsi="Calibri Light" w:cs="Arial"/>
          <w:sz w:val="18"/>
        </w:rPr>
      </w:pPr>
    </w:p>
    <w:p w14:paraId="5F5B186B" w14:textId="77777777" w:rsidR="005F75BB" w:rsidRDefault="005F75BB" w:rsidP="005F75BB">
      <w:pPr>
        <w:pStyle w:val="Heading2TextBulleted"/>
        <w:numPr>
          <w:ilvl w:val="0"/>
          <w:numId w:val="0"/>
        </w:numPr>
        <w:rPr>
          <w:rFonts w:ascii="Calibri Light" w:hAnsi="Calibri Light" w:cs="Arial"/>
          <w:sz w:val="18"/>
        </w:rPr>
      </w:pPr>
    </w:p>
    <w:p w14:paraId="44C4BB4E" w14:textId="09A24AC5" w:rsidR="005F75BB" w:rsidRPr="00792ADD" w:rsidRDefault="005F75BB" w:rsidP="005F75BB">
      <w:pPr>
        <w:pStyle w:val="Heading3"/>
        <w:keepNext/>
        <w:numPr>
          <w:ilvl w:val="2"/>
          <w:numId w:val="5"/>
        </w:numPr>
        <w:tabs>
          <w:tab w:val="left" w:pos="1440"/>
        </w:tabs>
        <w:spacing w:before="120" w:after="120"/>
        <w:rPr>
          <w:rFonts w:ascii="Calibri Light" w:eastAsia="Calibri Light" w:hAnsi="Calibri Light" w:cs="Calibri Light"/>
          <w:sz w:val="28"/>
          <w:szCs w:val="28"/>
        </w:rPr>
      </w:pPr>
      <w:r w:rsidRPr="2C33CDF8">
        <w:rPr>
          <w:rFonts w:ascii="Calibri Light" w:eastAsia="Calibri Light" w:hAnsi="Calibri Light" w:cs="Calibri Light"/>
          <w:sz w:val="28"/>
          <w:szCs w:val="28"/>
        </w:rPr>
        <w:t>Handling o</w:t>
      </w:r>
      <w:r w:rsidR="00391433" w:rsidRPr="2C33CDF8">
        <w:rPr>
          <w:rFonts w:ascii="Calibri Light" w:eastAsia="Calibri Light" w:hAnsi="Calibri Light" w:cs="Calibri Light"/>
          <w:sz w:val="28"/>
          <w:szCs w:val="28"/>
        </w:rPr>
        <w:t xml:space="preserve">f </w:t>
      </w:r>
      <w:r w:rsidR="0012351A" w:rsidRPr="2C33CDF8">
        <w:rPr>
          <w:rFonts w:ascii="Calibri Light" w:eastAsia="Calibri Light" w:hAnsi="Calibri Light" w:cs="Calibri Light"/>
          <w:sz w:val="28"/>
          <w:szCs w:val="28"/>
        </w:rPr>
        <w:t>Trouble Order</w:t>
      </w:r>
      <w:r w:rsidR="006A335C" w:rsidRPr="2C33CDF8">
        <w:rPr>
          <w:rFonts w:ascii="Calibri Light" w:eastAsia="Calibri Light" w:hAnsi="Calibri Light" w:cs="Calibri Light"/>
          <w:sz w:val="28"/>
          <w:szCs w:val="28"/>
        </w:rPr>
        <w:t xml:space="preserve"> and Outage</w:t>
      </w:r>
      <w:r w:rsidR="0012351A" w:rsidRPr="2C33CDF8">
        <w:rPr>
          <w:rFonts w:ascii="Calibri Light" w:eastAsia="Calibri Light" w:hAnsi="Calibri Light" w:cs="Calibri Light"/>
          <w:sz w:val="28"/>
          <w:szCs w:val="28"/>
        </w:rPr>
        <w:t xml:space="preserve"> </w:t>
      </w:r>
      <w:r w:rsidRPr="2C33CDF8">
        <w:rPr>
          <w:rFonts w:ascii="Calibri Light" w:eastAsia="Calibri Light" w:hAnsi="Calibri Light" w:cs="Calibri Light"/>
          <w:sz w:val="28"/>
          <w:szCs w:val="28"/>
        </w:rPr>
        <w:t>Alert</w:t>
      </w:r>
      <w:r w:rsidR="0012351A" w:rsidRPr="2C33CDF8">
        <w:rPr>
          <w:rFonts w:ascii="Calibri Light" w:eastAsia="Calibri Light" w:hAnsi="Calibri Light" w:cs="Calibri Light"/>
          <w:sz w:val="28"/>
          <w:szCs w:val="28"/>
        </w:rPr>
        <w:t>s</w:t>
      </w:r>
    </w:p>
    <w:p w14:paraId="6022FA3D" w14:textId="59EA12FF" w:rsidR="00A82CDC" w:rsidRPr="00CA55AB" w:rsidRDefault="00A82CDC" w:rsidP="0012351A">
      <w:pPr>
        <w:pStyle w:val="Heading2TextBulleted"/>
        <w:numPr>
          <w:ilvl w:val="0"/>
          <w:numId w:val="0"/>
        </w:numPr>
        <w:ind w:left="1440"/>
        <w:rPr>
          <w:rFonts w:ascii="Calibri Light" w:hAnsi="Calibri Light" w:cs="Arial"/>
          <w:sz w:val="18"/>
        </w:rPr>
      </w:pPr>
      <w:r>
        <w:rPr>
          <w:rFonts w:ascii="Calibri Light" w:hAnsi="Calibri Light" w:cs="Arial"/>
          <w:sz w:val="18"/>
        </w:rPr>
        <w:t xml:space="preserve">Touble Order and Outage Alerts </w:t>
      </w:r>
      <w:r w:rsidR="00F9256C">
        <w:rPr>
          <w:rFonts w:ascii="Calibri Light" w:hAnsi="Calibri Light" w:cs="Arial"/>
          <w:sz w:val="18"/>
        </w:rPr>
        <w:t xml:space="preserve">process is a complex process that contains various components. The creation </w:t>
      </w:r>
      <w:r w:rsidR="00CA249F">
        <w:rPr>
          <w:rFonts w:ascii="Calibri Light" w:hAnsi="Calibri Light" w:cs="Arial"/>
          <w:sz w:val="18"/>
        </w:rPr>
        <w:t xml:space="preserve">of the </w:t>
      </w:r>
      <w:r w:rsidR="00F9256C">
        <w:rPr>
          <w:rFonts w:ascii="Calibri Light" w:hAnsi="Calibri Light" w:cs="Arial"/>
          <w:sz w:val="18"/>
        </w:rPr>
        <w:t>Service Order is handled by D&amp;F (</w:t>
      </w:r>
      <w:hyperlink r:id="rId39" w:history="1">
        <w:r w:rsidR="00F9256C" w:rsidRPr="00EF5CF0">
          <w:rPr>
            <w:rStyle w:val="Hyperlink"/>
            <w:rFonts w:ascii="Calibri Light" w:hAnsi="Calibri Light" w:cs="Arial"/>
            <w:i/>
            <w:sz w:val="18"/>
          </w:rPr>
          <w:t>DF-WM-02 Handle Field Orders – Manage Field Orders</w:t>
        </w:r>
      </w:hyperlink>
      <w:r w:rsidR="00F9256C">
        <w:rPr>
          <w:rStyle w:val="Hyperlink"/>
          <w:rFonts w:ascii="Calibri Light" w:hAnsi="Calibri Light" w:cs="Arial"/>
          <w:i/>
          <w:sz w:val="18"/>
        </w:rPr>
        <w:t xml:space="preserve">). </w:t>
      </w:r>
      <w:r w:rsidR="00F9256C">
        <w:rPr>
          <w:rStyle w:val="Hyperlink"/>
          <w:rFonts w:ascii="Calibri Light" w:hAnsi="Calibri Light" w:cs="Arial"/>
          <w:sz w:val="18"/>
        </w:rPr>
        <w:t xml:space="preserve">The business rules around sending alert is in the </w:t>
      </w:r>
      <w:r w:rsidR="00F9256C">
        <w:rPr>
          <w:rFonts w:ascii="Calibri Light" w:hAnsi="Calibri Light" w:cs="Arial"/>
          <w:sz w:val="18"/>
        </w:rPr>
        <w:t xml:space="preserve">Workflow </w:t>
      </w:r>
      <w:r w:rsidR="00F9256C" w:rsidRPr="005A0595">
        <w:rPr>
          <w:rFonts w:ascii="Calibri Light" w:hAnsi="Calibri Light"/>
          <w:i/>
          <w:sz w:val="18"/>
          <w:szCs w:val="18"/>
        </w:rPr>
        <w:t>W-CIM-CS-04 Communication Rules</w:t>
      </w:r>
      <w:r w:rsidR="00F9256C">
        <w:rPr>
          <w:rFonts w:ascii="Calibri Light" w:hAnsi="Calibri Light"/>
          <w:i/>
          <w:sz w:val="18"/>
          <w:szCs w:val="18"/>
        </w:rPr>
        <w:t>.</w:t>
      </w:r>
      <w:r w:rsidR="00F9256C">
        <w:rPr>
          <w:rFonts w:ascii="Calibri Light" w:hAnsi="Calibri Light"/>
          <w:sz w:val="18"/>
          <w:szCs w:val="18"/>
        </w:rPr>
        <w:t xml:space="preserve"> When the alert is ready to be sent to the customers, Workflow will pass the list of BP numbers to </w:t>
      </w:r>
      <w:r w:rsidR="00F9256C" w:rsidRPr="00F9256C">
        <w:rPr>
          <w:rFonts w:ascii="Calibri Light" w:hAnsi="Calibri Light"/>
          <w:i/>
          <w:sz w:val="18"/>
          <w:szCs w:val="18"/>
        </w:rPr>
        <w:t>E-CIM-CS-11 - Passing SAP data to Outbound Correspondence Tool</w:t>
      </w:r>
      <w:r w:rsidR="00F9256C">
        <w:rPr>
          <w:rFonts w:ascii="Calibri Light" w:hAnsi="Calibri Light"/>
          <w:i/>
          <w:sz w:val="18"/>
          <w:szCs w:val="18"/>
        </w:rPr>
        <w:t xml:space="preserve">. </w:t>
      </w:r>
      <w:r w:rsidR="00F9256C" w:rsidRPr="00051241">
        <w:rPr>
          <w:rFonts w:ascii="Calibri Light" w:hAnsi="Calibri Light" w:cs="Arial"/>
          <w:i/>
          <w:sz w:val="18"/>
        </w:rPr>
        <w:t>E-CIM-CS-11 Checking on Customer Preference</w:t>
      </w:r>
      <w:r w:rsidR="00F9256C">
        <w:rPr>
          <w:rFonts w:ascii="Calibri Light" w:hAnsi="Calibri Light" w:cs="Arial"/>
          <w:sz w:val="18"/>
        </w:rPr>
        <w:t xml:space="preserve"> will check Customer Preference if that correspondence category requires notification to the Account Manager or another other recipients. </w:t>
      </w:r>
    </w:p>
    <w:p w14:paraId="276991D9" w14:textId="69F99125" w:rsidR="00A22111" w:rsidRDefault="003F78D4" w:rsidP="00733D4B">
      <w:pPr>
        <w:pStyle w:val="Heading2TextBulleted"/>
        <w:numPr>
          <w:ilvl w:val="0"/>
          <w:numId w:val="0"/>
        </w:numPr>
        <w:ind w:left="1440"/>
        <w:rPr>
          <w:rFonts w:ascii="Calibri Light" w:hAnsi="Calibri Light" w:cs="Arial"/>
          <w:sz w:val="18"/>
          <w:u w:val="single"/>
        </w:rPr>
      </w:pPr>
      <w:r>
        <w:rPr>
          <w:rFonts w:ascii="Calibri Light" w:hAnsi="Calibri Light" w:cs="Arial"/>
          <w:sz w:val="18"/>
        </w:rPr>
        <w:t xml:space="preserve">If the BP of record or authorized BP is enrolled in Outage Alerts for the account, they will automatically receive outage </w:t>
      </w:r>
      <w:r w:rsidR="004F5882">
        <w:rPr>
          <w:rFonts w:ascii="Calibri Light" w:hAnsi="Calibri Light" w:cs="Arial"/>
          <w:sz w:val="18"/>
        </w:rPr>
        <w:t xml:space="preserve">alert </w:t>
      </w:r>
      <w:r>
        <w:rPr>
          <w:rFonts w:ascii="Calibri Light" w:hAnsi="Calibri Light" w:cs="Arial"/>
          <w:sz w:val="18"/>
        </w:rPr>
        <w:t xml:space="preserve">updates for those accounts via the channel they perfer. </w:t>
      </w:r>
      <w:r w:rsidR="004F5882">
        <w:rPr>
          <w:rFonts w:ascii="Calibri Light" w:hAnsi="Calibri Light" w:cs="Arial"/>
          <w:sz w:val="18"/>
        </w:rPr>
        <w:t xml:space="preserve"> Trouble can be reported via sce.com, IVR and by calling SCE. </w:t>
      </w:r>
      <w:r>
        <w:rPr>
          <w:rFonts w:ascii="Calibri Light" w:hAnsi="Calibri Light" w:cs="Arial"/>
          <w:sz w:val="18"/>
        </w:rPr>
        <w:t xml:space="preserve"> If the BP of record or authorized BP reports </w:t>
      </w:r>
      <w:r w:rsidR="004F5882">
        <w:rPr>
          <w:rFonts w:ascii="Calibri Light" w:hAnsi="Calibri Light" w:cs="Arial"/>
          <w:sz w:val="18"/>
        </w:rPr>
        <w:t xml:space="preserve">the </w:t>
      </w:r>
      <w:r>
        <w:rPr>
          <w:rFonts w:ascii="Calibri Light" w:hAnsi="Calibri Light" w:cs="Arial"/>
          <w:sz w:val="18"/>
        </w:rPr>
        <w:t xml:space="preserve">trouble (outage and non outage), they can </w:t>
      </w:r>
      <w:r w:rsidRPr="00F1267D">
        <w:rPr>
          <w:rFonts w:ascii="Calibri Light" w:hAnsi="Calibri Light" w:cs="Arial"/>
          <w:sz w:val="18"/>
        </w:rPr>
        <w:t xml:space="preserve">provide their phone or email address to receive a trouble order confirmation notification via email, voice , TTY or SMS.  </w:t>
      </w:r>
      <w:r w:rsidR="004F5882" w:rsidRPr="00F1267D">
        <w:rPr>
          <w:rFonts w:ascii="Calibri Light" w:hAnsi="Calibri Light" w:cs="Arial"/>
          <w:sz w:val="18"/>
        </w:rPr>
        <w:t xml:space="preserve">If someone reports trouble (outage and non-outage) and they are not the BP of record or an authorized BP for the account, they can also provide a phone or email address </w:t>
      </w:r>
      <w:r w:rsidR="00414AAE">
        <w:rPr>
          <w:rFonts w:ascii="Calibri Light" w:hAnsi="Calibri Light" w:cs="Arial"/>
          <w:sz w:val="18"/>
        </w:rPr>
        <w:t xml:space="preserve">(Figure 7) </w:t>
      </w:r>
      <w:r w:rsidR="004F5882" w:rsidRPr="00F1267D">
        <w:rPr>
          <w:rFonts w:ascii="Calibri Light" w:hAnsi="Calibri Light" w:cs="Arial"/>
          <w:sz w:val="18"/>
        </w:rPr>
        <w:t xml:space="preserve">to receive a trouble order confirmation notification </w:t>
      </w:r>
      <w:r w:rsidR="00414AAE">
        <w:rPr>
          <w:rFonts w:ascii="Calibri Light" w:hAnsi="Calibri Light" w:cs="Arial"/>
          <w:sz w:val="18"/>
        </w:rPr>
        <w:t xml:space="preserve">and update notification </w:t>
      </w:r>
      <w:r w:rsidR="004F5882" w:rsidRPr="00F1267D">
        <w:rPr>
          <w:rFonts w:ascii="Calibri Light" w:hAnsi="Calibri Light" w:cs="Arial"/>
          <w:sz w:val="18"/>
        </w:rPr>
        <w:t>via email, voice, TTY or SMS.  In both cases, t</w:t>
      </w:r>
      <w:r w:rsidRPr="00F1267D">
        <w:rPr>
          <w:rFonts w:ascii="Calibri Light" w:hAnsi="Calibri Light" w:cs="Arial"/>
          <w:sz w:val="18"/>
        </w:rPr>
        <w:t>hey can use the service order number provided to check the status of the trouble they reported on sce.com, via IVR</w:t>
      </w:r>
      <w:r w:rsidR="00CA420F" w:rsidRPr="00F1267D">
        <w:rPr>
          <w:rFonts w:ascii="Calibri Light" w:hAnsi="Calibri Light" w:cs="Arial"/>
          <w:sz w:val="18"/>
        </w:rPr>
        <w:t>,</w:t>
      </w:r>
      <w:r w:rsidRPr="00F1267D">
        <w:rPr>
          <w:rFonts w:ascii="Calibri Light" w:hAnsi="Calibri Light" w:cs="Arial"/>
          <w:sz w:val="18"/>
        </w:rPr>
        <w:t xml:space="preserve"> or by calling and talking with an Energy Advisor.</w:t>
      </w:r>
      <w:r>
        <w:rPr>
          <w:rFonts w:ascii="Calibri Light" w:hAnsi="Calibri Light" w:cs="Arial"/>
          <w:sz w:val="18"/>
          <w:u w:val="single"/>
        </w:rPr>
        <w:t xml:space="preserve"> </w:t>
      </w:r>
      <w:r w:rsidR="00EE472A">
        <w:rPr>
          <w:rFonts w:ascii="Calibri Light" w:hAnsi="Calibri Light" w:cs="Arial"/>
          <w:sz w:val="18"/>
          <w:u w:val="single"/>
        </w:rPr>
        <w:t xml:space="preserve"> </w:t>
      </w:r>
    </w:p>
    <w:p w14:paraId="7D80DD51" w14:textId="77777777" w:rsidR="003F78D4" w:rsidRDefault="003F78D4" w:rsidP="00733D4B">
      <w:pPr>
        <w:pStyle w:val="Heading2TextBulleted"/>
        <w:numPr>
          <w:ilvl w:val="0"/>
          <w:numId w:val="0"/>
        </w:numPr>
        <w:ind w:left="1440"/>
        <w:rPr>
          <w:rFonts w:ascii="Calibri Light" w:hAnsi="Calibri Light" w:cs="Arial"/>
          <w:sz w:val="18"/>
          <w:u w:val="single"/>
        </w:rPr>
      </w:pPr>
    </w:p>
    <w:p w14:paraId="45DDD305" w14:textId="6731D73E" w:rsidR="00EE472A" w:rsidRDefault="00246668" w:rsidP="00EE472A">
      <w:pPr>
        <w:pStyle w:val="Heading2TextBulleted"/>
        <w:keepNext/>
        <w:numPr>
          <w:ilvl w:val="0"/>
          <w:numId w:val="0"/>
        </w:numPr>
        <w:ind w:left="1440"/>
      </w:pPr>
      <w:r>
        <w:rPr>
          <w:lang w:eastAsia="en-US"/>
        </w:rPr>
        <w:lastRenderedPageBreak/>
        <w:drawing>
          <wp:inline distT="0" distB="0" distL="0" distR="0" wp14:anchorId="7E1B5FBA" wp14:editId="7B346C96">
            <wp:extent cx="3407014" cy="2597150"/>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63034" t="34562" r="23932" b="30117"/>
                    <a:stretch/>
                  </pic:blipFill>
                  <pic:spPr bwMode="auto">
                    <a:xfrm>
                      <a:off x="0" y="0"/>
                      <a:ext cx="3427565" cy="2612816"/>
                    </a:xfrm>
                    <a:prstGeom prst="rect">
                      <a:avLst/>
                    </a:prstGeom>
                    <a:ln>
                      <a:noFill/>
                    </a:ln>
                    <a:extLst>
                      <a:ext uri="{53640926-AAD7-44D8-BBD7-CCE9431645EC}">
                        <a14:shadowObscured xmlns:a14="http://schemas.microsoft.com/office/drawing/2010/main"/>
                      </a:ext>
                    </a:extLst>
                  </pic:spPr>
                </pic:pic>
              </a:graphicData>
            </a:graphic>
          </wp:inline>
        </w:drawing>
      </w:r>
    </w:p>
    <w:p w14:paraId="69F539E9" w14:textId="19205F7B" w:rsidR="00EE472A" w:rsidRDefault="00EE472A" w:rsidP="00EE472A">
      <w:pPr>
        <w:pStyle w:val="Caption"/>
        <w:ind w:left="720" w:firstLine="720"/>
      </w:pPr>
      <w:r>
        <w:t xml:space="preserve">Figure </w:t>
      </w:r>
      <w:r>
        <w:fldChar w:fldCharType="begin"/>
      </w:r>
      <w:r>
        <w:instrText xml:space="preserve"> SEQ Figure \* ARABIC </w:instrText>
      </w:r>
      <w:r>
        <w:fldChar w:fldCharType="separate"/>
      </w:r>
      <w:r>
        <w:rPr>
          <w:noProof/>
        </w:rPr>
        <w:t>7</w:t>
      </w:r>
      <w:r>
        <w:fldChar w:fldCharType="end"/>
      </w:r>
      <w:r>
        <w:t>: Service Order</w:t>
      </w:r>
    </w:p>
    <w:p w14:paraId="296BEAFF" w14:textId="68A610C2" w:rsidR="00EE472A" w:rsidRDefault="00EE472A" w:rsidP="00733D4B">
      <w:pPr>
        <w:pStyle w:val="Heading2TextBulleted"/>
        <w:numPr>
          <w:ilvl w:val="0"/>
          <w:numId w:val="0"/>
        </w:numPr>
        <w:ind w:left="1440"/>
        <w:rPr>
          <w:rFonts w:ascii="Calibri Light" w:hAnsi="Calibri Light" w:cs="Arial"/>
          <w:sz w:val="18"/>
        </w:rPr>
      </w:pPr>
    </w:p>
    <w:p w14:paraId="7D078F3B" w14:textId="07969010" w:rsidR="00AC695C" w:rsidRDefault="00F61745" w:rsidP="00AC695C">
      <w:pPr>
        <w:pStyle w:val="Heading2TextBulleted"/>
        <w:numPr>
          <w:ilvl w:val="0"/>
          <w:numId w:val="0"/>
        </w:numPr>
        <w:ind w:left="1440"/>
        <w:rPr>
          <w:rFonts w:ascii="Calibri Light,Arial,Times New R" w:eastAsia="Calibri Light,Arial,Times New R" w:hAnsi="Calibri Light,Arial,Times New R" w:cs="Calibri Light,Arial,Times New R"/>
          <w:sz w:val="18"/>
          <w:szCs w:val="18"/>
          <w:lang w:eastAsia="en-US"/>
        </w:rPr>
      </w:pPr>
      <w:r w:rsidRPr="74544916">
        <w:rPr>
          <w:rFonts w:ascii="Calibri Light" w:eastAsia="Calibri Light" w:hAnsi="Calibri Light" w:cs="Calibri Light"/>
          <w:sz w:val="18"/>
          <w:szCs w:val="18"/>
          <w:lang w:eastAsia="en-US"/>
        </w:rPr>
        <w:t>A BP Contact will be created when</w:t>
      </w:r>
      <w:r w:rsidR="008353B8" w:rsidRPr="74544916">
        <w:rPr>
          <w:rFonts w:ascii="Calibri Light" w:eastAsia="Calibri Light" w:hAnsi="Calibri Light" w:cs="Calibri Light"/>
          <w:sz w:val="18"/>
          <w:szCs w:val="18"/>
          <w:lang w:eastAsia="en-US"/>
        </w:rPr>
        <w:t xml:space="preserve"> the notification is sent to a BP</w:t>
      </w:r>
      <w:r w:rsidR="00A37E89" w:rsidRPr="74544916">
        <w:rPr>
          <w:rFonts w:ascii="Calibri Light" w:eastAsia="Calibri Light" w:hAnsi="Calibri Light" w:cs="Calibri Light"/>
          <w:sz w:val="18"/>
          <w:szCs w:val="18"/>
          <w:lang w:eastAsia="en-US"/>
        </w:rPr>
        <w:t xml:space="preserve"> if an outbound notification is sent to BP</w:t>
      </w:r>
      <w:r w:rsidR="008353B8" w:rsidRPr="74544916">
        <w:rPr>
          <w:rFonts w:ascii="Calibri Light" w:eastAsia="Calibri Light" w:hAnsi="Calibri Light" w:cs="Calibri Light"/>
          <w:sz w:val="18"/>
          <w:szCs w:val="18"/>
          <w:lang w:eastAsia="en-US"/>
        </w:rPr>
        <w:t>. BP Contact will not be created for a non-BP</w:t>
      </w:r>
      <w:r w:rsidRPr="74544916">
        <w:rPr>
          <w:rFonts w:ascii="Calibri Light" w:eastAsia="Calibri Light" w:hAnsi="Calibri Light" w:cs="Calibri Light"/>
          <w:sz w:val="18"/>
          <w:szCs w:val="18"/>
          <w:lang w:eastAsia="en-US"/>
        </w:rPr>
        <w:t>. BP Contact will contain this information:</w:t>
      </w:r>
    </w:p>
    <w:p w14:paraId="43217B4E" w14:textId="466F35FB" w:rsidR="00F61745" w:rsidRPr="0068289B" w:rsidRDefault="00F61745" w:rsidP="00F61745">
      <w:pPr>
        <w:pStyle w:val="Heading2Text"/>
        <w:numPr>
          <w:ilvl w:val="0"/>
          <w:numId w:val="30"/>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BP Number </w:t>
      </w:r>
    </w:p>
    <w:p w14:paraId="76843C2B" w14:textId="77777777" w:rsidR="00F61745" w:rsidRPr="0068289B" w:rsidRDefault="00F61745" w:rsidP="00F61745">
      <w:pPr>
        <w:pStyle w:val="Heading2Text"/>
        <w:numPr>
          <w:ilvl w:val="0"/>
          <w:numId w:val="30"/>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Class – ‘Outbound Correspondence’</w:t>
      </w:r>
    </w:p>
    <w:p w14:paraId="4A053FD9" w14:textId="38D80F76" w:rsidR="00F61745" w:rsidRPr="0068289B" w:rsidRDefault="00F61745" w:rsidP="00F61745">
      <w:pPr>
        <w:pStyle w:val="Heading2Text"/>
        <w:numPr>
          <w:ilvl w:val="0"/>
          <w:numId w:val="30"/>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Action – </w:t>
      </w:r>
      <w:r w:rsidR="008353B8" w:rsidRPr="2C33CDF8">
        <w:rPr>
          <w:rFonts w:ascii="Calibri Light" w:eastAsia="Calibri Light" w:hAnsi="Calibri Light" w:cs="Calibri Light"/>
          <w:sz w:val="18"/>
          <w:szCs w:val="18"/>
        </w:rPr>
        <w:t>Any of the t</w:t>
      </w:r>
      <w:r w:rsidRPr="2C33CDF8">
        <w:rPr>
          <w:rFonts w:ascii="Calibri Light" w:eastAsia="Calibri Light" w:hAnsi="Calibri Light" w:cs="Calibri Light"/>
          <w:sz w:val="18"/>
          <w:szCs w:val="18"/>
        </w:rPr>
        <w:t xml:space="preserve">ype of outage notification such as </w:t>
      </w:r>
      <w:r w:rsidR="008353B8" w:rsidRPr="2C33CDF8">
        <w:rPr>
          <w:rFonts w:ascii="Calibri Light" w:eastAsia="Calibri Light" w:hAnsi="Calibri Light" w:cs="Calibri Light"/>
          <w:sz w:val="18"/>
          <w:szCs w:val="18"/>
        </w:rPr>
        <w:t>below</w:t>
      </w:r>
      <w:r w:rsidRPr="2C33CDF8">
        <w:rPr>
          <w:rFonts w:ascii="Calibri Light,Arial" w:eastAsia="Calibri Light,Arial" w:hAnsi="Calibri Light,Arial" w:cs="Calibri Light,Arial"/>
          <w:sz w:val="18"/>
          <w:szCs w:val="18"/>
        </w:rPr>
        <w:t>:</w:t>
      </w:r>
    </w:p>
    <w:p w14:paraId="4E1F5D40" w14:textId="77777777" w:rsidR="008353B8" w:rsidRPr="008353B8" w:rsidRDefault="008353B8" w:rsidP="008353B8">
      <w:pPr>
        <w:pStyle w:val="Heading2Text"/>
        <w:numPr>
          <w:ilvl w:val="1"/>
          <w:numId w:val="30"/>
        </w:numPr>
        <w:rPr>
          <w:rFonts w:ascii="Calibri Light,Arial" w:eastAsia="Calibri Light,Arial" w:hAnsi="Calibri Light,Arial" w:cs="Calibri Light,Arial"/>
          <w:sz w:val="18"/>
          <w:szCs w:val="18"/>
        </w:rPr>
      </w:pPr>
      <w:r w:rsidRPr="008353B8">
        <w:rPr>
          <w:rFonts w:ascii="Calibri Light" w:eastAsia="Calibri Light" w:hAnsi="Calibri Light" w:cs="Calibri Light"/>
          <w:sz w:val="18"/>
          <w:szCs w:val="18"/>
        </w:rPr>
        <w:t>Emergency Maintenance Outage Power Restoration Alert</w:t>
      </w:r>
    </w:p>
    <w:p w14:paraId="24493EBD" w14:textId="77777777" w:rsidR="008353B8" w:rsidRPr="008353B8" w:rsidRDefault="008353B8" w:rsidP="008353B8">
      <w:pPr>
        <w:pStyle w:val="Heading2Text"/>
        <w:numPr>
          <w:ilvl w:val="1"/>
          <w:numId w:val="30"/>
        </w:numPr>
        <w:rPr>
          <w:rFonts w:ascii="Calibri Light,Arial" w:eastAsia="Calibri Light,Arial" w:hAnsi="Calibri Light,Arial" w:cs="Calibri Light,Arial"/>
          <w:sz w:val="18"/>
          <w:szCs w:val="18"/>
        </w:rPr>
      </w:pPr>
      <w:r w:rsidRPr="008353B8">
        <w:rPr>
          <w:rFonts w:ascii="Calibri Light" w:eastAsia="Calibri Light" w:hAnsi="Calibri Light" w:cs="Calibri Light"/>
          <w:sz w:val="18"/>
          <w:szCs w:val="18"/>
        </w:rPr>
        <w:t>Repair Outage Restoration Alert</w:t>
      </w:r>
    </w:p>
    <w:p w14:paraId="28F88E03" w14:textId="77777777" w:rsidR="008353B8" w:rsidRPr="008353B8" w:rsidRDefault="008353B8" w:rsidP="008353B8">
      <w:pPr>
        <w:pStyle w:val="Heading2Text"/>
        <w:numPr>
          <w:ilvl w:val="1"/>
          <w:numId w:val="30"/>
        </w:numPr>
        <w:rPr>
          <w:rFonts w:ascii="Calibri Light,Arial" w:eastAsia="Calibri Light,Arial" w:hAnsi="Calibri Light,Arial" w:cs="Calibri Light,Arial"/>
          <w:sz w:val="18"/>
          <w:szCs w:val="18"/>
        </w:rPr>
      </w:pPr>
      <w:r w:rsidRPr="008353B8">
        <w:rPr>
          <w:rFonts w:ascii="Calibri Light" w:eastAsia="Calibri Light" w:hAnsi="Calibri Light" w:cs="Calibri Light"/>
          <w:sz w:val="18"/>
          <w:szCs w:val="18"/>
        </w:rPr>
        <w:t>Maintenance Outage Restoration Alert</w:t>
      </w:r>
    </w:p>
    <w:p w14:paraId="626CC927" w14:textId="47D0255A" w:rsidR="008353B8" w:rsidRPr="008353B8" w:rsidRDefault="008353B8" w:rsidP="008353B8">
      <w:pPr>
        <w:pStyle w:val="Heading2Text"/>
        <w:numPr>
          <w:ilvl w:val="1"/>
          <w:numId w:val="30"/>
        </w:numPr>
        <w:rPr>
          <w:rFonts w:ascii="Calibri Light,Arial" w:eastAsia="Calibri Light,Arial" w:hAnsi="Calibri Light,Arial" w:cs="Calibri Light,Arial"/>
          <w:sz w:val="18"/>
          <w:szCs w:val="18"/>
        </w:rPr>
      </w:pPr>
      <w:r>
        <w:rPr>
          <w:rFonts w:ascii="Calibri Light" w:eastAsia="Calibri Light" w:hAnsi="Calibri Light" w:cs="Calibri Light"/>
          <w:sz w:val="18"/>
          <w:szCs w:val="18"/>
        </w:rPr>
        <w:t>Streetlight Outage Trouble Order</w:t>
      </w:r>
    </w:p>
    <w:p w14:paraId="3498C177" w14:textId="26021673" w:rsidR="008353B8" w:rsidRPr="0068289B" w:rsidRDefault="008353B8" w:rsidP="008353B8">
      <w:pPr>
        <w:pStyle w:val="Heading2Text"/>
        <w:numPr>
          <w:ilvl w:val="0"/>
          <w:numId w:val="30"/>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Type – ‘Email’ or ‘SMS’ or ‘Phone’ or ‘</w:t>
      </w:r>
      <w:r w:rsidR="00BD3530" w:rsidRPr="2C33CDF8">
        <w:rPr>
          <w:rFonts w:ascii="Calibri Light" w:eastAsia="Calibri Light" w:hAnsi="Calibri Light" w:cs="Calibri Light"/>
          <w:sz w:val="18"/>
          <w:szCs w:val="18"/>
        </w:rPr>
        <w:t>TTY</w:t>
      </w:r>
      <w:r w:rsidRPr="2C33CDF8">
        <w:rPr>
          <w:rFonts w:ascii="Calibri Light,Arial" w:eastAsia="Calibri Light,Arial" w:hAnsi="Calibri Light,Arial" w:cs="Calibri Light,Arial"/>
          <w:sz w:val="18"/>
          <w:szCs w:val="18"/>
        </w:rPr>
        <w:t>’</w:t>
      </w:r>
    </w:p>
    <w:p w14:paraId="6342D49C" w14:textId="77777777" w:rsidR="008353B8" w:rsidRPr="0068289B" w:rsidRDefault="008353B8" w:rsidP="008353B8">
      <w:pPr>
        <w:pStyle w:val="Heading2Text"/>
        <w:numPr>
          <w:ilvl w:val="0"/>
          <w:numId w:val="30"/>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In/Outgoing – ‘Outgoing’</w:t>
      </w:r>
    </w:p>
    <w:p w14:paraId="15E35178" w14:textId="77777777" w:rsidR="008353B8" w:rsidRPr="0068289B" w:rsidRDefault="008353B8" w:rsidP="008353B8">
      <w:pPr>
        <w:pStyle w:val="Heading2Text"/>
        <w:numPr>
          <w:ilvl w:val="0"/>
          <w:numId w:val="30"/>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Date/Time – System date and time</w:t>
      </w:r>
    </w:p>
    <w:p w14:paraId="4CB9388B" w14:textId="5AC82047" w:rsidR="008353B8" w:rsidRPr="0068289B" w:rsidRDefault="008353B8" w:rsidP="008353B8">
      <w:pPr>
        <w:pStyle w:val="Heading2Text"/>
        <w:numPr>
          <w:ilvl w:val="0"/>
          <w:numId w:val="30"/>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 Long Text – Information about the outage and information is passed from the workflow</w:t>
      </w:r>
      <w:r w:rsidR="00BD3530" w:rsidRPr="2C33CDF8">
        <w:rPr>
          <w:rFonts w:ascii="Calibri Light" w:eastAsia="Calibri Light" w:hAnsi="Calibri Light" w:cs="Calibri Light"/>
          <w:sz w:val="18"/>
          <w:szCs w:val="18"/>
        </w:rPr>
        <w:t>, as well as, the phone or email used to send the communication</w:t>
      </w:r>
    </w:p>
    <w:p w14:paraId="60D15AD0" w14:textId="4F341D88" w:rsidR="00D0267B" w:rsidRDefault="00D0267B" w:rsidP="005F75BB">
      <w:pPr>
        <w:pStyle w:val="Heading2TextBulleted"/>
        <w:numPr>
          <w:ilvl w:val="0"/>
          <w:numId w:val="0"/>
        </w:numPr>
        <w:ind w:left="1440"/>
        <w:rPr>
          <w:rFonts w:ascii="Calibri Light" w:hAnsi="Calibri Light" w:cs="Arial"/>
          <w:sz w:val="18"/>
        </w:rPr>
      </w:pPr>
    </w:p>
    <w:p w14:paraId="6B57F3CE" w14:textId="5D4E7CFA" w:rsidR="00F851C4" w:rsidRDefault="001E5027" w:rsidP="005F75BB">
      <w:pPr>
        <w:pStyle w:val="Heading2TextBulleted"/>
        <w:numPr>
          <w:ilvl w:val="0"/>
          <w:numId w:val="0"/>
        </w:numPr>
        <w:ind w:left="1440"/>
        <w:rPr>
          <w:rFonts w:ascii="Calibri Light" w:hAnsi="Calibri Light" w:cs="Arial"/>
          <w:sz w:val="18"/>
        </w:rPr>
      </w:pPr>
      <w:r w:rsidRPr="00EE0575">
        <w:rPr>
          <w:rFonts w:ascii="Calibri Light" w:hAnsi="Calibri Light" w:cs="Arial"/>
          <w:i/>
          <w:sz w:val="18"/>
        </w:rPr>
        <w:t>E-CIM-CS-11 Checking on Customer Preference</w:t>
      </w:r>
      <w:r>
        <w:rPr>
          <w:rFonts w:ascii="Calibri Light" w:hAnsi="Calibri Light" w:cs="Arial"/>
          <w:sz w:val="18"/>
        </w:rPr>
        <w:t xml:space="preserve"> will be triggered </w:t>
      </w:r>
      <w:r w:rsidR="00C94AA7">
        <w:rPr>
          <w:rFonts w:ascii="Calibri Light" w:hAnsi="Calibri Light" w:cs="Arial"/>
          <w:sz w:val="18"/>
        </w:rPr>
        <w:t xml:space="preserve">by </w:t>
      </w:r>
      <w:r w:rsidR="00D0267B" w:rsidRPr="00D0267B">
        <w:rPr>
          <w:rFonts w:ascii="Calibri Light" w:hAnsi="Calibri Light" w:cs="Arial"/>
          <w:i/>
          <w:sz w:val="18"/>
        </w:rPr>
        <w:t>I-CIM-CS-11 - Interface to send Notification from SAP S/4 HANA to Nuance</w:t>
      </w:r>
      <w:r w:rsidR="00D0267B">
        <w:rPr>
          <w:rFonts w:ascii="Calibri Light" w:hAnsi="Calibri Light" w:cs="Arial"/>
          <w:i/>
          <w:sz w:val="18"/>
        </w:rPr>
        <w:t xml:space="preserve"> </w:t>
      </w:r>
      <w:r>
        <w:rPr>
          <w:rFonts w:ascii="Calibri Light" w:hAnsi="Calibri Light" w:cs="Arial"/>
          <w:sz w:val="18"/>
        </w:rPr>
        <w:t>to obtain customer preference information</w:t>
      </w:r>
      <w:r w:rsidR="00391433">
        <w:rPr>
          <w:rFonts w:ascii="Calibri Light" w:hAnsi="Calibri Light" w:cs="Arial"/>
          <w:sz w:val="18"/>
        </w:rPr>
        <w:t xml:space="preserve"> </w:t>
      </w:r>
      <w:r w:rsidR="00C94AA7">
        <w:rPr>
          <w:rFonts w:ascii="Calibri Light" w:hAnsi="Calibri Light" w:cs="Arial"/>
          <w:sz w:val="18"/>
        </w:rPr>
        <w:t xml:space="preserve">along with </w:t>
      </w:r>
      <w:r w:rsidR="00C94AA7" w:rsidRPr="00C94AA7">
        <w:rPr>
          <w:rFonts w:ascii="Calibri Light" w:hAnsi="Calibri Light" w:cs="Arial"/>
          <w:sz w:val="18"/>
        </w:rPr>
        <w:t>and the designated contact person that setup in customer preference to receive notification along with the BP that lives in the affected outage area</w:t>
      </w:r>
      <w:r w:rsidR="00C94AA7">
        <w:rPr>
          <w:rFonts w:ascii="Calibri Light" w:hAnsi="Calibri Light" w:cs="Arial"/>
          <w:sz w:val="18"/>
        </w:rPr>
        <w:t xml:space="preserve">. </w:t>
      </w:r>
    </w:p>
    <w:p w14:paraId="30FCCA7F" w14:textId="460F81EE" w:rsidR="00441652" w:rsidRDefault="00025B2E" w:rsidP="00AC695C">
      <w:pPr>
        <w:pStyle w:val="Heading2TextBulleted"/>
        <w:keepNext/>
        <w:numPr>
          <w:ilvl w:val="0"/>
          <w:numId w:val="0"/>
        </w:numPr>
        <w:ind w:left="1440"/>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 xml:space="preserve">The following notification/alert </w:t>
      </w:r>
      <w:r w:rsidR="00761C04" w:rsidRPr="1E137593">
        <w:rPr>
          <w:rFonts w:ascii="Calibri Light" w:eastAsia="Calibri Light" w:hAnsi="Calibri Light" w:cs="Calibri Light"/>
          <w:sz w:val="18"/>
          <w:szCs w:val="18"/>
        </w:rPr>
        <w:t xml:space="preserve">type </w:t>
      </w:r>
      <w:r w:rsidRPr="1E137593">
        <w:rPr>
          <w:rFonts w:ascii="Calibri Light" w:eastAsia="Calibri Light" w:hAnsi="Calibri Light" w:cs="Calibri Light"/>
          <w:sz w:val="18"/>
          <w:szCs w:val="18"/>
        </w:rPr>
        <w:t>will be sent to the BP based on the Service Order status</w:t>
      </w:r>
      <w:r w:rsidR="00E52A23" w:rsidRPr="1E137593">
        <w:rPr>
          <w:rFonts w:ascii="Calibri Light" w:eastAsia="Calibri Light" w:hAnsi="Calibri Light" w:cs="Calibri Light"/>
          <w:sz w:val="18"/>
          <w:szCs w:val="18"/>
        </w:rPr>
        <w:t>. D</w:t>
      </w:r>
      <w:r w:rsidR="004A5A1B" w:rsidRPr="1E137593">
        <w:rPr>
          <w:rFonts w:ascii="Calibri Light,Arial" w:eastAsia="Calibri Light,Arial" w:hAnsi="Calibri Light,Arial" w:cs="Calibri Light,Arial"/>
          <w:sz w:val="18"/>
          <w:szCs w:val="18"/>
        </w:rPr>
        <w:t>&amp;</w:t>
      </w:r>
      <w:r w:rsidR="00E52A23" w:rsidRPr="1E137593">
        <w:rPr>
          <w:rFonts w:ascii="Calibri Light" w:eastAsia="Calibri Light" w:hAnsi="Calibri Light" w:cs="Calibri Light"/>
          <w:sz w:val="18"/>
          <w:szCs w:val="18"/>
        </w:rPr>
        <w:t>F prog</w:t>
      </w:r>
      <w:r w:rsidR="004A5A1B" w:rsidRPr="1E137593">
        <w:rPr>
          <w:rFonts w:ascii="Calibri Light" w:eastAsia="Calibri Light" w:hAnsi="Calibri Light" w:cs="Calibri Light"/>
          <w:sz w:val="18"/>
          <w:szCs w:val="18"/>
        </w:rPr>
        <w:t xml:space="preserve">ram will pass the status to </w:t>
      </w:r>
      <w:r w:rsidR="00761C04" w:rsidRPr="1E137593">
        <w:rPr>
          <w:rFonts w:ascii="Calibri Light" w:eastAsia="Calibri Light" w:hAnsi="Calibri Light" w:cs="Calibri Light"/>
          <w:sz w:val="18"/>
          <w:szCs w:val="18"/>
        </w:rPr>
        <w:t xml:space="preserve">workflow for </w:t>
      </w:r>
      <w:r w:rsidR="00DF0690" w:rsidRPr="1E137593">
        <w:rPr>
          <w:rFonts w:ascii="Calibri Light" w:eastAsia="Calibri Light" w:hAnsi="Calibri Light" w:cs="Calibri Light"/>
          <w:i/>
          <w:sz w:val="18"/>
          <w:szCs w:val="18"/>
        </w:rPr>
        <w:t>W-CIM-CS-04 Communication Rules</w:t>
      </w:r>
      <w:r w:rsidR="00761C04" w:rsidRPr="1E137593">
        <w:rPr>
          <w:rFonts w:ascii="Calibri Light,Arial" w:eastAsia="Calibri Light,Arial" w:hAnsi="Calibri Light,Arial" w:cs="Calibri Light,Arial"/>
          <w:i/>
          <w:sz w:val="18"/>
          <w:szCs w:val="18"/>
        </w:rPr>
        <w:t xml:space="preserve"> </w:t>
      </w:r>
      <w:r w:rsidR="00761C04" w:rsidRPr="1E137593">
        <w:rPr>
          <w:rFonts w:ascii="Calibri Light" w:eastAsia="Calibri Light" w:hAnsi="Calibri Light" w:cs="Calibri Light"/>
          <w:i/>
          <w:sz w:val="18"/>
          <w:szCs w:val="18"/>
        </w:rPr>
        <w:t xml:space="preserve">which then passes the status to </w:t>
      </w:r>
      <w:r w:rsidR="004A5A1B" w:rsidRPr="1E137593">
        <w:rPr>
          <w:rFonts w:ascii="Calibri Light" w:eastAsia="Calibri Light" w:hAnsi="Calibri Light" w:cs="Calibri Light"/>
          <w:i/>
          <w:sz w:val="18"/>
          <w:szCs w:val="18"/>
        </w:rPr>
        <w:t>E-</w:t>
      </w:r>
      <w:r w:rsidR="004A5A1B" w:rsidRPr="1E137593">
        <w:rPr>
          <w:rFonts w:ascii="Calibri Light" w:eastAsia="Calibri Light" w:hAnsi="Calibri Light" w:cs="Calibri Light"/>
          <w:i/>
          <w:sz w:val="18"/>
          <w:szCs w:val="18"/>
        </w:rPr>
        <w:lastRenderedPageBreak/>
        <w:t>CIM-CS-11 - Passing SAP data to Outbound Correspondence Tool</w:t>
      </w:r>
      <w:r w:rsidR="004A5A1B" w:rsidRPr="1E137593">
        <w:rPr>
          <w:rFonts w:ascii="Calibri Light,Arial" w:eastAsia="Calibri Light,Arial" w:hAnsi="Calibri Light,Arial" w:cs="Calibri Light,Arial"/>
          <w:sz w:val="18"/>
          <w:szCs w:val="18"/>
        </w:rPr>
        <w:t xml:space="preserve">  </w:t>
      </w:r>
      <w:r w:rsidR="00761C04" w:rsidRPr="1E137593">
        <w:rPr>
          <w:rFonts w:ascii="Calibri Light" w:eastAsia="Calibri Light" w:hAnsi="Calibri Light" w:cs="Calibri Light"/>
          <w:sz w:val="18"/>
          <w:szCs w:val="18"/>
        </w:rPr>
        <w:t>in order to identify the notification type to be sent to BP</w:t>
      </w:r>
      <w:r w:rsidR="00E52A23" w:rsidRPr="1E137593">
        <w:rPr>
          <w:rFonts w:ascii="Calibri Light,Arial" w:eastAsia="Calibri Light,Arial" w:hAnsi="Calibri Light,Arial" w:cs="Calibri Light,Arial"/>
          <w:sz w:val="18"/>
          <w:szCs w:val="18"/>
        </w:rPr>
        <w:t>.</w:t>
      </w:r>
    </w:p>
    <w:tbl>
      <w:tblPr>
        <w:tblStyle w:val="TableGrid"/>
        <w:tblW w:w="0" w:type="auto"/>
        <w:tblInd w:w="1440" w:type="dxa"/>
        <w:tblLook w:val="04A0" w:firstRow="1" w:lastRow="0" w:firstColumn="1" w:lastColumn="0" w:noHBand="0" w:noVBand="1"/>
      </w:tblPr>
      <w:tblGrid>
        <w:gridCol w:w="3922"/>
        <w:gridCol w:w="3988"/>
      </w:tblGrid>
      <w:tr w:rsidR="00025B2E" w14:paraId="17666419" w14:textId="33DD78E1" w:rsidTr="005A0595">
        <w:tc>
          <w:tcPr>
            <w:tcW w:w="3922" w:type="dxa"/>
            <w:shd w:val="clear" w:color="auto" w:fill="000000" w:themeFill="text1"/>
          </w:tcPr>
          <w:p w14:paraId="1A76DB26" w14:textId="6A2C2FBB" w:rsidR="00025B2E" w:rsidRPr="005A0595" w:rsidRDefault="00025B2E" w:rsidP="00AC695C">
            <w:pPr>
              <w:pStyle w:val="Heading2TextBulleted"/>
              <w:keepNext/>
              <w:numPr>
                <w:ilvl w:val="0"/>
                <w:numId w:val="0"/>
              </w:numPr>
              <w:rPr>
                <w:rFonts w:ascii="Calibri Light" w:hAnsi="Calibri Light" w:cs="Arial"/>
                <w:b/>
                <w:color w:val="FFFFFF" w:themeColor="background1"/>
                <w:sz w:val="18"/>
              </w:rPr>
            </w:pPr>
            <w:r w:rsidRPr="40841AE0">
              <w:rPr>
                <w:rFonts w:ascii="Calibri Light" w:eastAsia="Calibri Light" w:hAnsi="Calibri Light" w:cs="Calibri Light"/>
                <w:b/>
                <w:color w:val="FFFFFF" w:themeColor="background1"/>
                <w:sz w:val="18"/>
                <w:szCs w:val="18"/>
              </w:rPr>
              <w:t>Service Order Status</w:t>
            </w:r>
          </w:p>
        </w:tc>
        <w:tc>
          <w:tcPr>
            <w:tcW w:w="3988" w:type="dxa"/>
            <w:shd w:val="clear" w:color="auto" w:fill="000000" w:themeFill="text1"/>
          </w:tcPr>
          <w:p w14:paraId="5CC1F1CE" w14:textId="3C2FFB8A" w:rsidR="00025B2E" w:rsidRPr="005A0595" w:rsidRDefault="00025B2E" w:rsidP="00AC695C">
            <w:pPr>
              <w:pStyle w:val="Heading2TextBulleted"/>
              <w:keepNext/>
              <w:numPr>
                <w:ilvl w:val="0"/>
                <w:numId w:val="0"/>
              </w:numPr>
              <w:rPr>
                <w:rFonts w:ascii="Calibri Light" w:hAnsi="Calibri Light" w:cs="Arial"/>
                <w:b/>
                <w:color w:val="FFFFFF" w:themeColor="background1"/>
                <w:sz w:val="18"/>
              </w:rPr>
            </w:pPr>
            <w:r w:rsidRPr="40841AE0">
              <w:rPr>
                <w:rFonts w:ascii="Calibri Light" w:eastAsia="Calibri Light" w:hAnsi="Calibri Light" w:cs="Calibri Light"/>
                <w:b/>
                <w:color w:val="FFFFFF" w:themeColor="background1"/>
                <w:sz w:val="18"/>
                <w:szCs w:val="18"/>
              </w:rPr>
              <w:t>Notification/Alert type</w:t>
            </w:r>
          </w:p>
        </w:tc>
      </w:tr>
      <w:tr w:rsidR="00025B2E" w14:paraId="7639F24D" w14:textId="0120A284" w:rsidTr="00E52A23">
        <w:tc>
          <w:tcPr>
            <w:tcW w:w="3922" w:type="dxa"/>
          </w:tcPr>
          <w:p w14:paraId="4E1ADB03" w14:textId="17D1B879" w:rsidR="00025B2E" w:rsidRPr="005A0595" w:rsidRDefault="00025B2E" w:rsidP="00AC695C">
            <w:pPr>
              <w:pStyle w:val="Heading2TextBulleted"/>
              <w:keepNext/>
              <w:numPr>
                <w:ilvl w:val="0"/>
                <w:numId w:val="0"/>
              </w:numPr>
              <w:rPr>
                <w:rFonts w:ascii="Calibri Light" w:hAnsi="Calibri Light" w:cs="Arial"/>
                <w:b/>
                <w:sz w:val="18"/>
                <w:u w:val="single"/>
              </w:rPr>
            </w:pPr>
            <w:r w:rsidRPr="005A0595">
              <w:rPr>
                <w:rFonts w:ascii="Calibri Light" w:hAnsi="Calibri Light" w:cs="Arial"/>
                <w:b/>
                <w:sz w:val="18"/>
                <w:u w:val="single"/>
              </w:rPr>
              <w:t>Repair Outage (unplanned)</w:t>
            </w:r>
          </w:p>
        </w:tc>
        <w:tc>
          <w:tcPr>
            <w:tcW w:w="3988" w:type="dxa"/>
          </w:tcPr>
          <w:p w14:paraId="7750EA50" w14:textId="77777777" w:rsidR="00025B2E" w:rsidRDefault="00025B2E" w:rsidP="00AC695C">
            <w:pPr>
              <w:pStyle w:val="Heading2TextBulleted"/>
              <w:keepNext/>
              <w:numPr>
                <w:ilvl w:val="0"/>
                <w:numId w:val="0"/>
              </w:numPr>
              <w:rPr>
                <w:rFonts w:ascii="Calibri Light" w:hAnsi="Calibri Light" w:cs="Arial"/>
                <w:sz w:val="18"/>
              </w:rPr>
            </w:pPr>
          </w:p>
        </w:tc>
      </w:tr>
      <w:tr w:rsidR="00025B2E" w14:paraId="2BC5D881" w14:textId="293DE1A7" w:rsidTr="00E52A23">
        <w:tc>
          <w:tcPr>
            <w:tcW w:w="3922" w:type="dxa"/>
          </w:tcPr>
          <w:p w14:paraId="28115BE6" w14:textId="5BDA5131" w:rsidR="00025B2E" w:rsidRDefault="00025B2E" w:rsidP="00AC695C">
            <w:pPr>
              <w:pStyle w:val="Heading2TextBulleted"/>
              <w:keepNext/>
              <w:numPr>
                <w:ilvl w:val="0"/>
                <w:numId w:val="0"/>
              </w:numPr>
              <w:rPr>
                <w:rFonts w:ascii="Calibri Light" w:hAnsi="Calibri Light" w:cs="Arial"/>
                <w:sz w:val="18"/>
              </w:rPr>
            </w:pPr>
            <w:r>
              <w:rPr>
                <w:rFonts w:ascii="Calibri Light" w:hAnsi="Calibri Light" w:cs="Arial"/>
                <w:sz w:val="18"/>
              </w:rPr>
              <w:t>Create</w:t>
            </w:r>
          </w:p>
        </w:tc>
        <w:tc>
          <w:tcPr>
            <w:tcW w:w="3988" w:type="dxa"/>
          </w:tcPr>
          <w:p w14:paraId="3CFF5DFF" w14:textId="61699A84" w:rsidR="00025B2E" w:rsidRDefault="00025B2E" w:rsidP="00AC695C">
            <w:pPr>
              <w:pStyle w:val="Heading2TextBulleted"/>
              <w:keepNext/>
              <w:numPr>
                <w:ilvl w:val="0"/>
                <w:numId w:val="0"/>
              </w:numPr>
              <w:rPr>
                <w:rFonts w:ascii="Calibri Light" w:hAnsi="Calibri Light" w:cs="Arial"/>
                <w:sz w:val="18"/>
              </w:rPr>
            </w:pPr>
            <w:r>
              <w:rPr>
                <w:rFonts w:ascii="Calibri Light" w:hAnsi="Calibri Light" w:cs="Arial"/>
                <w:sz w:val="18"/>
              </w:rPr>
              <w:t>Repair Outage Alert</w:t>
            </w:r>
          </w:p>
        </w:tc>
      </w:tr>
      <w:tr w:rsidR="00025B2E" w14:paraId="0F9FB85A" w14:textId="22244248" w:rsidTr="00E52A23">
        <w:tc>
          <w:tcPr>
            <w:tcW w:w="3922" w:type="dxa"/>
          </w:tcPr>
          <w:p w14:paraId="600F90AC" w14:textId="29C77DC5" w:rsidR="00025B2E" w:rsidRDefault="00025B2E" w:rsidP="00AC695C">
            <w:pPr>
              <w:pStyle w:val="Heading2TextBulleted"/>
              <w:keepNext/>
              <w:numPr>
                <w:ilvl w:val="0"/>
                <w:numId w:val="0"/>
              </w:numPr>
              <w:rPr>
                <w:rFonts w:ascii="Calibri Light" w:hAnsi="Calibri Light" w:cs="Arial"/>
                <w:sz w:val="18"/>
              </w:rPr>
            </w:pPr>
            <w:r>
              <w:rPr>
                <w:rFonts w:ascii="Calibri Light" w:hAnsi="Calibri Light" w:cs="Arial"/>
                <w:sz w:val="18"/>
              </w:rPr>
              <w:t>Any status that is not Create and Completed</w:t>
            </w:r>
          </w:p>
        </w:tc>
        <w:tc>
          <w:tcPr>
            <w:tcW w:w="3988" w:type="dxa"/>
          </w:tcPr>
          <w:p w14:paraId="502DFF15" w14:textId="6530A616" w:rsidR="00025B2E" w:rsidRDefault="00025B2E" w:rsidP="00AC695C">
            <w:pPr>
              <w:pStyle w:val="Heading2TextBulleted"/>
              <w:keepNext/>
              <w:numPr>
                <w:ilvl w:val="0"/>
                <w:numId w:val="0"/>
              </w:numPr>
              <w:rPr>
                <w:rFonts w:ascii="Calibri Light" w:hAnsi="Calibri Light" w:cs="Arial"/>
                <w:sz w:val="18"/>
              </w:rPr>
            </w:pPr>
            <w:r>
              <w:rPr>
                <w:rFonts w:ascii="Calibri Light" w:hAnsi="Calibri Light" w:cs="Arial"/>
                <w:sz w:val="18"/>
              </w:rPr>
              <w:t>Repair Outage Update Alert</w:t>
            </w:r>
          </w:p>
        </w:tc>
      </w:tr>
      <w:tr w:rsidR="00025B2E" w14:paraId="7AC241DE" w14:textId="61E86D36" w:rsidTr="00E52A23">
        <w:tc>
          <w:tcPr>
            <w:tcW w:w="3922" w:type="dxa"/>
          </w:tcPr>
          <w:p w14:paraId="06B85780" w14:textId="0965CF6C" w:rsidR="00025B2E" w:rsidRDefault="00025B2E" w:rsidP="00AC695C">
            <w:pPr>
              <w:pStyle w:val="Heading2TextBulleted"/>
              <w:keepNext/>
              <w:numPr>
                <w:ilvl w:val="0"/>
                <w:numId w:val="0"/>
              </w:numPr>
              <w:rPr>
                <w:rFonts w:ascii="Calibri Light" w:hAnsi="Calibri Light" w:cs="Arial"/>
                <w:sz w:val="18"/>
              </w:rPr>
            </w:pPr>
            <w:r>
              <w:rPr>
                <w:rFonts w:ascii="Calibri Light" w:hAnsi="Calibri Light" w:cs="Arial"/>
                <w:sz w:val="18"/>
              </w:rPr>
              <w:t>Cancel</w:t>
            </w:r>
          </w:p>
        </w:tc>
        <w:tc>
          <w:tcPr>
            <w:tcW w:w="3988" w:type="dxa"/>
          </w:tcPr>
          <w:p w14:paraId="690187C3" w14:textId="60FAA50F" w:rsidR="00025B2E" w:rsidRDefault="005241E5" w:rsidP="00AC695C">
            <w:pPr>
              <w:pStyle w:val="Heading2TextBulleted"/>
              <w:keepNext/>
              <w:numPr>
                <w:ilvl w:val="0"/>
                <w:numId w:val="0"/>
              </w:numPr>
              <w:rPr>
                <w:rFonts w:ascii="Calibri Light" w:hAnsi="Calibri Light" w:cs="Arial"/>
                <w:sz w:val="18"/>
              </w:rPr>
            </w:pPr>
            <w:r>
              <w:rPr>
                <w:rFonts w:ascii="Calibri Light" w:hAnsi="Calibri Light" w:cs="Arial"/>
                <w:sz w:val="18"/>
              </w:rPr>
              <w:t>N/A</w:t>
            </w:r>
          </w:p>
        </w:tc>
      </w:tr>
      <w:tr w:rsidR="00025B2E" w14:paraId="272CA33A" w14:textId="1AB45507" w:rsidTr="00E52A23">
        <w:tc>
          <w:tcPr>
            <w:tcW w:w="3922" w:type="dxa"/>
          </w:tcPr>
          <w:p w14:paraId="7D700180" w14:textId="2B59B25D" w:rsidR="00025B2E" w:rsidRDefault="00025B2E" w:rsidP="00AC695C">
            <w:pPr>
              <w:pStyle w:val="Heading2TextBulleted"/>
              <w:keepNext/>
              <w:numPr>
                <w:ilvl w:val="0"/>
                <w:numId w:val="0"/>
              </w:numPr>
              <w:rPr>
                <w:rFonts w:ascii="Calibri Light" w:hAnsi="Calibri Light" w:cs="Arial"/>
                <w:sz w:val="18"/>
              </w:rPr>
            </w:pPr>
            <w:r>
              <w:rPr>
                <w:rFonts w:ascii="Calibri Light" w:hAnsi="Calibri Light" w:cs="Arial"/>
                <w:sz w:val="18"/>
              </w:rPr>
              <w:t>Completed</w:t>
            </w:r>
          </w:p>
        </w:tc>
        <w:tc>
          <w:tcPr>
            <w:tcW w:w="3988" w:type="dxa"/>
          </w:tcPr>
          <w:p w14:paraId="4CF67D2A" w14:textId="2B1C6FA8" w:rsidR="00025B2E" w:rsidRDefault="00025B2E" w:rsidP="00AC695C">
            <w:pPr>
              <w:pStyle w:val="Heading2TextBulleted"/>
              <w:keepNext/>
              <w:numPr>
                <w:ilvl w:val="0"/>
                <w:numId w:val="0"/>
              </w:numPr>
              <w:rPr>
                <w:rFonts w:ascii="Calibri Light" w:hAnsi="Calibri Light" w:cs="Arial"/>
                <w:sz w:val="18"/>
              </w:rPr>
            </w:pPr>
            <w:r>
              <w:rPr>
                <w:rFonts w:ascii="Calibri Light" w:hAnsi="Calibri Light" w:cs="Arial"/>
                <w:sz w:val="18"/>
              </w:rPr>
              <w:t>Repair Outage Restoration Alert</w:t>
            </w:r>
          </w:p>
        </w:tc>
      </w:tr>
      <w:tr w:rsidR="00025B2E" w14:paraId="55BAE358" w14:textId="47456F78" w:rsidTr="00E52A23">
        <w:tc>
          <w:tcPr>
            <w:tcW w:w="3922" w:type="dxa"/>
          </w:tcPr>
          <w:p w14:paraId="767EC248" w14:textId="16608AB0" w:rsidR="00025B2E" w:rsidRPr="005A0595" w:rsidRDefault="00025B2E" w:rsidP="00AC695C">
            <w:pPr>
              <w:pStyle w:val="Heading2TextBulleted"/>
              <w:keepNext/>
              <w:numPr>
                <w:ilvl w:val="0"/>
                <w:numId w:val="0"/>
              </w:numPr>
              <w:rPr>
                <w:rFonts w:ascii="Calibri Light" w:hAnsi="Calibri Light" w:cs="Arial"/>
                <w:b/>
                <w:sz w:val="18"/>
                <w:u w:val="single"/>
              </w:rPr>
            </w:pPr>
            <w:r w:rsidRPr="005A0595">
              <w:rPr>
                <w:rFonts w:ascii="Calibri Light" w:hAnsi="Calibri Light" w:cs="Arial"/>
                <w:b/>
                <w:sz w:val="18"/>
                <w:u w:val="single"/>
              </w:rPr>
              <w:t>Maintenance (planned)</w:t>
            </w:r>
          </w:p>
        </w:tc>
        <w:tc>
          <w:tcPr>
            <w:tcW w:w="3988" w:type="dxa"/>
          </w:tcPr>
          <w:p w14:paraId="77F038AB" w14:textId="77777777" w:rsidR="00025B2E" w:rsidRDefault="00025B2E" w:rsidP="00AC695C">
            <w:pPr>
              <w:pStyle w:val="Heading2TextBulleted"/>
              <w:keepNext/>
              <w:numPr>
                <w:ilvl w:val="0"/>
                <w:numId w:val="0"/>
              </w:numPr>
              <w:rPr>
                <w:rFonts w:ascii="Calibri Light" w:hAnsi="Calibri Light" w:cs="Arial"/>
                <w:sz w:val="18"/>
              </w:rPr>
            </w:pPr>
          </w:p>
        </w:tc>
      </w:tr>
      <w:tr w:rsidR="00025B2E" w14:paraId="780C9E7C" w14:textId="53CEC157" w:rsidTr="00E52A23">
        <w:tc>
          <w:tcPr>
            <w:tcW w:w="3922" w:type="dxa"/>
          </w:tcPr>
          <w:p w14:paraId="7DB07E1B" w14:textId="10B53C9C" w:rsidR="00025B2E" w:rsidRDefault="00025B2E" w:rsidP="00AC695C">
            <w:pPr>
              <w:pStyle w:val="Heading2TextBulleted"/>
              <w:keepNext/>
              <w:numPr>
                <w:ilvl w:val="0"/>
                <w:numId w:val="0"/>
              </w:numPr>
              <w:rPr>
                <w:rFonts w:ascii="Calibri Light" w:hAnsi="Calibri Light" w:cs="Arial"/>
                <w:sz w:val="18"/>
              </w:rPr>
            </w:pPr>
            <w:r>
              <w:rPr>
                <w:rFonts w:ascii="Calibri Light" w:hAnsi="Calibri Light" w:cs="Arial"/>
                <w:sz w:val="18"/>
              </w:rPr>
              <w:t>Create</w:t>
            </w:r>
          </w:p>
        </w:tc>
        <w:tc>
          <w:tcPr>
            <w:tcW w:w="3988" w:type="dxa"/>
          </w:tcPr>
          <w:p w14:paraId="76E2DB86" w14:textId="0308749C" w:rsidR="00025B2E" w:rsidRDefault="00025B2E" w:rsidP="00AC695C">
            <w:pPr>
              <w:pStyle w:val="Heading2TextBulleted"/>
              <w:keepNext/>
              <w:numPr>
                <w:ilvl w:val="0"/>
                <w:numId w:val="0"/>
              </w:numPr>
              <w:rPr>
                <w:rFonts w:ascii="Calibri Light" w:hAnsi="Calibri Light" w:cs="Arial"/>
                <w:sz w:val="18"/>
              </w:rPr>
            </w:pPr>
            <w:r>
              <w:rPr>
                <w:rFonts w:ascii="Calibri Light" w:hAnsi="Calibri Light" w:cs="Arial"/>
                <w:sz w:val="18"/>
              </w:rPr>
              <w:t>Maintenance Outage Alert</w:t>
            </w:r>
          </w:p>
        </w:tc>
      </w:tr>
      <w:tr w:rsidR="00025B2E" w14:paraId="3A8DBA2D" w14:textId="7C15331D" w:rsidTr="00E52A23">
        <w:tc>
          <w:tcPr>
            <w:tcW w:w="3922" w:type="dxa"/>
          </w:tcPr>
          <w:p w14:paraId="1728F02A" w14:textId="766E2A22" w:rsidR="00025B2E" w:rsidRDefault="00025B2E" w:rsidP="00AC695C">
            <w:pPr>
              <w:pStyle w:val="Heading2TextBulleted"/>
              <w:keepNext/>
              <w:numPr>
                <w:ilvl w:val="0"/>
                <w:numId w:val="0"/>
              </w:numPr>
              <w:rPr>
                <w:rFonts w:ascii="Calibri Light" w:hAnsi="Calibri Light" w:cs="Arial"/>
                <w:sz w:val="18"/>
              </w:rPr>
            </w:pPr>
            <w:r>
              <w:rPr>
                <w:rFonts w:ascii="Calibri Light" w:hAnsi="Calibri Light" w:cs="Arial"/>
                <w:sz w:val="18"/>
              </w:rPr>
              <w:t>Any status that is not in Create and Completed</w:t>
            </w:r>
          </w:p>
        </w:tc>
        <w:tc>
          <w:tcPr>
            <w:tcW w:w="3988" w:type="dxa"/>
          </w:tcPr>
          <w:p w14:paraId="18922B24" w14:textId="7B5353A9" w:rsidR="00025B2E" w:rsidRDefault="00025B2E" w:rsidP="00AC695C">
            <w:pPr>
              <w:pStyle w:val="Heading2TextBulleted"/>
              <w:keepNext/>
              <w:numPr>
                <w:ilvl w:val="0"/>
                <w:numId w:val="0"/>
              </w:numPr>
              <w:rPr>
                <w:rFonts w:ascii="Calibri Light" w:hAnsi="Calibri Light" w:cs="Arial"/>
                <w:sz w:val="18"/>
              </w:rPr>
            </w:pPr>
            <w:r>
              <w:rPr>
                <w:rFonts w:ascii="Calibri Light" w:hAnsi="Calibri Light" w:cs="Arial"/>
                <w:sz w:val="18"/>
              </w:rPr>
              <w:t>Maintenance Outage Update Alert</w:t>
            </w:r>
          </w:p>
        </w:tc>
      </w:tr>
      <w:tr w:rsidR="00025B2E" w14:paraId="4BF99D8F" w14:textId="0568839A" w:rsidTr="00E52A23">
        <w:tc>
          <w:tcPr>
            <w:tcW w:w="3922" w:type="dxa"/>
          </w:tcPr>
          <w:p w14:paraId="379DFA06" w14:textId="421E458D" w:rsidR="00025B2E" w:rsidRDefault="00025B2E" w:rsidP="00AC695C">
            <w:pPr>
              <w:pStyle w:val="Heading2TextBulleted"/>
              <w:keepNext/>
              <w:numPr>
                <w:ilvl w:val="0"/>
                <w:numId w:val="0"/>
              </w:numPr>
              <w:rPr>
                <w:rFonts w:ascii="Calibri Light" w:hAnsi="Calibri Light" w:cs="Arial"/>
                <w:sz w:val="18"/>
              </w:rPr>
            </w:pPr>
            <w:r>
              <w:rPr>
                <w:rFonts w:ascii="Calibri Light" w:hAnsi="Calibri Light" w:cs="Arial"/>
                <w:sz w:val="18"/>
              </w:rPr>
              <w:t>Cancel</w:t>
            </w:r>
          </w:p>
        </w:tc>
        <w:tc>
          <w:tcPr>
            <w:tcW w:w="3988" w:type="dxa"/>
          </w:tcPr>
          <w:p w14:paraId="428D90D2" w14:textId="59975843" w:rsidR="00025B2E" w:rsidRDefault="00025B2E" w:rsidP="00AC695C">
            <w:pPr>
              <w:pStyle w:val="Heading2TextBulleted"/>
              <w:keepNext/>
              <w:numPr>
                <w:ilvl w:val="0"/>
                <w:numId w:val="0"/>
              </w:numPr>
              <w:rPr>
                <w:rFonts w:ascii="Calibri Light" w:hAnsi="Calibri Light" w:cs="Arial"/>
                <w:sz w:val="18"/>
              </w:rPr>
            </w:pPr>
            <w:r>
              <w:rPr>
                <w:rFonts w:ascii="Calibri Light" w:hAnsi="Calibri Light" w:cs="Arial"/>
                <w:sz w:val="18"/>
              </w:rPr>
              <w:t>Maintenance Outage Cancellation Alert</w:t>
            </w:r>
          </w:p>
        </w:tc>
      </w:tr>
      <w:tr w:rsidR="00025B2E" w14:paraId="04E8BF5F" w14:textId="745B1A41" w:rsidTr="00E52A23">
        <w:tc>
          <w:tcPr>
            <w:tcW w:w="3922" w:type="dxa"/>
          </w:tcPr>
          <w:p w14:paraId="53723B67" w14:textId="700247AC" w:rsidR="00025B2E" w:rsidRDefault="00025B2E" w:rsidP="00AC695C">
            <w:pPr>
              <w:pStyle w:val="Heading2TextBulleted"/>
              <w:keepNext/>
              <w:numPr>
                <w:ilvl w:val="0"/>
                <w:numId w:val="0"/>
              </w:numPr>
              <w:rPr>
                <w:rFonts w:ascii="Calibri Light" w:hAnsi="Calibri Light" w:cs="Arial"/>
                <w:sz w:val="18"/>
              </w:rPr>
            </w:pPr>
            <w:r>
              <w:rPr>
                <w:rFonts w:ascii="Calibri Light" w:hAnsi="Calibri Light" w:cs="Arial"/>
                <w:sz w:val="18"/>
              </w:rPr>
              <w:t>Rescheduled</w:t>
            </w:r>
          </w:p>
        </w:tc>
        <w:tc>
          <w:tcPr>
            <w:tcW w:w="3988" w:type="dxa"/>
          </w:tcPr>
          <w:p w14:paraId="605DADFD" w14:textId="5BDADAC1" w:rsidR="00025B2E" w:rsidRDefault="00025B2E" w:rsidP="00AC695C">
            <w:pPr>
              <w:pStyle w:val="Heading2TextBulleted"/>
              <w:keepNext/>
              <w:numPr>
                <w:ilvl w:val="0"/>
                <w:numId w:val="0"/>
              </w:numPr>
              <w:rPr>
                <w:rFonts w:ascii="Calibri Light" w:hAnsi="Calibri Light" w:cs="Arial"/>
                <w:sz w:val="18"/>
              </w:rPr>
            </w:pPr>
            <w:r>
              <w:rPr>
                <w:rFonts w:ascii="Calibri Light" w:hAnsi="Calibri Light" w:cs="Arial"/>
                <w:sz w:val="18"/>
              </w:rPr>
              <w:t>Maintenance Pending Re</w:t>
            </w:r>
            <w:r w:rsidR="00BD3530">
              <w:rPr>
                <w:rFonts w:ascii="Calibri Light" w:hAnsi="Calibri Light" w:cs="Arial"/>
                <w:sz w:val="18"/>
              </w:rPr>
              <w:t>s</w:t>
            </w:r>
            <w:r>
              <w:rPr>
                <w:rFonts w:ascii="Calibri Light" w:hAnsi="Calibri Light" w:cs="Arial"/>
                <w:sz w:val="18"/>
              </w:rPr>
              <w:t>chedule Alert</w:t>
            </w:r>
          </w:p>
        </w:tc>
      </w:tr>
      <w:tr w:rsidR="00025B2E" w14:paraId="264F3300" w14:textId="281900A3" w:rsidTr="00E52A23">
        <w:tc>
          <w:tcPr>
            <w:tcW w:w="3922" w:type="dxa"/>
          </w:tcPr>
          <w:p w14:paraId="1D253B6C" w14:textId="476452AD" w:rsidR="00025B2E" w:rsidRDefault="00025B2E" w:rsidP="00AC695C">
            <w:pPr>
              <w:pStyle w:val="Heading2TextBulleted"/>
              <w:keepNext/>
              <w:numPr>
                <w:ilvl w:val="0"/>
                <w:numId w:val="0"/>
              </w:numPr>
              <w:rPr>
                <w:rFonts w:ascii="Calibri Light" w:hAnsi="Calibri Light" w:cs="Arial"/>
                <w:sz w:val="18"/>
              </w:rPr>
            </w:pPr>
            <w:r>
              <w:rPr>
                <w:rFonts w:ascii="Calibri Light" w:hAnsi="Calibri Light" w:cs="Arial"/>
                <w:sz w:val="18"/>
              </w:rPr>
              <w:t>Completed</w:t>
            </w:r>
          </w:p>
        </w:tc>
        <w:tc>
          <w:tcPr>
            <w:tcW w:w="3988" w:type="dxa"/>
          </w:tcPr>
          <w:p w14:paraId="38656E8F" w14:textId="6EC4A238" w:rsidR="00025B2E" w:rsidRDefault="00025B2E" w:rsidP="00AC695C">
            <w:pPr>
              <w:pStyle w:val="Heading2TextBulleted"/>
              <w:keepNext/>
              <w:numPr>
                <w:ilvl w:val="0"/>
                <w:numId w:val="0"/>
              </w:numPr>
              <w:rPr>
                <w:rFonts w:ascii="Calibri Light" w:hAnsi="Calibri Light" w:cs="Arial"/>
                <w:sz w:val="18"/>
              </w:rPr>
            </w:pPr>
            <w:r>
              <w:rPr>
                <w:rFonts w:ascii="Calibri Light" w:hAnsi="Calibri Light" w:cs="Arial"/>
                <w:sz w:val="18"/>
              </w:rPr>
              <w:t>Maintenance Outage Power Restoration Alert</w:t>
            </w:r>
          </w:p>
        </w:tc>
      </w:tr>
      <w:tr w:rsidR="00025B2E" w14:paraId="78B0500C" w14:textId="0ABB5B75" w:rsidTr="00E52A23">
        <w:tc>
          <w:tcPr>
            <w:tcW w:w="3922" w:type="dxa"/>
          </w:tcPr>
          <w:p w14:paraId="15DEDE7D" w14:textId="1778DCB8" w:rsidR="00025B2E" w:rsidRPr="005A0595" w:rsidRDefault="00025B2E" w:rsidP="00AC695C">
            <w:pPr>
              <w:pStyle w:val="Heading2TextBulleted"/>
              <w:keepNext/>
              <w:numPr>
                <w:ilvl w:val="0"/>
                <w:numId w:val="0"/>
              </w:numPr>
              <w:rPr>
                <w:rFonts w:ascii="Calibri Light" w:hAnsi="Calibri Light" w:cs="Arial"/>
                <w:b/>
                <w:sz w:val="18"/>
                <w:u w:val="single"/>
              </w:rPr>
            </w:pPr>
            <w:r w:rsidRPr="005A0595">
              <w:rPr>
                <w:rFonts w:ascii="Calibri Light" w:hAnsi="Calibri Light" w:cs="Arial"/>
                <w:b/>
                <w:sz w:val="18"/>
                <w:u w:val="single"/>
              </w:rPr>
              <w:t>Streetlight Trouble Order</w:t>
            </w:r>
          </w:p>
        </w:tc>
        <w:tc>
          <w:tcPr>
            <w:tcW w:w="3988" w:type="dxa"/>
          </w:tcPr>
          <w:p w14:paraId="220A1ABC" w14:textId="77777777" w:rsidR="00025B2E" w:rsidRDefault="00025B2E" w:rsidP="00AC695C">
            <w:pPr>
              <w:pStyle w:val="Heading2TextBulleted"/>
              <w:keepNext/>
              <w:numPr>
                <w:ilvl w:val="0"/>
                <w:numId w:val="0"/>
              </w:numPr>
              <w:rPr>
                <w:rFonts w:ascii="Calibri Light" w:hAnsi="Calibri Light" w:cs="Arial"/>
                <w:sz w:val="18"/>
              </w:rPr>
            </w:pPr>
          </w:p>
        </w:tc>
      </w:tr>
      <w:tr w:rsidR="00025B2E" w14:paraId="4CA0B666" w14:textId="770A0E8E" w:rsidTr="00E52A23">
        <w:tc>
          <w:tcPr>
            <w:tcW w:w="3922" w:type="dxa"/>
          </w:tcPr>
          <w:p w14:paraId="71555EA9" w14:textId="14BFF219" w:rsidR="00025B2E" w:rsidRDefault="00025B2E" w:rsidP="00AC695C">
            <w:pPr>
              <w:pStyle w:val="Heading2TextBulleted"/>
              <w:keepNext/>
              <w:numPr>
                <w:ilvl w:val="0"/>
                <w:numId w:val="0"/>
              </w:numPr>
              <w:rPr>
                <w:rFonts w:ascii="Calibri Light" w:hAnsi="Calibri Light" w:cs="Arial"/>
                <w:sz w:val="18"/>
              </w:rPr>
            </w:pPr>
            <w:r>
              <w:rPr>
                <w:rFonts w:ascii="Calibri Light" w:hAnsi="Calibri Light" w:cs="Arial"/>
                <w:sz w:val="18"/>
              </w:rPr>
              <w:t>Create</w:t>
            </w:r>
            <w:r w:rsidR="00BD3530">
              <w:rPr>
                <w:rFonts w:ascii="Calibri Light" w:hAnsi="Calibri Light" w:cs="Arial"/>
                <w:sz w:val="18"/>
              </w:rPr>
              <w:t xml:space="preserve"> Confirmation</w:t>
            </w:r>
          </w:p>
        </w:tc>
        <w:tc>
          <w:tcPr>
            <w:tcW w:w="3988" w:type="dxa"/>
          </w:tcPr>
          <w:p w14:paraId="731D7865" w14:textId="12B84FFF" w:rsidR="00025B2E" w:rsidRDefault="00025B2E" w:rsidP="00AC695C">
            <w:pPr>
              <w:pStyle w:val="Heading2TextBulleted"/>
              <w:keepNext/>
              <w:numPr>
                <w:ilvl w:val="0"/>
                <w:numId w:val="0"/>
              </w:numPr>
              <w:rPr>
                <w:rFonts w:ascii="Calibri Light" w:hAnsi="Calibri Light" w:cs="Arial"/>
                <w:sz w:val="18"/>
              </w:rPr>
            </w:pPr>
            <w:r>
              <w:rPr>
                <w:rFonts w:ascii="Calibri Light" w:hAnsi="Calibri Light" w:cs="Arial"/>
                <w:sz w:val="18"/>
              </w:rPr>
              <w:t>Streetlight Trouble Order Alert</w:t>
            </w:r>
          </w:p>
        </w:tc>
      </w:tr>
    </w:tbl>
    <w:p w14:paraId="55FEDFAB" w14:textId="4F496FD5" w:rsidR="00E0648E" w:rsidRDefault="00E0648E" w:rsidP="005F75BB">
      <w:pPr>
        <w:pStyle w:val="Heading2TextBulleted"/>
        <w:numPr>
          <w:ilvl w:val="0"/>
          <w:numId w:val="0"/>
        </w:numPr>
        <w:ind w:left="1440"/>
        <w:rPr>
          <w:rFonts w:ascii="Calibri Light" w:hAnsi="Calibri Light" w:cs="Arial"/>
          <w:sz w:val="18"/>
          <w:szCs w:val="18"/>
        </w:rPr>
      </w:pPr>
    </w:p>
    <w:p w14:paraId="3FC3A2CD" w14:textId="4F61765A" w:rsidR="00E0648E" w:rsidRPr="00E0648E" w:rsidRDefault="00E0648E" w:rsidP="005F75BB">
      <w:pPr>
        <w:pStyle w:val="Heading2TextBulleted"/>
        <w:numPr>
          <w:ilvl w:val="0"/>
          <w:numId w:val="0"/>
        </w:numPr>
        <w:ind w:left="1440"/>
        <w:rPr>
          <w:rFonts w:ascii="Calibri Light" w:hAnsi="Calibri Light" w:cs="Arial"/>
          <w:sz w:val="18"/>
          <w:szCs w:val="18"/>
          <w:u w:val="single"/>
        </w:rPr>
      </w:pPr>
      <w:r w:rsidRPr="00E0648E">
        <w:rPr>
          <w:rFonts w:ascii="Calibri Light" w:hAnsi="Calibri Light" w:cs="Arial"/>
          <w:sz w:val="18"/>
          <w:szCs w:val="18"/>
          <w:u w:val="single"/>
        </w:rPr>
        <w:t>BP Contact</w:t>
      </w:r>
    </w:p>
    <w:p w14:paraId="5D009DCC" w14:textId="0417D0D0" w:rsidR="00E4228D" w:rsidRPr="0068289B" w:rsidRDefault="00965D26" w:rsidP="005F75BB">
      <w:pPr>
        <w:pStyle w:val="Heading2TextBulleted"/>
        <w:numPr>
          <w:ilvl w:val="0"/>
          <w:numId w:val="0"/>
        </w:numPr>
        <w:ind w:left="1440"/>
        <w:rPr>
          <w:rFonts w:ascii="Calibri Light" w:hAnsi="Calibri Light" w:cs="Arial"/>
          <w:sz w:val="18"/>
          <w:szCs w:val="18"/>
        </w:rPr>
      </w:pPr>
      <w:r>
        <w:rPr>
          <w:rFonts w:ascii="Calibri Light" w:hAnsi="Calibri Light" w:cs="Arial"/>
          <w:sz w:val="18"/>
          <w:szCs w:val="18"/>
        </w:rPr>
        <w:t>A</w:t>
      </w:r>
      <w:r w:rsidR="00127FDD" w:rsidRPr="0068289B">
        <w:rPr>
          <w:rFonts w:ascii="Calibri Light" w:hAnsi="Calibri Light" w:cs="Arial"/>
          <w:sz w:val="18"/>
          <w:szCs w:val="18"/>
        </w:rPr>
        <w:t xml:space="preserve"> BP Contact will be created </w:t>
      </w:r>
      <w:r>
        <w:rPr>
          <w:rFonts w:ascii="Calibri Light" w:hAnsi="Calibri Light" w:cs="Arial"/>
          <w:sz w:val="18"/>
          <w:szCs w:val="18"/>
        </w:rPr>
        <w:t xml:space="preserve">on a BP each time a </w:t>
      </w:r>
      <w:r w:rsidR="00A6156C">
        <w:rPr>
          <w:rFonts w:ascii="Calibri Light" w:hAnsi="Calibri Light" w:cs="Arial"/>
          <w:sz w:val="18"/>
          <w:szCs w:val="18"/>
        </w:rPr>
        <w:t>Trouble</w:t>
      </w:r>
      <w:r>
        <w:rPr>
          <w:rFonts w:ascii="Calibri Light" w:hAnsi="Calibri Light" w:cs="Arial"/>
          <w:sz w:val="18"/>
          <w:szCs w:val="18"/>
        </w:rPr>
        <w:t xml:space="preserve"> or </w:t>
      </w:r>
      <w:r w:rsidR="00127FDD" w:rsidRPr="0068289B">
        <w:rPr>
          <w:rFonts w:ascii="Calibri Light" w:hAnsi="Calibri Light" w:cs="Arial"/>
          <w:sz w:val="18"/>
          <w:szCs w:val="18"/>
        </w:rPr>
        <w:t xml:space="preserve">Outage </w:t>
      </w:r>
      <w:r w:rsidR="00A6156C">
        <w:rPr>
          <w:rFonts w:ascii="Calibri Light" w:hAnsi="Calibri Light" w:cs="Arial"/>
          <w:sz w:val="18"/>
          <w:szCs w:val="18"/>
        </w:rPr>
        <w:t>Alert</w:t>
      </w:r>
      <w:r w:rsidR="00127FDD" w:rsidRPr="0068289B">
        <w:rPr>
          <w:rFonts w:ascii="Calibri Light" w:hAnsi="Calibri Light" w:cs="Arial"/>
          <w:sz w:val="18"/>
          <w:szCs w:val="18"/>
        </w:rPr>
        <w:t xml:space="preserve"> is sent to the</w:t>
      </w:r>
      <w:r w:rsidR="00343E65">
        <w:rPr>
          <w:rFonts w:ascii="Calibri Light" w:hAnsi="Calibri Light" w:cs="Arial"/>
          <w:sz w:val="18"/>
          <w:szCs w:val="18"/>
        </w:rPr>
        <w:t xml:space="preserve"> BP</w:t>
      </w:r>
      <w:r w:rsidR="00127FDD" w:rsidRPr="0068289B">
        <w:rPr>
          <w:rFonts w:ascii="Calibri Light" w:hAnsi="Calibri Light" w:cs="Arial"/>
          <w:sz w:val="18"/>
          <w:szCs w:val="18"/>
        </w:rPr>
        <w:t xml:space="preserve"> </w:t>
      </w:r>
      <w:r>
        <w:rPr>
          <w:rFonts w:ascii="Calibri Light" w:hAnsi="Calibri Light" w:cs="Arial"/>
          <w:sz w:val="18"/>
          <w:szCs w:val="18"/>
        </w:rPr>
        <w:t>using</w:t>
      </w:r>
      <w:r w:rsidR="009E6D71">
        <w:rPr>
          <w:rFonts w:ascii="Calibri Light" w:hAnsi="Calibri Light" w:cs="Arial"/>
          <w:sz w:val="18"/>
          <w:szCs w:val="18"/>
        </w:rPr>
        <w:t xml:space="preserve"> </w:t>
      </w:r>
      <w:r w:rsidR="006C0042" w:rsidRPr="006C0042">
        <w:rPr>
          <w:rFonts w:ascii="Calibri Light" w:hAnsi="Calibri Light" w:cs="Arial"/>
          <w:i/>
          <w:sz w:val="18"/>
          <w:szCs w:val="18"/>
        </w:rPr>
        <w:t>E-CIM-CS-11 - Auto IR creation for Inbound &amp; Outbound Correspondence/Communication</w:t>
      </w:r>
      <w:r w:rsidR="004C46F6">
        <w:rPr>
          <w:rFonts w:ascii="Calibri Light" w:hAnsi="Calibri Light" w:cs="Arial"/>
          <w:sz w:val="18"/>
          <w:szCs w:val="18"/>
        </w:rPr>
        <w:t xml:space="preserve"> </w:t>
      </w:r>
      <w:r w:rsidR="009E6D71">
        <w:rPr>
          <w:rFonts w:ascii="Calibri Light" w:hAnsi="Calibri Light" w:cs="Arial"/>
          <w:sz w:val="18"/>
          <w:szCs w:val="18"/>
        </w:rPr>
        <w:t xml:space="preserve">documenting the date, time and </w:t>
      </w:r>
      <w:r w:rsidR="00F25A05">
        <w:rPr>
          <w:rFonts w:ascii="Calibri Light" w:hAnsi="Calibri Light" w:cs="Arial"/>
          <w:sz w:val="18"/>
          <w:szCs w:val="18"/>
        </w:rPr>
        <w:t xml:space="preserve">information about the update that provided by </w:t>
      </w:r>
      <w:r w:rsidR="00DE58A8">
        <w:rPr>
          <w:rFonts w:ascii="Calibri Light" w:hAnsi="Calibri Light" w:cs="Arial"/>
          <w:sz w:val="18"/>
          <w:szCs w:val="18"/>
        </w:rPr>
        <w:t xml:space="preserve">workflow </w:t>
      </w:r>
      <w:r w:rsidR="00DE58A8" w:rsidRPr="005A0595">
        <w:rPr>
          <w:rFonts w:ascii="Calibri Light" w:hAnsi="Calibri Light"/>
          <w:i/>
          <w:sz w:val="18"/>
          <w:szCs w:val="18"/>
        </w:rPr>
        <w:t>W-CIM-CS-04 Communication Rules</w:t>
      </w:r>
      <w:r w:rsidR="009E6D71">
        <w:rPr>
          <w:rFonts w:ascii="Calibri Light" w:hAnsi="Calibri Light" w:cs="Arial"/>
          <w:i/>
          <w:sz w:val="18"/>
        </w:rPr>
        <w:t xml:space="preserve">. </w:t>
      </w:r>
    </w:p>
    <w:p w14:paraId="11590130" w14:textId="2A535029" w:rsidR="00127FDD" w:rsidRDefault="00127FDD" w:rsidP="005F75BB">
      <w:pPr>
        <w:pStyle w:val="Heading2TextBulleted"/>
        <w:numPr>
          <w:ilvl w:val="0"/>
          <w:numId w:val="0"/>
        </w:numPr>
        <w:ind w:left="1440"/>
        <w:rPr>
          <w:rFonts w:ascii="Calibri Light" w:hAnsi="Calibri Light" w:cs="Arial"/>
          <w:sz w:val="18"/>
          <w:szCs w:val="18"/>
        </w:rPr>
      </w:pPr>
      <w:r w:rsidRPr="0068289B">
        <w:rPr>
          <w:rFonts w:ascii="Calibri Light" w:hAnsi="Calibri Light" w:cs="Arial"/>
          <w:sz w:val="18"/>
          <w:szCs w:val="18"/>
        </w:rPr>
        <w:t>Any reply from BP to the Notification via email, voice call</w:t>
      </w:r>
      <w:r w:rsidR="00BC7B55">
        <w:rPr>
          <w:rFonts w:ascii="Calibri Light" w:hAnsi="Calibri Light" w:cs="Arial"/>
          <w:sz w:val="18"/>
          <w:szCs w:val="18"/>
        </w:rPr>
        <w:t>, TTY</w:t>
      </w:r>
      <w:r w:rsidRPr="0068289B">
        <w:rPr>
          <w:rFonts w:ascii="Calibri Light" w:hAnsi="Calibri Light" w:cs="Arial"/>
          <w:sz w:val="18"/>
          <w:szCs w:val="18"/>
        </w:rPr>
        <w:t xml:space="preserve"> or SMS such as delivery status and opt-out request will get updated to th</w:t>
      </w:r>
      <w:r w:rsidR="002C0E1A">
        <w:rPr>
          <w:rFonts w:ascii="Calibri Light" w:hAnsi="Calibri Light" w:cs="Arial"/>
          <w:sz w:val="18"/>
          <w:szCs w:val="18"/>
        </w:rPr>
        <w:t>e same outbound notification</w:t>
      </w:r>
      <w:r w:rsidRPr="0068289B">
        <w:rPr>
          <w:rFonts w:ascii="Calibri Light" w:hAnsi="Calibri Light" w:cs="Arial"/>
          <w:sz w:val="18"/>
          <w:szCs w:val="18"/>
        </w:rPr>
        <w:t xml:space="preserve"> BP Contact. Refer to </w:t>
      </w:r>
      <w:hyperlink r:id="rId41" w:history="1">
        <w:r w:rsidRPr="0068289B">
          <w:rPr>
            <w:rStyle w:val="Hyperlink"/>
            <w:rFonts w:ascii="Calibri Light" w:hAnsi="Calibri Light" w:cs="Arial"/>
            <w:i/>
            <w:sz w:val="18"/>
            <w:szCs w:val="18"/>
          </w:rPr>
          <w:t>CIM-CS-09 Handle Inbound Request</w:t>
        </w:r>
      </w:hyperlink>
      <w:r w:rsidRPr="0068289B">
        <w:rPr>
          <w:rFonts w:ascii="Calibri Light" w:hAnsi="Calibri Light" w:cs="Arial"/>
          <w:sz w:val="18"/>
          <w:szCs w:val="18"/>
        </w:rPr>
        <w:t xml:space="preserve"> for more information.</w:t>
      </w:r>
    </w:p>
    <w:p w14:paraId="13B54956" w14:textId="6AAD3F04" w:rsidR="008E2660" w:rsidRPr="0068289B" w:rsidRDefault="008E2660" w:rsidP="008E2660">
      <w:pPr>
        <w:pStyle w:val="Heading2TextBulleted"/>
        <w:numPr>
          <w:ilvl w:val="0"/>
          <w:numId w:val="0"/>
        </w:numPr>
        <w:ind w:left="1440"/>
        <w:rPr>
          <w:rFonts w:ascii="Calibri Light" w:hAnsi="Calibri Light" w:cs="Arial"/>
          <w:sz w:val="18"/>
          <w:szCs w:val="18"/>
        </w:rPr>
      </w:pPr>
      <w:r w:rsidRPr="0068289B">
        <w:rPr>
          <w:rFonts w:ascii="Calibri Light" w:hAnsi="Calibri Light" w:cs="Arial"/>
          <w:sz w:val="18"/>
          <w:szCs w:val="18"/>
        </w:rPr>
        <w:t>User can use a self-se</w:t>
      </w:r>
      <w:r w:rsidR="004F2207">
        <w:rPr>
          <w:rFonts w:ascii="Calibri Light" w:hAnsi="Calibri Light" w:cs="Arial"/>
          <w:sz w:val="18"/>
          <w:szCs w:val="18"/>
        </w:rPr>
        <w:t>rvice report</w:t>
      </w:r>
      <w:r w:rsidR="00965D26">
        <w:rPr>
          <w:rFonts w:ascii="Calibri Light" w:hAnsi="Calibri Light" w:cs="Arial"/>
          <w:sz w:val="18"/>
          <w:szCs w:val="18"/>
        </w:rPr>
        <w:t>s</w:t>
      </w:r>
      <w:r w:rsidR="004F2207">
        <w:rPr>
          <w:rFonts w:ascii="Calibri Light" w:hAnsi="Calibri Light" w:cs="Arial"/>
          <w:sz w:val="18"/>
          <w:szCs w:val="18"/>
        </w:rPr>
        <w:t xml:space="preserve"> to extract </w:t>
      </w:r>
      <w:r w:rsidR="00965D26">
        <w:rPr>
          <w:rFonts w:ascii="Calibri Light" w:hAnsi="Calibri Light" w:cs="Arial"/>
          <w:sz w:val="18"/>
          <w:szCs w:val="18"/>
        </w:rPr>
        <w:t xml:space="preserve">the </w:t>
      </w:r>
      <w:r w:rsidR="004F2207">
        <w:rPr>
          <w:rFonts w:ascii="Calibri Light" w:hAnsi="Calibri Light" w:cs="Arial"/>
          <w:sz w:val="18"/>
          <w:szCs w:val="18"/>
        </w:rPr>
        <w:t>BP Cont</w:t>
      </w:r>
      <w:r w:rsidRPr="0068289B">
        <w:rPr>
          <w:rFonts w:ascii="Calibri Light" w:hAnsi="Calibri Light" w:cs="Arial"/>
          <w:sz w:val="18"/>
          <w:szCs w:val="18"/>
        </w:rPr>
        <w:t>act</w:t>
      </w:r>
      <w:r w:rsidR="00965D26">
        <w:rPr>
          <w:rFonts w:ascii="Calibri Light" w:hAnsi="Calibri Light" w:cs="Arial"/>
          <w:sz w:val="18"/>
          <w:szCs w:val="18"/>
        </w:rPr>
        <w:t xml:space="preserve"> records</w:t>
      </w:r>
      <w:r w:rsidRPr="0068289B">
        <w:rPr>
          <w:rFonts w:ascii="Calibri Light" w:hAnsi="Calibri Light" w:cs="Arial"/>
          <w:sz w:val="18"/>
          <w:szCs w:val="18"/>
        </w:rPr>
        <w:t xml:space="preserve"> for list of </w:t>
      </w:r>
      <w:r w:rsidR="00965D26">
        <w:rPr>
          <w:rFonts w:ascii="Calibri Light" w:hAnsi="Calibri Light" w:cs="Arial"/>
          <w:sz w:val="18"/>
          <w:szCs w:val="18"/>
        </w:rPr>
        <w:t xml:space="preserve">alerts sent to BPs </w:t>
      </w:r>
      <w:r w:rsidRPr="0068289B">
        <w:rPr>
          <w:rFonts w:ascii="Calibri Light" w:hAnsi="Calibri Light" w:cs="Arial"/>
          <w:sz w:val="18"/>
          <w:szCs w:val="18"/>
        </w:rPr>
        <w:t xml:space="preserve">based on </w:t>
      </w:r>
      <w:r w:rsidR="005439F1">
        <w:rPr>
          <w:rFonts w:ascii="Calibri Light" w:hAnsi="Calibri Light" w:cs="Arial"/>
          <w:sz w:val="18"/>
          <w:szCs w:val="18"/>
        </w:rPr>
        <w:t xml:space="preserve">customer preferred communication </w:t>
      </w:r>
      <w:r w:rsidRPr="0068289B">
        <w:rPr>
          <w:rFonts w:ascii="Calibri Light" w:hAnsi="Calibri Light" w:cs="Arial"/>
          <w:sz w:val="18"/>
          <w:szCs w:val="18"/>
        </w:rPr>
        <w:t>channel.</w:t>
      </w:r>
      <w:r w:rsidR="00965D26">
        <w:rPr>
          <w:rFonts w:ascii="Calibri Light" w:hAnsi="Calibri Light" w:cs="Arial"/>
          <w:sz w:val="18"/>
          <w:szCs w:val="18"/>
        </w:rPr>
        <w:t xml:space="preserve">  To view alerts sent to contact information in the Trouble order, the user will need to run a self-service report.</w:t>
      </w:r>
    </w:p>
    <w:p w14:paraId="24EC953C" w14:textId="77777777" w:rsidR="008E2660" w:rsidRDefault="008E2660" w:rsidP="005F75BB">
      <w:pPr>
        <w:pStyle w:val="Heading2TextBulleted"/>
        <w:numPr>
          <w:ilvl w:val="0"/>
          <w:numId w:val="0"/>
        </w:numPr>
        <w:ind w:left="1440"/>
        <w:rPr>
          <w:rFonts w:ascii="Calibri Light" w:hAnsi="Calibri Light" w:cs="Arial"/>
          <w:sz w:val="18"/>
          <w:szCs w:val="18"/>
        </w:rPr>
      </w:pPr>
    </w:p>
    <w:p w14:paraId="6ABCD403" w14:textId="744281B5" w:rsidR="008E2660" w:rsidRPr="00864002" w:rsidRDefault="008E2660" w:rsidP="00864002">
      <w:pPr>
        <w:pStyle w:val="Heading3"/>
        <w:keepNext/>
        <w:numPr>
          <w:ilvl w:val="2"/>
          <w:numId w:val="5"/>
        </w:numPr>
        <w:tabs>
          <w:tab w:val="left" w:pos="1440"/>
        </w:tabs>
        <w:spacing w:before="120" w:after="120"/>
        <w:rPr>
          <w:rFonts w:ascii="Calibri Light" w:eastAsia="Calibri Light" w:hAnsi="Calibri Light" w:cs="Calibri Light"/>
          <w:sz w:val="28"/>
          <w:szCs w:val="28"/>
        </w:rPr>
      </w:pPr>
      <w:r w:rsidRPr="2C33CDF8">
        <w:rPr>
          <w:rFonts w:ascii="Calibri Light" w:eastAsia="Calibri Light" w:hAnsi="Calibri Light" w:cs="Calibri Light"/>
          <w:sz w:val="28"/>
          <w:szCs w:val="28"/>
        </w:rPr>
        <w:t>Notification Black Out window</w:t>
      </w:r>
    </w:p>
    <w:p w14:paraId="3AA544F7" w14:textId="0149056A" w:rsidR="002E5521" w:rsidRDefault="004672BA" w:rsidP="005F75BB">
      <w:pPr>
        <w:pStyle w:val="Heading2TextBulleted"/>
        <w:numPr>
          <w:ilvl w:val="0"/>
          <w:numId w:val="0"/>
        </w:numPr>
        <w:ind w:left="1440"/>
        <w:rPr>
          <w:rFonts w:ascii="Calibri Light" w:hAnsi="Calibri Light" w:cs="Arial"/>
          <w:sz w:val="18"/>
          <w:szCs w:val="18"/>
        </w:rPr>
      </w:pPr>
      <w:r w:rsidRPr="004672BA">
        <w:rPr>
          <w:rFonts w:ascii="Calibri Light" w:hAnsi="Calibri Light" w:cs="Arial"/>
          <w:i/>
          <w:sz w:val="18"/>
          <w:szCs w:val="18"/>
        </w:rPr>
        <w:t>Workflow W-CIM-CS-04</w:t>
      </w:r>
      <w:r w:rsidR="00E4228D" w:rsidRPr="0068289B">
        <w:rPr>
          <w:rFonts w:ascii="Calibri Light" w:hAnsi="Calibri Light" w:cs="Arial"/>
          <w:sz w:val="18"/>
          <w:szCs w:val="18"/>
        </w:rPr>
        <w:t xml:space="preserve"> </w:t>
      </w:r>
      <w:r w:rsidR="00291CD0">
        <w:rPr>
          <w:rFonts w:ascii="Calibri Light" w:hAnsi="Calibri Light" w:cs="Arial"/>
          <w:sz w:val="18"/>
          <w:szCs w:val="18"/>
        </w:rPr>
        <w:t xml:space="preserve">will check for </w:t>
      </w:r>
      <w:r w:rsidR="00E4228D" w:rsidRPr="0068289B">
        <w:rPr>
          <w:rFonts w:ascii="Calibri Light" w:hAnsi="Calibri Light" w:cs="Arial"/>
          <w:sz w:val="18"/>
          <w:szCs w:val="18"/>
        </w:rPr>
        <w:t>black out window maintained in Customer Preferece</w:t>
      </w:r>
      <w:r w:rsidR="00291CD0">
        <w:rPr>
          <w:rFonts w:ascii="Calibri Light" w:hAnsi="Calibri Light" w:cs="Arial"/>
          <w:sz w:val="18"/>
          <w:szCs w:val="18"/>
        </w:rPr>
        <w:t xml:space="preserve"> for the BP</w:t>
      </w:r>
      <w:r w:rsidR="00E4228D" w:rsidRPr="0068289B">
        <w:rPr>
          <w:rFonts w:ascii="Calibri Light" w:hAnsi="Calibri Light" w:cs="Arial"/>
          <w:sz w:val="18"/>
          <w:szCs w:val="18"/>
        </w:rPr>
        <w:t xml:space="preserve"> </w:t>
      </w:r>
      <w:r w:rsidR="005439F1">
        <w:rPr>
          <w:rFonts w:ascii="Calibri Light" w:hAnsi="Calibri Light" w:cs="Arial"/>
          <w:sz w:val="18"/>
          <w:szCs w:val="18"/>
        </w:rPr>
        <w:t>(</w:t>
      </w:r>
      <w:r w:rsidR="00E4228D" w:rsidRPr="0068289B">
        <w:rPr>
          <w:rFonts w:ascii="Calibri Light" w:hAnsi="Calibri Light" w:cs="Arial"/>
          <w:sz w:val="18"/>
          <w:szCs w:val="18"/>
        </w:rPr>
        <w:t xml:space="preserve">refer to BPD </w:t>
      </w:r>
      <w:hyperlink r:id="rId42" w:history="1">
        <w:r w:rsidR="00E4228D" w:rsidRPr="0068289B">
          <w:rPr>
            <w:rStyle w:val="Hyperlink"/>
            <w:rFonts w:ascii="Calibri Light" w:hAnsi="Calibri Light" w:cs="Arial"/>
            <w:i/>
            <w:sz w:val="18"/>
            <w:szCs w:val="18"/>
          </w:rPr>
          <w:t>CIM-CS-01 – Business Master Data - Manage Business Partner</w:t>
        </w:r>
      </w:hyperlink>
      <w:r w:rsidR="00E4228D" w:rsidRPr="0068289B">
        <w:rPr>
          <w:rFonts w:ascii="Calibri Light" w:hAnsi="Calibri Light" w:cs="Arial"/>
          <w:sz w:val="18"/>
          <w:szCs w:val="18"/>
        </w:rPr>
        <w:t xml:space="preserve"> for black out window identifier</w:t>
      </w:r>
      <w:r w:rsidR="005439F1">
        <w:rPr>
          <w:rFonts w:ascii="Calibri Light" w:hAnsi="Calibri Light" w:cs="Arial"/>
          <w:sz w:val="18"/>
          <w:szCs w:val="18"/>
        </w:rPr>
        <w:t>)</w:t>
      </w:r>
      <w:r w:rsidR="00E4228D" w:rsidRPr="0068289B">
        <w:rPr>
          <w:rFonts w:ascii="Calibri Light" w:hAnsi="Calibri Light" w:cs="Arial"/>
          <w:sz w:val="18"/>
          <w:szCs w:val="18"/>
        </w:rPr>
        <w:t xml:space="preserve">. </w:t>
      </w:r>
      <w:r w:rsidR="009D168B">
        <w:rPr>
          <w:rFonts w:ascii="Calibri Light" w:hAnsi="Calibri Light" w:cs="Arial"/>
          <w:sz w:val="18"/>
          <w:szCs w:val="18"/>
        </w:rPr>
        <w:t xml:space="preserve">By having this check, the </w:t>
      </w:r>
      <w:r w:rsidR="00E4228D" w:rsidRPr="0068289B">
        <w:rPr>
          <w:rFonts w:ascii="Calibri Light" w:hAnsi="Calibri Light" w:cs="Arial"/>
          <w:sz w:val="18"/>
          <w:szCs w:val="18"/>
        </w:rPr>
        <w:t xml:space="preserve">BP </w:t>
      </w:r>
      <w:r w:rsidR="009D168B">
        <w:rPr>
          <w:rFonts w:ascii="Calibri Light" w:hAnsi="Calibri Light" w:cs="Arial"/>
          <w:sz w:val="18"/>
          <w:szCs w:val="18"/>
        </w:rPr>
        <w:t>will not</w:t>
      </w:r>
      <w:r w:rsidR="00E4228D" w:rsidRPr="0068289B">
        <w:rPr>
          <w:rFonts w:ascii="Calibri Light" w:hAnsi="Calibri Light" w:cs="Arial"/>
          <w:sz w:val="18"/>
          <w:szCs w:val="18"/>
        </w:rPr>
        <w:t xml:space="preserve"> receiveany Notification within black out window</w:t>
      </w:r>
      <w:r w:rsidR="002E5521">
        <w:rPr>
          <w:rFonts w:ascii="Calibri Light" w:hAnsi="Calibri Light" w:cs="Arial"/>
          <w:sz w:val="18"/>
          <w:szCs w:val="18"/>
        </w:rPr>
        <w:t xml:space="preserve"> for preferred communication channel ‘Voice call’ only. Assumption is that user is not allowed to maintain Black out window for preferred communication channel other than ‘Voice cal</w:t>
      </w:r>
      <w:r w:rsidR="00234E46">
        <w:rPr>
          <w:rFonts w:ascii="Calibri Light" w:hAnsi="Calibri Light" w:cs="Arial"/>
          <w:sz w:val="18"/>
          <w:szCs w:val="18"/>
        </w:rPr>
        <w:t>l</w:t>
      </w:r>
      <w:r w:rsidR="002E5521">
        <w:rPr>
          <w:rFonts w:ascii="Calibri Light" w:hAnsi="Calibri Light" w:cs="Arial"/>
          <w:sz w:val="18"/>
          <w:szCs w:val="18"/>
        </w:rPr>
        <w:t>’.</w:t>
      </w:r>
    </w:p>
    <w:p w14:paraId="5B7B4B19" w14:textId="30DD7787" w:rsidR="005439F1" w:rsidRPr="005439F1" w:rsidRDefault="005439F1" w:rsidP="005F75BB">
      <w:pPr>
        <w:pStyle w:val="Heading2TextBulleted"/>
        <w:numPr>
          <w:ilvl w:val="0"/>
          <w:numId w:val="0"/>
        </w:numPr>
        <w:ind w:left="1440"/>
        <w:rPr>
          <w:rFonts w:ascii="Calibri Light" w:hAnsi="Calibri Light" w:cs="Arial"/>
          <w:sz w:val="18"/>
          <w:szCs w:val="18"/>
        </w:rPr>
      </w:pPr>
      <w:r>
        <w:rPr>
          <w:rFonts w:ascii="Calibri Light" w:hAnsi="Calibri Light" w:cs="Arial"/>
          <w:sz w:val="18"/>
          <w:szCs w:val="18"/>
        </w:rPr>
        <w:t>Customer preferred communication channel will also be identified using</w:t>
      </w:r>
      <w:r w:rsidR="00EB381A">
        <w:rPr>
          <w:rFonts w:ascii="Calibri Light" w:hAnsi="Calibri Light" w:cs="Arial"/>
          <w:sz w:val="18"/>
          <w:szCs w:val="18"/>
        </w:rPr>
        <w:t xml:space="preserve"> </w:t>
      </w:r>
      <w:r w:rsidR="00EB381A" w:rsidRPr="00EB381A">
        <w:rPr>
          <w:rFonts w:ascii="Calibri Light" w:hAnsi="Calibri Light" w:cs="Arial"/>
          <w:i/>
          <w:sz w:val="18"/>
          <w:szCs w:val="18"/>
        </w:rPr>
        <w:t>E-CIM-CS-11 Checking on Customer Preference</w:t>
      </w:r>
      <w:r>
        <w:rPr>
          <w:rFonts w:ascii="Calibri Light" w:hAnsi="Calibri Light" w:cs="Arial"/>
          <w:sz w:val="18"/>
          <w:szCs w:val="18"/>
        </w:rPr>
        <w:t xml:space="preserve">. </w:t>
      </w:r>
    </w:p>
    <w:p w14:paraId="16E32A6E" w14:textId="11486C61" w:rsidR="00127FDD" w:rsidRPr="0068289B" w:rsidRDefault="00291CD0" w:rsidP="005F75BB">
      <w:pPr>
        <w:pStyle w:val="Heading2TextBulleted"/>
        <w:numPr>
          <w:ilvl w:val="0"/>
          <w:numId w:val="0"/>
        </w:numPr>
        <w:ind w:left="1440"/>
        <w:rPr>
          <w:rFonts w:ascii="Calibri Light" w:hAnsi="Calibri Light" w:cs="Arial"/>
          <w:sz w:val="18"/>
          <w:szCs w:val="18"/>
        </w:rPr>
      </w:pPr>
      <w:r>
        <w:rPr>
          <w:rFonts w:ascii="Calibri Light" w:hAnsi="Calibri Light" w:cs="Arial"/>
          <w:sz w:val="18"/>
          <w:szCs w:val="18"/>
        </w:rPr>
        <w:t xml:space="preserve">BP Contact will </w:t>
      </w:r>
      <w:r w:rsidR="0009226A">
        <w:rPr>
          <w:rFonts w:ascii="Calibri Light" w:hAnsi="Calibri Light" w:cs="Arial"/>
          <w:sz w:val="18"/>
          <w:szCs w:val="18"/>
        </w:rPr>
        <w:t xml:space="preserve">not </w:t>
      </w:r>
      <w:r>
        <w:rPr>
          <w:rFonts w:ascii="Calibri Light" w:hAnsi="Calibri Light" w:cs="Arial"/>
          <w:sz w:val="18"/>
          <w:szCs w:val="18"/>
        </w:rPr>
        <w:t xml:space="preserve">be created or updated as there is no notification </w:t>
      </w:r>
      <w:r w:rsidR="00C71BF5">
        <w:rPr>
          <w:rFonts w:ascii="Calibri Light" w:hAnsi="Calibri Light" w:cs="Arial"/>
          <w:sz w:val="18"/>
          <w:szCs w:val="18"/>
        </w:rPr>
        <w:t xml:space="preserve">is </w:t>
      </w:r>
      <w:r>
        <w:rPr>
          <w:rFonts w:ascii="Calibri Light" w:hAnsi="Calibri Light" w:cs="Arial"/>
          <w:sz w:val="18"/>
          <w:szCs w:val="18"/>
        </w:rPr>
        <w:t xml:space="preserve">sent to the BP. If the BP calls to ask about not receiving the notification, </w:t>
      </w:r>
      <w:r w:rsidR="008E2660">
        <w:rPr>
          <w:rFonts w:ascii="Calibri Light" w:hAnsi="Calibri Light" w:cs="Arial"/>
          <w:sz w:val="18"/>
          <w:szCs w:val="18"/>
        </w:rPr>
        <w:t>user will need to look at the customer preference on the black out window.</w:t>
      </w:r>
    </w:p>
    <w:p w14:paraId="1A8893CC" w14:textId="3FB53704" w:rsidR="008C780B" w:rsidRPr="0068289B" w:rsidRDefault="008C780B" w:rsidP="005F75BB">
      <w:pPr>
        <w:pStyle w:val="Heading2TextBulleted"/>
        <w:numPr>
          <w:ilvl w:val="0"/>
          <w:numId w:val="0"/>
        </w:numPr>
        <w:ind w:left="1440"/>
        <w:rPr>
          <w:rFonts w:ascii="Calibri Light" w:hAnsi="Calibri Light" w:cs="Arial"/>
          <w:sz w:val="18"/>
          <w:szCs w:val="18"/>
        </w:rPr>
      </w:pPr>
    </w:p>
    <w:p w14:paraId="50123902" w14:textId="0441ED74" w:rsidR="008C780B" w:rsidRDefault="008C780B" w:rsidP="005F75BB">
      <w:pPr>
        <w:pStyle w:val="Heading2TextBulleted"/>
        <w:numPr>
          <w:ilvl w:val="0"/>
          <w:numId w:val="0"/>
        </w:numPr>
        <w:ind w:left="1440"/>
        <w:rPr>
          <w:rFonts w:ascii="Calibri Light" w:hAnsi="Calibri Light" w:cs="Arial"/>
          <w:sz w:val="18"/>
          <w:szCs w:val="18"/>
        </w:rPr>
      </w:pPr>
    </w:p>
    <w:p w14:paraId="2C3141B2" w14:textId="6DFCCF96" w:rsidR="005107E1" w:rsidRPr="006C0118" w:rsidRDefault="006C0118" w:rsidP="003146FB">
      <w:pPr>
        <w:pStyle w:val="Heading3"/>
        <w:keepNext/>
        <w:numPr>
          <w:ilvl w:val="2"/>
          <w:numId w:val="5"/>
        </w:numPr>
        <w:tabs>
          <w:tab w:val="left" w:pos="1440"/>
        </w:tabs>
        <w:spacing w:before="120" w:after="120"/>
        <w:rPr>
          <w:rFonts w:ascii="Calibri Light" w:eastAsia="Calibri Light" w:hAnsi="Calibri Light" w:cs="Calibri Light"/>
          <w:b w:val="0"/>
          <w:sz w:val="18"/>
          <w:szCs w:val="18"/>
          <w:u w:val="single"/>
        </w:rPr>
      </w:pPr>
      <w:r w:rsidRPr="2C33CDF8">
        <w:rPr>
          <w:rFonts w:ascii="Calibri Light" w:eastAsia="Calibri Light" w:hAnsi="Calibri Light" w:cs="Calibri Light"/>
          <w:sz w:val="28"/>
          <w:szCs w:val="28"/>
        </w:rPr>
        <w:lastRenderedPageBreak/>
        <w:t>Dunning Alerts and Fin</w:t>
      </w:r>
      <w:r w:rsidR="005107E1" w:rsidRPr="2C33CDF8">
        <w:rPr>
          <w:rFonts w:ascii="Calibri Light" w:eastAsia="Calibri Light" w:hAnsi="Calibri Light" w:cs="Calibri Light"/>
          <w:sz w:val="28"/>
          <w:szCs w:val="28"/>
        </w:rPr>
        <w:t xml:space="preserve">al Call </w:t>
      </w:r>
      <w:r w:rsidR="003B3606" w:rsidRPr="2C33CDF8">
        <w:rPr>
          <w:rFonts w:ascii="Calibri Light" w:eastAsia="Calibri Light" w:hAnsi="Calibri Light" w:cs="Calibri Light"/>
          <w:sz w:val="28"/>
          <w:szCs w:val="28"/>
        </w:rPr>
        <w:t>N</w:t>
      </w:r>
      <w:r w:rsidR="005107E1" w:rsidRPr="2C33CDF8">
        <w:rPr>
          <w:rFonts w:ascii="Calibri Light" w:eastAsia="Calibri Light" w:hAnsi="Calibri Light" w:cs="Calibri Light"/>
          <w:sz w:val="28"/>
          <w:szCs w:val="28"/>
        </w:rPr>
        <w:t>otification</w:t>
      </w:r>
      <w:r w:rsidRPr="2C33CDF8">
        <w:rPr>
          <w:rFonts w:ascii="Calibri Light" w:eastAsia="Calibri Light" w:hAnsi="Calibri Light" w:cs="Calibri Light"/>
          <w:sz w:val="28"/>
          <w:szCs w:val="28"/>
        </w:rPr>
        <w:t>s</w:t>
      </w:r>
    </w:p>
    <w:p w14:paraId="05CC8C03" w14:textId="321FF77E" w:rsidR="003B3606" w:rsidRDefault="003B3606" w:rsidP="005F75BB">
      <w:pPr>
        <w:pStyle w:val="Heading2TextBulleted"/>
        <w:numPr>
          <w:ilvl w:val="0"/>
          <w:numId w:val="0"/>
        </w:numPr>
        <w:ind w:left="1440"/>
        <w:rPr>
          <w:rFonts w:ascii="Calibri Light" w:hAnsi="Calibri Light" w:cs="Arial"/>
          <w:sz w:val="18"/>
        </w:rPr>
      </w:pPr>
      <w:r>
        <w:rPr>
          <w:rFonts w:ascii="Calibri Light" w:hAnsi="Calibri Light" w:cs="Arial"/>
          <w:sz w:val="18"/>
          <w:szCs w:val="18"/>
        </w:rPr>
        <w:t xml:space="preserve">When a BP </w:t>
      </w:r>
      <w:r w:rsidR="006C0118">
        <w:rPr>
          <w:rFonts w:ascii="Calibri Light" w:hAnsi="Calibri Light" w:cs="Arial"/>
          <w:sz w:val="18"/>
          <w:szCs w:val="18"/>
        </w:rPr>
        <w:t>enters the dunning process and is at risk of disconnect, as well as, when they reach final call status</w:t>
      </w:r>
      <w:r>
        <w:rPr>
          <w:rFonts w:ascii="Calibri Light" w:hAnsi="Calibri Light" w:cs="Arial"/>
          <w:sz w:val="18"/>
          <w:szCs w:val="18"/>
        </w:rPr>
        <w:t xml:space="preserve">, a file will be generated by </w:t>
      </w:r>
      <w:hyperlink r:id="rId43" w:history="1">
        <w:r w:rsidRPr="003B3606">
          <w:rPr>
            <w:rStyle w:val="Hyperlink"/>
            <w:rFonts w:ascii="Calibri Light" w:hAnsi="Calibri Light" w:cs="Arial"/>
            <w:i/>
            <w:sz w:val="18"/>
            <w:szCs w:val="18"/>
          </w:rPr>
          <w:t>CC-FI-04 - Manage Collections (Dunning) - Manage Credit and Collections</w:t>
        </w:r>
      </w:hyperlink>
      <w:r>
        <w:rPr>
          <w:rFonts w:ascii="Calibri Light" w:hAnsi="Calibri Light" w:cs="Arial"/>
          <w:i/>
          <w:sz w:val="18"/>
          <w:szCs w:val="18"/>
        </w:rPr>
        <w:t xml:space="preserve">. </w:t>
      </w:r>
      <w:r>
        <w:rPr>
          <w:rFonts w:ascii="Calibri Light" w:hAnsi="Calibri Light" w:cs="Arial"/>
          <w:sz w:val="18"/>
          <w:szCs w:val="18"/>
        </w:rPr>
        <w:t>The file</w:t>
      </w:r>
      <w:r w:rsidR="006C0118">
        <w:rPr>
          <w:rFonts w:ascii="Calibri Light" w:hAnsi="Calibri Light" w:cs="Arial"/>
          <w:sz w:val="18"/>
          <w:szCs w:val="18"/>
        </w:rPr>
        <w:t xml:space="preserve"> will contain BPs and accounts which meet the condition so that the system can sen</w:t>
      </w:r>
      <w:r w:rsidR="00343E65">
        <w:rPr>
          <w:rFonts w:ascii="Calibri Light" w:hAnsi="Calibri Light" w:cs="Arial"/>
          <w:sz w:val="18"/>
          <w:szCs w:val="18"/>
        </w:rPr>
        <w:t>d</w:t>
      </w:r>
      <w:r w:rsidR="006C0118">
        <w:rPr>
          <w:rFonts w:ascii="Calibri Light" w:hAnsi="Calibri Light" w:cs="Arial"/>
          <w:sz w:val="18"/>
          <w:szCs w:val="18"/>
        </w:rPr>
        <w:t xml:space="preserve"> the BP a digital alert (email, voice, SMS, or TTY) and U.S. mailed letter (based on business rules) to the BP</w:t>
      </w:r>
      <w:r>
        <w:rPr>
          <w:rFonts w:ascii="Calibri Light" w:hAnsi="Calibri Light" w:cs="Arial"/>
          <w:sz w:val="18"/>
          <w:szCs w:val="18"/>
        </w:rPr>
        <w:t xml:space="preserve">. </w:t>
      </w:r>
      <w:r w:rsidR="006C0118">
        <w:rPr>
          <w:rFonts w:ascii="Calibri Light" w:hAnsi="Calibri Light" w:cs="Arial"/>
          <w:sz w:val="18"/>
          <w:szCs w:val="18"/>
        </w:rPr>
        <w:t xml:space="preserve"> </w:t>
      </w:r>
      <w:hyperlink r:id="rId44" w:history="1">
        <w:r w:rsidR="00141513" w:rsidRPr="00141513">
          <w:rPr>
            <w:rStyle w:val="Hyperlink"/>
            <w:rFonts w:ascii="Calibri Light" w:hAnsi="Calibri Light" w:cs="Arial"/>
            <w:i/>
            <w:sz w:val="18"/>
            <w:szCs w:val="18"/>
          </w:rPr>
          <w:t>CC-FI-04 - Manage Collections (Dunning) - Manage Credit and Collections</w:t>
        </w:r>
      </w:hyperlink>
      <w:r>
        <w:rPr>
          <w:rFonts w:ascii="Calibri Light" w:hAnsi="Calibri Light" w:cs="Arial"/>
          <w:sz w:val="18"/>
          <w:szCs w:val="18"/>
        </w:rPr>
        <w:t xml:space="preserve"> will </w:t>
      </w:r>
      <w:r w:rsidR="00256A7F">
        <w:rPr>
          <w:rFonts w:ascii="Calibri Light" w:hAnsi="Calibri Light" w:cs="Arial"/>
          <w:sz w:val="18"/>
          <w:szCs w:val="18"/>
        </w:rPr>
        <w:t xml:space="preserve">pass the list of customers to ehancement </w:t>
      </w:r>
      <w:r w:rsidR="008A2207" w:rsidRPr="00EF5CF0">
        <w:rPr>
          <w:rFonts w:ascii="Calibri Light" w:hAnsi="Calibri Light" w:cs="Arial"/>
          <w:i/>
          <w:sz w:val="18"/>
        </w:rPr>
        <w:t>E-CIM-CS-11 - Passing SAP data to Outbound Correspondence Tool</w:t>
      </w:r>
      <w:r w:rsidR="008A2207">
        <w:rPr>
          <w:rFonts w:ascii="Calibri Light" w:hAnsi="Calibri Light" w:cs="Arial"/>
          <w:i/>
          <w:sz w:val="18"/>
        </w:rPr>
        <w:t xml:space="preserve"> </w:t>
      </w:r>
      <w:r w:rsidR="00256A7F">
        <w:rPr>
          <w:rFonts w:ascii="Calibri Light" w:hAnsi="Calibri Light" w:cs="Arial"/>
          <w:sz w:val="18"/>
          <w:szCs w:val="18"/>
        </w:rPr>
        <w:t xml:space="preserve">where Notification will be sent to customers via </w:t>
      </w:r>
      <w:r w:rsidR="008A2207">
        <w:rPr>
          <w:rFonts w:ascii="Calibri Light" w:hAnsi="Calibri Light" w:cs="Arial"/>
          <w:sz w:val="18"/>
          <w:szCs w:val="18"/>
        </w:rPr>
        <w:t>customer preferred commnication channel.</w:t>
      </w:r>
      <w:r w:rsidR="008A2207">
        <w:rPr>
          <w:rFonts w:ascii="Calibri Light" w:hAnsi="Calibri Light" w:cs="Arial"/>
          <w:sz w:val="18"/>
        </w:rPr>
        <w:t xml:space="preserve"> </w:t>
      </w:r>
      <w:r w:rsidR="00256A7F">
        <w:rPr>
          <w:rFonts w:ascii="Calibri Light" w:hAnsi="Calibri Light" w:cs="Arial"/>
          <w:sz w:val="18"/>
        </w:rPr>
        <w:t>The list of final call notification</w:t>
      </w:r>
      <w:r w:rsidR="00DA3468">
        <w:rPr>
          <w:rFonts w:ascii="Calibri Light" w:hAnsi="Calibri Light" w:cs="Arial"/>
          <w:sz w:val="18"/>
        </w:rPr>
        <w:t>s</w:t>
      </w:r>
      <w:r w:rsidR="00D40D05">
        <w:rPr>
          <w:rFonts w:ascii="Calibri Light" w:hAnsi="Calibri Light" w:cs="Arial"/>
          <w:sz w:val="18"/>
        </w:rPr>
        <w:t xml:space="preserve"> for Residential and Non Residential</w:t>
      </w:r>
      <w:r w:rsidR="00256A7F">
        <w:rPr>
          <w:rFonts w:ascii="Calibri Light" w:hAnsi="Calibri Light" w:cs="Arial"/>
          <w:sz w:val="18"/>
        </w:rPr>
        <w:t xml:space="preserve"> are:</w:t>
      </w:r>
    </w:p>
    <w:p w14:paraId="29A3A3D1" w14:textId="452ABB1C" w:rsidR="00C165E7" w:rsidRDefault="00C165E7" w:rsidP="00C165E7">
      <w:pPr>
        <w:pStyle w:val="Heading2TextBulleted"/>
        <w:numPr>
          <w:ilvl w:val="1"/>
          <w:numId w:val="21"/>
        </w:numPr>
        <w:rPr>
          <w:rFonts w:ascii="Calibri Light" w:hAnsi="Calibri Light" w:cs="Arial"/>
          <w:sz w:val="18"/>
        </w:rPr>
      </w:pPr>
      <w:r>
        <w:rPr>
          <w:rFonts w:ascii="Calibri Light" w:hAnsi="Calibri Light" w:cs="Arial"/>
          <w:sz w:val="18"/>
        </w:rPr>
        <w:t>Reminder</w:t>
      </w:r>
    </w:p>
    <w:p w14:paraId="3D2C9917" w14:textId="3B27D692" w:rsidR="00C165E7" w:rsidRDefault="00C165E7" w:rsidP="00C165E7">
      <w:pPr>
        <w:pStyle w:val="Heading2TextBulleted"/>
        <w:numPr>
          <w:ilvl w:val="1"/>
          <w:numId w:val="21"/>
        </w:numPr>
        <w:rPr>
          <w:rFonts w:ascii="Calibri Light" w:hAnsi="Calibri Light" w:cs="Arial"/>
          <w:sz w:val="18"/>
        </w:rPr>
      </w:pPr>
      <w:r>
        <w:rPr>
          <w:rFonts w:ascii="Calibri Light" w:hAnsi="Calibri Light" w:cs="Arial"/>
          <w:sz w:val="18"/>
        </w:rPr>
        <w:t>Final Call</w:t>
      </w:r>
    </w:p>
    <w:p w14:paraId="2E3B7C99" w14:textId="4BCBCA5F" w:rsidR="00D40D05" w:rsidRDefault="00D40D05" w:rsidP="00C165E7">
      <w:pPr>
        <w:pStyle w:val="Heading2TextBulleted"/>
        <w:numPr>
          <w:ilvl w:val="1"/>
          <w:numId w:val="21"/>
        </w:numPr>
        <w:rPr>
          <w:rFonts w:ascii="Calibri Light" w:hAnsi="Calibri Light" w:cs="Arial"/>
          <w:sz w:val="18"/>
        </w:rPr>
      </w:pPr>
      <w:r>
        <w:rPr>
          <w:rFonts w:ascii="Calibri Light" w:hAnsi="Calibri Light" w:cs="Arial"/>
          <w:sz w:val="18"/>
        </w:rPr>
        <w:t>Before Cut</w:t>
      </w:r>
    </w:p>
    <w:p w14:paraId="2403F44B" w14:textId="498E21CB" w:rsidR="002A0102" w:rsidRPr="006C0118" w:rsidRDefault="002A0102" w:rsidP="003146FB">
      <w:pPr>
        <w:pStyle w:val="Heading3"/>
        <w:keepNext/>
        <w:numPr>
          <w:ilvl w:val="2"/>
          <w:numId w:val="5"/>
        </w:numPr>
        <w:tabs>
          <w:tab w:val="left" w:pos="1440"/>
        </w:tabs>
        <w:spacing w:before="120" w:after="120"/>
        <w:rPr>
          <w:rFonts w:ascii="Calibri Light" w:eastAsia="Calibri Light" w:hAnsi="Calibri Light" w:cs="Calibri Light"/>
          <w:b w:val="0"/>
          <w:sz w:val="18"/>
          <w:szCs w:val="18"/>
        </w:rPr>
      </w:pPr>
      <w:r w:rsidRPr="2C33CDF8">
        <w:rPr>
          <w:rFonts w:ascii="Calibri Light" w:eastAsia="Calibri Light" w:hAnsi="Calibri Light" w:cs="Calibri Light"/>
          <w:sz w:val="28"/>
          <w:szCs w:val="28"/>
        </w:rPr>
        <w:t>Demand Response Events</w:t>
      </w:r>
    </w:p>
    <w:p w14:paraId="21E68765" w14:textId="411965E8" w:rsidR="00B165DA" w:rsidRDefault="00F85891" w:rsidP="005F75BB">
      <w:pPr>
        <w:pStyle w:val="Heading2TextBulleted"/>
        <w:numPr>
          <w:ilvl w:val="0"/>
          <w:numId w:val="0"/>
        </w:numPr>
        <w:ind w:left="1440"/>
        <w:rPr>
          <w:rFonts w:ascii="Calibri Light" w:hAnsi="Calibri Light" w:cs="Arial"/>
          <w:sz w:val="18"/>
          <w:szCs w:val="18"/>
        </w:rPr>
      </w:pPr>
      <w:r>
        <w:rPr>
          <w:rFonts w:ascii="Calibri Light" w:hAnsi="Calibri Light" w:cs="Arial"/>
          <w:sz w:val="18"/>
          <w:szCs w:val="18"/>
        </w:rPr>
        <w:t xml:space="preserve">Notification is sent to customer depending on Demand Response Events. Refer to BPD </w:t>
      </w:r>
      <w:hyperlink r:id="rId45" w:history="1">
        <w:r w:rsidRPr="00421408">
          <w:rPr>
            <w:rStyle w:val="Hyperlink"/>
            <w:rFonts w:ascii="Calibri Light" w:hAnsi="Calibri Light" w:cs="Arial"/>
            <w:i/>
            <w:sz w:val="18"/>
            <w:szCs w:val="18"/>
          </w:rPr>
          <w:t>PP-CS-04-01 Manage Support Program Operations - Demand Response Management</w:t>
        </w:r>
      </w:hyperlink>
      <w:r>
        <w:rPr>
          <w:rFonts w:ascii="Calibri Light" w:hAnsi="Calibri Light" w:cs="Arial"/>
          <w:sz w:val="18"/>
          <w:szCs w:val="18"/>
        </w:rPr>
        <w:t xml:space="preserve"> for more information on the triggering events.</w:t>
      </w:r>
      <w:r w:rsidR="00BC4796">
        <w:rPr>
          <w:rFonts w:ascii="Calibri Light" w:hAnsi="Calibri Light" w:cs="Arial"/>
          <w:sz w:val="18"/>
          <w:szCs w:val="18"/>
        </w:rPr>
        <w:t>The list of customers to receive the Demand Response Notification will be provided by the enhancement from PP-CS-04-1 “</w:t>
      </w:r>
      <w:r w:rsidR="00BC4796" w:rsidRPr="00BC4796">
        <w:rPr>
          <w:rFonts w:ascii="Calibri Light" w:hAnsi="Calibri Light" w:cs="Arial"/>
          <w:i/>
          <w:sz w:val="18"/>
          <w:szCs w:val="18"/>
        </w:rPr>
        <w:t>E</w:t>
      </w:r>
      <w:r w:rsidRPr="00BC4796">
        <w:rPr>
          <w:rFonts w:ascii="Calibri Light" w:hAnsi="Calibri Light" w:cs="Arial"/>
          <w:i/>
          <w:sz w:val="18"/>
          <w:szCs w:val="18"/>
        </w:rPr>
        <w:t>nhancement to facilitate the maintenance of TLM data in SAP S/4 HANA</w:t>
      </w:r>
      <w:r w:rsidR="00BC4796">
        <w:rPr>
          <w:rFonts w:ascii="Calibri Light" w:hAnsi="Calibri Light" w:cs="Arial"/>
          <w:sz w:val="18"/>
          <w:szCs w:val="18"/>
        </w:rPr>
        <w:t xml:space="preserve">”. Internal users who have subscribed to receive the notification will also be included in the file. </w:t>
      </w:r>
    </w:p>
    <w:p w14:paraId="235DE878" w14:textId="78B3564D" w:rsidR="00BC4796" w:rsidRDefault="00BC4796" w:rsidP="005F75BB">
      <w:pPr>
        <w:pStyle w:val="Heading2TextBulleted"/>
        <w:numPr>
          <w:ilvl w:val="0"/>
          <w:numId w:val="0"/>
        </w:numPr>
        <w:ind w:left="1440"/>
        <w:rPr>
          <w:rFonts w:ascii="Calibri Light" w:hAnsi="Calibri Light" w:cs="Arial"/>
          <w:sz w:val="18"/>
          <w:szCs w:val="18"/>
        </w:rPr>
      </w:pPr>
      <w:r>
        <w:rPr>
          <w:rFonts w:ascii="Calibri Light" w:hAnsi="Calibri Light" w:cs="Arial"/>
          <w:sz w:val="18"/>
          <w:szCs w:val="18"/>
        </w:rPr>
        <w:t xml:space="preserve">PP-CS-04-01 enhancement will pass the list of recipients to enhancement </w:t>
      </w:r>
      <w:r w:rsidR="008A2207" w:rsidRPr="008A2207">
        <w:rPr>
          <w:rFonts w:ascii="Calibri Light" w:hAnsi="Calibri Light" w:cs="Arial"/>
          <w:i/>
          <w:sz w:val="18"/>
          <w:szCs w:val="18"/>
        </w:rPr>
        <w:t>E-CIM-CS-11 - Passing SAP data to Outbound Correspondence Tool</w:t>
      </w:r>
      <w:r>
        <w:rPr>
          <w:rFonts w:ascii="Calibri Light" w:hAnsi="Calibri Light" w:cs="Arial"/>
          <w:i/>
          <w:sz w:val="18"/>
          <w:szCs w:val="18"/>
        </w:rPr>
        <w:t xml:space="preserve"> </w:t>
      </w:r>
      <w:r>
        <w:rPr>
          <w:rFonts w:ascii="Calibri Light" w:hAnsi="Calibri Light" w:cs="Arial"/>
          <w:sz w:val="18"/>
          <w:szCs w:val="18"/>
        </w:rPr>
        <w:t xml:space="preserve">where customer preferred communication channel will be obtained and Notification will be sent </w:t>
      </w:r>
      <w:r w:rsidR="00421408">
        <w:rPr>
          <w:rFonts w:ascii="Calibri Light" w:hAnsi="Calibri Light" w:cs="Arial"/>
          <w:sz w:val="18"/>
          <w:szCs w:val="18"/>
        </w:rPr>
        <w:t xml:space="preserve">to customers </w:t>
      </w:r>
      <w:r>
        <w:rPr>
          <w:rFonts w:ascii="Calibri Light" w:hAnsi="Calibri Light" w:cs="Arial"/>
          <w:sz w:val="18"/>
          <w:szCs w:val="18"/>
        </w:rPr>
        <w:t xml:space="preserve">via customer preferred communication channel. </w:t>
      </w:r>
      <w:r w:rsidR="00DA3468">
        <w:rPr>
          <w:rFonts w:ascii="Calibri Light" w:hAnsi="Calibri Light" w:cs="Arial"/>
          <w:sz w:val="18"/>
          <w:szCs w:val="18"/>
        </w:rPr>
        <w:t>This en</w:t>
      </w:r>
      <w:r>
        <w:rPr>
          <w:rFonts w:ascii="Calibri Light" w:hAnsi="Calibri Light" w:cs="Arial"/>
          <w:sz w:val="18"/>
          <w:szCs w:val="18"/>
        </w:rPr>
        <w:t>h</w:t>
      </w:r>
      <w:r w:rsidR="00421408">
        <w:rPr>
          <w:rFonts w:ascii="Calibri Light" w:hAnsi="Calibri Light" w:cs="Arial"/>
          <w:sz w:val="18"/>
          <w:szCs w:val="18"/>
        </w:rPr>
        <w:t>anc</w:t>
      </w:r>
      <w:r>
        <w:rPr>
          <w:rFonts w:ascii="Calibri Light" w:hAnsi="Calibri Light" w:cs="Arial"/>
          <w:sz w:val="18"/>
          <w:szCs w:val="18"/>
        </w:rPr>
        <w:t>ement will then create a file and place the file in the file fol</w:t>
      </w:r>
      <w:r w:rsidR="00343E65">
        <w:rPr>
          <w:rFonts w:ascii="Calibri Light" w:hAnsi="Calibri Light" w:cs="Arial"/>
          <w:sz w:val="18"/>
          <w:szCs w:val="18"/>
        </w:rPr>
        <w:t>d</w:t>
      </w:r>
      <w:r>
        <w:rPr>
          <w:rFonts w:ascii="Calibri Light" w:hAnsi="Calibri Light" w:cs="Arial"/>
          <w:sz w:val="18"/>
          <w:szCs w:val="18"/>
        </w:rPr>
        <w:t>er for Nuance</w:t>
      </w:r>
      <w:r w:rsidR="008A2207">
        <w:rPr>
          <w:rFonts w:ascii="Calibri Light" w:hAnsi="Calibri Light" w:cs="Arial"/>
          <w:sz w:val="18"/>
          <w:szCs w:val="18"/>
        </w:rPr>
        <w:t xml:space="preserve"> or OpenText</w:t>
      </w:r>
      <w:r>
        <w:rPr>
          <w:rFonts w:ascii="Calibri Light" w:hAnsi="Calibri Light" w:cs="Arial"/>
          <w:sz w:val="18"/>
          <w:szCs w:val="18"/>
        </w:rPr>
        <w:t xml:space="preserve"> to process.</w:t>
      </w:r>
    </w:p>
    <w:p w14:paraId="7ABAF1DC" w14:textId="40EC1F74" w:rsidR="00BC4796" w:rsidRDefault="00BC4796" w:rsidP="005F75BB">
      <w:pPr>
        <w:pStyle w:val="Heading2TextBulleted"/>
        <w:numPr>
          <w:ilvl w:val="0"/>
          <w:numId w:val="0"/>
        </w:numPr>
        <w:ind w:left="1440"/>
        <w:rPr>
          <w:rFonts w:ascii="Calibri Light" w:hAnsi="Calibri Light" w:cs="Arial"/>
          <w:b/>
          <w:sz w:val="18"/>
          <w:szCs w:val="18"/>
        </w:rPr>
      </w:pPr>
    </w:p>
    <w:p w14:paraId="0CAAFFF6" w14:textId="149260B2" w:rsidR="00965D26" w:rsidRPr="006C0118" w:rsidRDefault="00F85891" w:rsidP="003146FB">
      <w:pPr>
        <w:pStyle w:val="Heading3"/>
        <w:keepNext/>
        <w:numPr>
          <w:ilvl w:val="2"/>
          <w:numId w:val="5"/>
        </w:numPr>
        <w:tabs>
          <w:tab w:val="left" w:pos="1440"/>
        </w:tabs>
        <w:spacing w:before="120" w:after="120"/>
        <w:rPr>
          <w:rFonts w:ascii="Calibri Light" w:eastAsia="Calibri Light" w:hAnsi="Calibri Light" w:cs="Calibri Light"/>
          <w:b w:val="0"/>
          <w:sz w:val="18"/>
          <w:szCs w:val="18"/>
        </w:rPr>
      </w:pPr>
      <w:r w:rsidRPr="2C33CDF8">
        <w:rPr>
          <w:rFonts w:ascii="Calibri Light" w:eastAsia="Calibri Light" w:hAnsi="Calibri Light" w:cs="Calibri Light"/>
          <w:sz w:val="28"/>
          <w:szCs w:val="28"/>
        </w:rPr>
        <w:t>Budget Assistant</w:t>
      </w:r>
    </w:p>
    <w:p w14:paraId="47D09F2D" w14:textId="18F661AD" w:rsidR="00220AE5" w:rsidRDefault="00B165DA" w:rsidP="005F75BB">
      <w:pPr>
        <w:pStyle w:val="Heading2TextBulleted"/>
        <w:numPr>
          <w:ilvl w:val="0"/>
          <w:numId w:val="0"/>
        </w:numPr>
        <w:ind w:left="1440"/>
        <w:rPr>
          <w:rFonts w:ascii="Calibri Light" w:hAnsi="Calibri Light" w:cs="Arial"/>
          <w:sz w:val="18"/>
          <w:szCs w:val="18"/>
        </w:rPr>
      </w:pPr>
      <w:r>
        <w:rPr>
          <w:rFonts w:ascii="Calibri Light" w:hAnsi="Calibri Light" w:cs="Arial"/>
          <w:sz w:val="18"/>
          <w:szCs w:val="18"/>
        </w:rPr>
        <w:t>Notification</w:t>
      </w:r>
      <w:r w:rsidR="00220AE5">
        <w:rPr>
          <w:rFonts w:ascii="Calibri Light" w:hAnsi="Calibri Light" w:cs="Arial"/>
          <w:sz w:val="18"/>
          <w:szCs w:val="18"/>
        </w:rPr>
        <w:t xml:space="preserve"> is sent to customer </w:t>
      </w:r>
      <w:r w:rsidR="00287E98">
        <w:rPr>
          <w:rFonts w:ascii="Calibri Light" w:hAnsi="Calibri Light" w:cs="Arial"/>
          <w:sz w:val="18"/>
          <w:szCs w:val="18"/>
        </w:rPr>
        <w:t>depending Budget Assistant alert condition</w:t>
      </w:r>
      <w:r w:rsidR="00220AE5">
        <w:rPr>
          <w:rFonts w:ascii="Calibri Light" w:hAnsi="Calibri Light" w:cs="Arial"/>
          <w:sz w:val="18"/>
          <w:szCs w:val="18"/>
        </w:rPr>
        <w:t xml:space="preserve">. The list of </w:t>
      </w:r>
      <w:r w:rsidR="00287E98">
        <w:rPr>
          <w:rFonts w:ascii="Calibri Light" w:hAnsi="Calibri Light" w:cs="Arial"/>
          <w:sz w:val="18"/>
          <w:szCs w:val="18"/>
        </w:rPr>
        <w:t xml:space="preserve">Budget Assistant </w:t>
      </w:r>
      <w:r w:rsidR="00220AE5">
        <w:rPr>
          <w:rFonts w:ascii="Calibri Light" w:hAnsi="Calibri Light" w:cs="Arial"/>
          <w:sz w:val="18"/>
          <w:szCs w:val="18"/>
        </w:rPr>
        <w:t>Notifications are:</w:t>
      </w:r>
    </w:p>
    <w:p w14:paraId="619C017F" w14:textId="6AE98693" w:rsidR="00220AE5" w:rsidRDefault="00220AE5" w:rsidP="00220AE5">
      <w:pPr>
        <w:pStyle w:val="Heading2TextBulleted"/>
        <w:numPr>
          <w:ilvl w:val="1"/>
          <w:numId w:val="21"/>
        </w:numPr>
        <w:rPr>
          <w:rFonts w:ascii="Calibri Light" w:hAnsi="Calibri Light" w:cs="Arial"/>
          <w:sz w:val="18"/>
          <w:szCs w:val="18"/>
        </w:rPr>
      </w:pPr>
      <w:r>
        <w:rPr>
          <w:rFonts w:ascii="Calibri Light" w:hAnsi="Calibri Light" w:cs="Arial"/>
          <w:sz w:val="18"/>
          <w:szCs w:val="18"/>
        </w:rPr>
        <w:t>Under non TOU</w:t>
      </w:r>
    </w:p>
    <w:p w14:paraId="69B1F3F9" w14:textId="310E27E5" w:rsidR="00220AE5" w:rsidRDefault="00220AE5" w:rsidP="00220AE5">
      <w:pPr>
        <w:pStyle w:val="Heading2TextBulleted"/>
        <w:numPr>
          <w:ilvl w:val="1"/>
          <w:numId w:val="21"/>
        </w:numPr>
        <w:rPr>
          <w:rFonts w:ascii="Calibri Light" w:hAnsi="Calibri Light" w:cs="Arial"/>
          <w:sz w:val="18"/>
          <w:szCs w:val="18"/>
        </w:rPr>
      </w:pPr>
      <w:r>
        <w:rPr>
          <w:rFonts w:ascii="Calibri Light" w:hAnsi="Calibri Light" w:cs="Arial"/>
          <w:sz w:val="18"/>
          <w:szCs w:val="18"/>
        </w:rPr>
        <w:t>Under TOU</w:t>
      </w:r>
    </w:p>
    <w:p w14:paraId="1BDC9D8E" w14:textId="1E510890" w:rsidR="00220AE5" w:rsidRDefault="00220AE5" w:rsidP="00220AE5">
      <w:pPr>
        <w:pStyle w:val="Heading2TextBulleted"/>
        <w:numPr>
          <w:ilvl w:val="1"/>
          <w:numId w:val="21"/>
        </w:numPr>
        <w:rPr>
          <w:rFonts w:ascii="Calibri Light" w:hAnsi="Calibri Light" w:cs="Arial"/>
          <w:sz w:val="18"/>
          <w:szCs w:val="18"/>
        </w:rPr>
      </w:pPr>
      <w:r>
        <w:rPr>
          <w:rFonts w:ascii="Calibri Light" w:hAnsi="Calibri Light" w:cs="Arial"/>
          <w:sz w:val="18"/>
          <w:szCs w:val="18"/>
        </w:rPr>
        <w:t>Above non TOU</w:t>
      </w:r>
    </w:p>
    <w:p w14:paraId="071D5B81" w14:textId="5E6D332C" w:rsidR="00220AE5" w:rsidRDefault="00220AE5" w:rsidP="00220AE5">
      <w:pPr>
        <w:pStyle w:val="Heading2TextBulleted"/>
        <w:numPr>
          <w:ilvl w:val="1"/>
          <w:numId w:val="21"/>
        </w:numPr>
        <w:rPr>
          <w:rFonts w:ascii="Calibri Light" w:hAnsi="Calibri Light" w:cs="Arial"/>
          <w:sz w:val="18"/>
          <w:szCs w:val="18"/>
        </w:rPr>
      </w:pPr>
      <w:r>
        <w:rPr>
          <w:rFonts w:ascii="Calibri Light" w:hAnsi="Calibri Light" w:cs="Arial"/>
          <w:sz w:val="18"/>
          <w:szCs w:val="18"/>
        </w:rPr>
        <w:t>Above TOU</w:t>
      </w:r>
    </w:p>
    <w:p w14:paraId="25C22D2B" w14:textId="5EA9BA4D" w:rsidR="00220AE5" w:rsidRDefault="00220AE5" w:rsidP="00220AE5">
      <w:pPr>
        <w:pStyle w:val="Heading2TextBulleted"/>
        <w:numPr>
          <w:ilvl w:val="1"/>
          <w:numId w:val="21"/>
        </w:numPr>
        <w:rPr>
          <w:rFonts w:ascii="Calibri Light" w:hAnsi="Calibri Light" w:cs="Arial"/>
          <w:sz w:val="18"/>
          <w:szCs w:val="18"/>
        </w:rPr>
      </w:pPr>
      <w:r>
        <w:rPr>
          <w:rFonts w:ascii="Calibri Light" w:hAnsi="Calibri Light" w:cs="Arial"/>
          <w:sz w:val="18"/>
          <w:szCs w:val="18"/>
        </w:rPr>
        <w:t>Bill is ready</w:t>
      </w:r>
    </w:p>
    <w:p w14:paraId="254B8E95" w14:textId="7B5A26B2" w:rsidR="00220AE5" w:rsidRDefault="00220AE5" w:rsidP="00220AE5">
      <w:pPr>
        <w:pStyle w:val="Heading2TextBulleted"/>
        <w:numPr>
          <w:ilvl w:val="1"/>
          <w:numId w:val="21"/>
        </w:numPr>
        <w:rPr>
          <w:rFonts w:ascii="Calibri Light" w:hAnsi="Calibri Light" w:cs="Arial"/>
          <w:sz w:val="18"/>
          <w:szCs w:val="18"/>
        </w:rPr>
      </w:pPr>
      <w:r>
        <w:rPr>
          <w:rFonts w:ascii="Calibri Light" w:hAnsi="Calibri Light" w:cs="Arial"/>
          <w:sz w:val="18"/>
          <w:szCs w:val="18"/>
        </w:rPr>
        <w:t>Demand GS1</w:t>
      </w:r>
    </w:p>
    <w:p w14:paraId="4C8B6549" w14:textId="3D298131" w:rsidR="00220AE5" w:rsidRPr="00220AE5" w:rsidRDefault="00220AE5" w:rsidP="00220AE5">
      <w:pPr>
        <w:pStyle w:val="Heading2TextBulleted"/>
        <w:numPr>
          <w:ilvl w:val="1"/>
          <w:numId w:val="21"/>
        </w:numPr>
        <w:rPr>
          <w:rFonts w:ascii="Calibri Light" w:hAnsi="Calibri Light" w:cs="Arial"/>
          <w:sz w:val="18"/>
          <w:szCs w:val="18"/>
        </w:rPr>
      </w:pPr>
      <w:r>
        <w:rPr>
          <w:rFonts w:ascii="Calibri Light" w:hAnsi="Calibri Light" w:cs="Arial"/>
          <w:sz w:val="18"/>
          <w:szCs w:val="18"/>
        </w:rPr>
        <w:t>Demand GS2</w:t>
      </w:r>
    </w:p>
    <w:p w14:paraId="7CF7772A" w14:textId="5C103D53" w:rsidR="00965D26" w:rsidRDefault="00220AE5" w:rsidP="005F75BB">
      <w:pPr>
        <w:pStyle w:val="Heading2TextBulleted"/>
        <w:numPr>
          <w:ilvl w:val="0"/>
          <w:numId w:val="0"/>
        </w:numPr>
        <w:ind w:left="1440"/>
        <w:rPr>
          <w:rFonts w:ascii="Calibri Light" w:hAnsi="Calibri Light" w:cs="Arial"/>
          <w:i/>
          <w:sz w:val="18"/>
          <w:szCs w:val="18"/>
        </w:rPr>
      </w:pPr>
      <w:r>
        <w:rPr>
          <w:rFonts w:ascii="Calibri Light" w:hAnsi="Calibri Light" w:cs="Arial"/>
          <w:sz w:val="18"/>
          <w:szCs w:val="18"/>
        </w:rPr>
        <w:t>For more information around Budget Assistant Notification</w:t>
      </w:r>
      <w:r w:rsidR="002457EC">
        <w:rPr>
          <w:rFonts w:ascii="Calibri Light" w:hAnsi="Calibri Light" w:cs="Arial"/>
          <w:sz w:val="18"/>
          <w:szCs w:val="18"/>
        </w:rPr>
        <w:t>s</w:t>
      </w:r>
      <w:r>
        <w:rPr>
          <w:rFonts w:ascii="Calibri Light" w:hAnsi="Calibri Light" w:cs="Arial"/>
          <w:sz w:val="18"/>
          <w:szCs w:val="18"/>
        </w:rPr>
        <w:t xml:space="preserve"> </w:t>
      </w:r>
      <w:r w:rsidR="00D10831">
        <w:rPr>
          <w:rFonts w:ascii="Calibri Light" w:hAnsi="Calibri Light" w:cs="Arial"/>
          <w:sz w:val="18"/>
          <w:szCs w:val="18"/>
        </w:rPr>
        <w:t>and triggers, please refer to BPD</w:t>
      </w:r>
      <w:r w:rsidR="00965D26">
        <w:rPr>
          <w:rFonts w:ascii="Calibri Light" w:hAnsi="Calibri Light" w:cs="Arial"/>
          <w:sz w:val="18"/>
          <w:szCs w:val="18"/>
        </w:rPr>
        <w:t xml:space="preserve"> </w:t>
      </w:r>
      <w:hyperlink r:id="rId46" w:history="1">
        <w:r w:rsidR="00FC4387" w:rsidRPr="00FC4387">
          <w:rPr>
            <w:rStyle w:val="Hyperlink"/>
            <w:rFonts w:ascii="Calibri Light" w:hAnsi="Calibri Light" w:cs="Arial"/>
            <w:i/>
            <w:sz w:val="18"/>
            <w:szCs w:val="18"/>
          </w:rPr>
          <w:t>PP-CS-02-13 Budget Assistance</w:t>
        </w:r>
      </w:hyperlink>
      <w:r w:rsidR="00FC4387">
        <w:rPr>
          <w:rFonts w:ascii="Calibri Light" w:hAnsi="Calibri Light" w:cs="Arial"/>
          <w:i/>
          <w:sz w:val="18"/>
          <w:szCs w:val="18"/>
        </w:rPr>
        <w:t xml:space="preserve">. </w:t>
      </w:r>
    </w:p>
    <w:p w14:paraId="33804CD4" w14:textId="2A30BB8B" w:rsidR="00D10831" w:rsidRDefault="00D10831" w:rsidP="005F75BB">
      <w:pPr>
        <w:pStyle w:val="Heading2TextBulleted"/>
        <w:numPr>
          <w:ilvl w:val="0"/>
          <w:numId w:val="0"/>
        </w:numPr>
        <w:ind w:left="1440"/>
        <w:rPr>
          <w:rFonts w:ascii="Calibri Light" w:hAnsi="Calibri Light" w:cs="Arial"/>
          <w:sz w:val="18"/>
          <w:szCs w:val="18"/>
        </w:rPr>
      </w:pPr>
      <w:r>
        <w:rPr>
          <w:rFonts w:ascii="Calibri Light" w:hAnsi="Calibri Light" w:cs="Arial"/>
          <w:sz w:val="18"/>
          <w:szCs w:val="18"/>
        </w:rPr>
        <w:t xml:space="preserve">Enhancement from PP-CS-02-13 </w:t>
      </w:r>
      <w:r w:rsidRPr="00D10831">
        <w:rPr>
          <w:rFonts w:ascii="Calibri Light" w:hAnsi="Calibri Light" w:cs="Arial"/>
          <w:sz w:val="18"/>
          <w:szCs w:val="18"/>
        </w:rPr>
        <w:t>“Interface to send Budget Assistant Alert notifications to Nuance”</w:t>
      </w:r>
      <w:r>
        <w:rPr>
          <w:rFonts w:ascii="Calibri Light" w:hAnsi="Calibri Light" w:cs="Arial"/>
          <w:sz w:val="18"/>
          <w:szCs w:val="18"/>
        </w:rPr>
        <w:t xml:space="preserve">will send the list of Budget Assistance Notification to Nuance by triggering enhancement </w:t>
      </w:r>
      <w:r w:rsidR="008A2207" w:rsidRPr="008A2207">
        <w:rPr>
          <w:rFonts w:ascii="Calibri Light" w:hAnsi="Calibri Light" w:cs="Arial"/>
          <w:i/>
          <w:sz w:val="18"/>
          <w:szCs w:val="18"/>
        </w:rPr>
        <w:t>E-CIM-CS-11 - Passing SAP data to Outbound Correspondence Tool</w:t>
      </w:r>
      <w:r>
        <w:rPr>
          <w:rFonts w:ascii="Calibri Light" w:hAnsi="Calibri Light" w:cs="Arial"/>
          <w:sz w:val="18"/>
          <w:szCs w:val="18"/>
        </w:rPr>
        <w:t xml:space="preserve">. This enhancement will </w:t>
      </w:r>
      <w:r w:rsidR="00F85891">
        <w:rPr>
          <w:rFonts w:ascii="Calibri Light" w:hAnsi="Calibri Light" w:cs="Arial"/>
          <w:sz w:val="18"/>
          <w:szCs w:val="18"/>
        </w:rPr>
        <w:t>obtain</w:t>
      </w:r>
      <w:r>
        <w:rPr>
          <w:rFonts w:ascii="Calibri Light" w:hAnsi="Calibri Light" w:cs="Arial"/>
          <w:sz w:val="18"/>
          <w:szCs w:val="18"/>
        </w:rPr>
        <w:t xml:space="preserve"> the customer preferred communication channel in Customer Preference using </w:t>
      </w:r>
      <w:r w:rsidRPr="00D10831">
        <w:rPr>
          <w:rFonts w:ascii="Calibri Light" w:hAnsi="Calibri Light" w:cs="Arial"/>
          <w:i/>
          <w:sz w:val="18"/>
          <w:szCs w:val="18"/>
        </w:rPr>
        <w:t>E-CIM-CS-11 Checking on Customer Preference</w:t>
      </w:r>
      <w:r>
        <w:rPr>
          <w:rFonts w:ascii="Calibri Light" w:hAnsi="Calibri Light" w:cs="Arial"/>
          <w:sz w:val="18"/>
          <w:szCs w:val="18"/>
        </w:rPr>
        <w:t xml:space="preserve">. This enhancement will then create a file and place </w:t>
      </w:r>
      <w:r w:rsidR="0061699E">
        <w:rPr>
          <w:rFonts w:ascii="Calibri Light" w:hAnsi="Calibri Light" w:cs="Arial"/>
          <w:sz w:val="18"/>
          <w:szCs w:val="18"/>
        </w:rPr>
        <w:t xml:space="preserve">the file </w:t>
      </w:r>
      <w:r>
        <w:rPr>
          <w:rFonts w:ascii="Calibri Light" w:hAnsi="Calibri Light" w:cs="Arial"/>
          <w:sz w:val="18"/>
          <w:szCs w:val="18"/>
        </w:rPr>
        <w:t>in the file folder for Nuance</w:t>
      </w:r>
      <w:r w:rsidR="008A2207">
        <w:rPr>
          <w:rFonts w:ascii="Calibri Light" w:hAnsi="Calibri Light" w:cs="Arial"/>
          <w:sz w:val="18"/>
          <w:szCs w:val="18"/>
        </w:rPr>
        <w:t xml:space="preserve"> or OpenText</w:t>
      </w:r>
      <w:r>
        <w:rPr>
          <w:rFonts w:ascii="Calibri Light" w:hAnsi="Calibri Light" w:cs="Arial"/>
          <w:sz w:val="18"/>
          <w:szCs w:val="18"/>
        </w:rPr>
        <w:t xml:space="preserve"> to processed. A BP Contact will be created using </w:t>
      </w:r>
      <w:r w:rsidRPr="00D10831">
        <w:rPr>
          <w:rFonts w:ascii="Calibri Light" w:hAnsi="Calibri Light" w:cs="Arial"/>
          <w:i/>
          <w:sz w:val="18"/>
          <w:szCs w:val="18"/>
        </w:rPr>
        <w:t xml:space="preserve">E-CIM-CS-11 - </w:t>
      </w:r>
      <w:r w:rsidR="00720B24" w:rsidRPr="00720B24">
        <w:rPr>
          <w:rFonts w:ascii="Calibri Light" w:hAnsi="Calibri Light" w:cs="Arial"/>
          <w:i/>
          <w:sz w:val="18"/>
          <w:szCs w:val="18"/>
        </w:rPr>
        <w:t>Auto IR creation for Inbound &amp; Outbound Correspondence/Communication</w:t>
      </w:r>
      <w:r>
        <w:rPr>
          <w:rFonts w:ascii="Calibri Light" w:hAnsi="Calibri Light" w:cs="Arial"/>
          <w:sz w:val="18"/>
          <w:szCs w:val="18"/>
        </w:rPr>
        <w:t>.</w:t>
      </w:r>
    </w:p>
    <w:p w14:paraId="1B6DC07D" w14:textId="77777777" w:rsidR="005F75BB" w:rsidRPr="00673705" w:rsidRDefault="005F75BB" w:rsidP="00792ADD">
      <w:pPr>
        <w:pStyle w:val="Heading2TextBulleted"/>
        <w:numPr>
          <w:ilvl w:val="0"/>
          <w:numId w:val="0"/>
        </w:numPr>
        <w:rPr>
          <w:rFonts w:ascii="Calibri Light" w:hAnsi="Calibri Light" w:cs="Arial"/>
          <w:sz w:val="18"/>
        </w:rPr>
      </w:pPr>
    </w:p>
    <w:p w14:paraId="66B986FB" w14:textId="15EA6A56" w:rsidR="00D66A8A" w:rsidRPr="006B24F0" w:rsidRDefault="00915130" w:rsidP="003C6C8A">
      <w:pPr>
        <w:pStyle w:val="Heading2"/>
      </w:pPr>
      <w:bookmarkStart w:id="36" w:name="_Toc513448814"/>
      <w:r>
        <w:lastRenderedPageBreak/>
        <w:t xml:space="preserve">2.2 </w:t>
      </w:r>
      <w:r w:rsidR="00D66A8A" w:rsidRPr="006B24F0">
        <w:t>Process / Performance Improvement</w:t>
      </w:r>
      <w:bookmarkEnd w:id="36"/>
      <w:r w:rsidR="00D66A8A" w:rsidRPr="006B24F0">
        <w:t xml:space="preserve"> </w:t>
      </w:r>
    </w:p>
    <w:p w14:paraId="08B7EBB4" w14:textId="2BDED93D" w:rsidR="00647F49" w:rsidRPr="00647F49" w:rsidRDefault="00647F49" w:rsidP="00F0069E">
      <w:pPr>
        <w:pStyle w:val="Heading2Text"/>
        <w:numPr>
          <w:ilvl w:val="0"/>
          <w:numId w:val="19"/>
        </w:numPr>
        <w:rPr>
          <w:rFonts w:ascii="Calibri Light,Arial" w:eastAsia="Calibri Light,Arial" w:hAnsi="Calibri Light,Arial" w:cs="Calibri Light,Arial"/>
          <w:sz w:val="18"/>
          <w:szCs w:val="18"/>
        </w:rPr>
      </w:pPr>
      <w:bookmarkStart w:id="37" w:name="_Toc406588305"/>
      <w:bookmarkStart w:id="38" w:name="_Toc491613811"/>
      <w:bookmarkStart w:id="39" w:name="_Toc406588307"/>
      <w:bookmarkStart w:id="40" w:name="_Toc491613813"/>
      <w:bookmarkEnd w:id="23"/>
      <w:bookmarkEnd w:id="24"/>
      <w:bookmarkEnd w:id="25"/>
      <w:bookmarkEnd w:id="26"/>
      <w:r w:rsidRPr="2C33CDF8">
        <w:rPr>
          <w:rFonts w:ascii="Calibri Light" w:eastAsia="Calibri Light" w:hAnsi="Calibri Light" w:cs="Calibri Light"/>
          <w:sz w:val="18"/>
          <w:szCs w:val="18"/>
        </w:rPr>
        <w:t>One central repository system for managing outbound correspondences</w:t>
      </w:r>
    </w:p>
    <w:p w14:paraId="12DA1277" w14:textId="0356CD68" w:rsidR="00647F49" w:rsidRPr="00647F49" w:rsidRDefault="00647F49" w:rsidP="00F0069E">
      <w:pPr>
        <w:pStyle w:val="Heading2Text"/>
        <w:numPr>
          <w:ilvl w:val="0"/>
          <w:numId w:val="19"/>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Able to preview and edit the correspondence in the system before sending to </w:t>
      </w:r>
      <w:r w:rsidR="00AB48E7" w:rsidRPr="2C33CDF8">
        <w:rPr>
          <w:rFonts w:ascii="Calibri Light" w:eastAsia="Calibri Light" w:hAnsi="Calibri Light" w:cs="Calibri Light"/>
          <w:sz w:val="18"/>
          <w:szCs w:val="18"/>
        </w:rPr>
        <w:t>BP</w:t>
      </w:r>
    </w:p>
    <w:p w14:paraId="36A12A8F" w14:textId="2178F168" w:rsidR="00647F49" w:rsidRPr="00647F49" w:rsidRDefault="00EA5834" w:rsidP="00F0069E">
      <w:pPr>
        <w:pStyle w:val="Heading2Text"/>
        <w:numPr>
          <w:ilvl w:val="0"/>
          <w:numId w:val="19"/>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Verification that </w:t>
      </w:r>
      <w:r w:rsidR="00676340" w:rsidRPr="2C33CDF8">
        <w:rPr>
          <w:rFonts w:ascii="Calibri Light" w:eastAsia="Calibri Light" w:hAnsi="Calibri Light" w:cs="Calibri Light"/>
          <w:sz w:val="18"/>
          <w:szCs w:val="18"/>
        </w:rPr>
        <w:t xml:space="preserve">Phone, Mobile phone, </w:t>
      </w:r>
      <w:r w:rsidR="00647F49" w:rsidRPr="2C33CDF8">
        <w:rPr>
          <w:rFonts w:ascii="Calibri Light" w:eastAsia="Calibri Light" w:hAnsi="Calibri Light" w:cs="Calibri Light"/>
          <w:sz w:val="18"/>
          <w:szCs w:val="18"/>
        </w:rPr>
        <w:t>Email &amp; mailing address is valid and retrieve</w:t>
      </w:r>
      <w:r w:rsidR="002C54DB" w:rsidRPr="2C33CDF8">
        <w:rPr>
          <w:rFonts w:ascii="Calibri Light" w:eastAsia="Calibri Light" w:hAnsi="Calibri Light" w:cs="Calibri Light"/>
          <w:sz w:val="18"/>
          <w:szCs w:val="18"/>
        </w:rPr>
        <w:t>d</w:t>
      </w:r>
      <w:r w:rsidR="00647F49" w:rsidRPr="2C33CDF8">
        <w:rPr>
          <w:rFonts w:ascii="Calibri Light" w:eastAsia="Calibri Light" w:hAnsi="Calibri Light" w:cs="Calibri Light"/>
          <w:sz w:val="18"/>
          <w:szCs w:val="18"/>
        </w:rPr>
        <w:t xml:space="preserve"> from one single source </w:t>
      </w:r>
      <w:r w:rsidR="00E97093" w:rsidRPr="2C33CDF8">
        <w:rPr>
          <w:rFonts w:ascii="Calibri Light,Arial" w:eastAsia="Calibri Light,Arial" w:hAnsi="Calibri Light,Arial" w:cs="Calibri Light,Arial"/>
          <w:sz w:val="18"/>
          <w:szCs w:val="18"/>
        </w:rPr>
        <w:t>–</w:t>
      </w:r>
      <w:r w:rsidR="00647F49" w:rsidRPr="2C33CDF8">
        <w:rPr>
          <w:rFonts w:ascii="Calibri Light" w:eastAsia="Calibri Light" w:hAnsi="Calibri Light" w:cs="Calibri Light"/>
          <w:sz w:val="18"/>
          <w:szCs w:val="18"/>
        </w:rPr>
        <w:t xml:space="preserve"> SAP</w:t>
      </w:r>
    </w:p>
    <w:p w14:paraId="005CFC78" w14:textId="51B76C36" w:rsidR="00E97093" w:rsidRPr="00647F49" w:rsidRDefault="00E97093" w:rsidP="00F0069E">
      <w:pPr>
        <w:pStyle w:val="Heading2Text"/>
        <w:numPr>
          <w:ilvl w:val="0"/>
          <w:numId w:val="19"/>
        </w:numPr>
        <w:rPr>
          <w:rFonts w:ascii="Calibri Light,Arial" w:eastAsia="Calibri Light,Arial" w:hAnsi="Calibri Light,Arial" w:cs="Calibri Light,Arial"/>
          <w:sz w:val="18"/>
          <w:szCs w:val="18"/>
        </w:rPr>
      </w:pPr>
      <w:bookmarkStart w:id="41" w:name="_Toc513448815"/>
      <w:r w:rsidRPr="2C33CDF8">
        <w:rPr>
          <w:rFonts w:ascii="Calibri Light" w:eastAsia="Calibri Light" w:hAnsi="Calibri Light" w:cs="Calibri Light"/>
          <w:sz w:val="18"/>
          <w:szCs w:val="18"/>
        </w:rPr>
        <w:t xml:space="preserve">Ability to view correspondence sent to </w:t>
      </w:r>
      <w:r w:rsidR="00AB48E7" w:rsidRPr="2C33CDF8">
        <w:rPr>
          <w:rFonts w:ascii="Calibri Light" w:eastAsia="Calibri Light" w:hAnsi="Calibri Light" w:cs="Calibri Light"/>
          <w:sz w:val="18"/>
          <w:szCs w:val="18"/>
        </w:rPr>
        <w:t>BP</w:t>
      </w:r>
      <w:r w:rsidRPr="2C33CDF8">
        <w:rPr>
          <w:rFonts w:ascii="Calibri Light" w:eastAsia="Calibri Light" w:hAnsi="Calibri Light" w:cs="Calibri Light"/>
          <w:sz w:val="18"/>
          <w:szCs w:val="18"/>
        </w:rPr>
        <w:t xml:space="preserve"> in a central repository</w:t>
      </w:r>
    </w:p>
    <w:p w14:paraId="2C848FEE" w14:textId="5CFE2049" w:rsidR="00915130" w:rsidRPr="006B24F0" w:rsidRDefault="00915130" w:rsidP="003C6C8A">
      <w:pPr>
        <w:pStyle w:val="Heading2"/>
      </w:pPr>
      <w:r>
        <w:t xml:space="preserve">2.3 </w:t>
      </w:r>
      <w:r w:rsidRPr="006B24F0">
        <w:t>Prerequisites and Inputs</w:t>
      </w:r>
      <w:bookmarkEnd w:id="37"/>
      <w:bookmarkEnd w:id="38"/>
      <w:bookmarkEnd w:id="41"/>
    </w:p>
    <w:p w14:paraId="2B2692ED" w14:textId="0D4DB81F" w:rsidR="00647F49" w:rsidRPr="00647F49" w:rsidRDefault="00647F49" w:rsidP="00F0069E">
      <w:pPr>
        <w:pStyle w:val="Heading2Text"/>
        <w:numPr>
          <w:ilvl w:val="0"/>
          <w:numId w:val="19"/>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BP and/or Contract Account</w:t>
      </w:r>
      <w:r w:rsidR="00775293" w:rsidRPr="2C33CDF8">
        <w:rPr>
          <w:rFonts w:ascii="Calibri Light" w:eastAsia="Calibri Light" w:hAnsi="Calibri Light" w:cs="Calibri Light"/>
          <w:sz w:val="18"/>
          <w:szCs w:val="18"/>
        </w:rPr>
        <w:t>, Contract,</w:t>
      </w:r>
      <w:r w:rsidRPr="2C33CDF8">
        <w:rPr>
          <w:rFonts w:ascii="Calibri Light,Arial" w:eastAsia="Calibri Light,Arial" w:hAnsi="Calibri Light,Arial" w:cs="Calibri Light,Arial"/>
          <w:sz w:val="18"/>
          <w:szCs w:val="18"/>
        </w:rPr>
        <w:t xml:space="preserve"> </w:t>
      </w:r>
      <w:r w:rsidR="00676340" w:rsidRPr="2C33CDF8">
        <w:rPr>
          <w:rFonts w:ascii="Calibri Light" w:eastAsia="Calibri Light" w:hAnsi="Calibri Light" w:cs="Calibri Light"/>
          <w:sz w:val="18"/>
          <w:szCs w:val="18"/>
        </w:rPr>
        <w:t>o</w:t>
      </w:r>
      <w:r w:rsidRPr="2C33CDF8">
        <w:rPr>
          <w:rFonts w:ascii="Calibri Light" w:eastAsia="Calibri Light" w:hAnsi="Calibri Light" w:cs="Calibri Light"/>
          <w:sz w:val="18"/>
          <w:szCs w:val="18"/>
        </w:rPr>
        <w:t xml:space="preserve">r premise information must be located in </w:t>
      </w:r>
      <w:r w:rsidR="00676340" w:rsidRPr="2C33CDF8">
        <w:rPr>
          <w:rFonts w:ascii="Calibri Light" w:eastAsia="Calibri Light" w:hAnsi="Calibri Light" w:cs="Calibri Light"/>
          <w:sz w:val="18"/>
          <w:szCs w:val="18"/>
        </w:rPr>
        <w:t>Hybris C4C</w:t>
      </w:r>
      <w:r w:rsidRPr="2C33CDF8">
        <w:rPr>
          <w:rFonts w:ascii="Calibri Light" w:eastAsia="Calibri Light" w:hAnsi="Calibri Light" w:cs="Calibri Light"/>
          <w:sz w:val="18"/>
          <w:szCs w:val="18"/>
        </w:rPr>
        <w:t xml:space="preserve"> when composing correspondence</w:t>
      </w:r>
    </w:p>
    <w:p w14:paraId="01DF62FF" w14:textId="357BE6D7" w:rsidR="00647F49" w:rsidRPr="00647F49" w:rsidRDefault="00647F49" w:rsidP="00F0069E">
      <w:pPr>
        <w:pStyle w:val="Heading2Text"/>
        <w:numPr>
          <w:ilvl w:val="0"/>
          <w:numId w:val="19"/>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Email </w:t>
      </w:r>
      <w:r w:rsidR="00B6445B" w:rsidRPr="2C33CDF8">
        <w:rPr>
          <w:rFonts w:ascii="Calibri Light" w:eastAsia="Calibri Light" w:hAnsi="Calibri Light" w:cs="Calibri Light"/>
          <w:sz w:val="18"/>
          <w:szCs w:val="18"/>
        </w:rPr>
        <w:t>ID</w:t>
      </w:r>
      <w:r w:rsidR="00676340" w:rsidRPr="2C33CDF8">
        <w:rPr>
          <w:rFonts w:ascii="Calibri Light,Arial" w:eastAsia="Calibri Light,Arial" w:hAnsi="Calibri Light,Arial" w:cs="Calibri Light,Arial"/>
          <w:sz w:val="18"/>
          <w:szCs w:val="18"/>
        </w:rPr>
        <w:t xml:space="preserve"> </w:t>
      </w:r>
      <w:r w:rsidRPr="2C33CDF8">
        <w:rPr>
          <w:rFonts w:ascii="Calibri Light" w:eastAsia="Calibri Light" w:hAnsi="Calibri Light" w:cs="Calibri Light"/>
          <w:sz w:val="18"/>
          <w:szCs w:val="18"/>
        </w:rPr>
        <w:t>is prerequisite for sending correspondence &amp; communication via email</w:t>
      </w:r>
    </w:p>
    <w:p w14:paraId="71E57C64" w14:textId="6D539B5F" w:rsidR="00647F49" w:rsidRDefault="00775293" w:rsidP="00F0069E">
      <w:pPr>
        <w:pStyle w:val="Heading2Text"/>
        <w:numPr>
          <w:ilvl w:val="0"/>
          <w:numId w:val="19"/>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SMS Text enabled </w:t>
      </w:r>
      <w:r w:rsidR="00647F49" w:rsidRPr="2C33CDF8">
        <w:rPr>
          <w:rFonts w:ascii="Calibri Light,Arial" w:eastAsia="Calibri Light,Arial" w:hAnsi="Calibri Light,Arial" w:cs="Calibri Light,Arial"/>
          <w:sz w:val="18"/>
          <w:szCs w:val="18"/>
        </w:rPr>
        <w:t xml:space="preserve"> </w:t>
      </w:r>
      <w:r w:rsidR="00676340" w:rsidRPr="2C33CDF8">
        <w:rPr>
          <w:rFonts w:ascii="Calibri Light" w:eastAsia="Calibri Light" w:hAnsi="Calibri Light" w:cs="Calibri Light"/>
          <w:sz w:val="18"/>
          <w:szCs w:val="18"/>
        </w:rPr>
        <w:t xml:space="preserve">phone </w:t>
      </w:r>
      <w:r w:rsidR="00647F49" w:rsidRPr="2C33CDF8">
        <w:rPr>
          <w:rFonts w:ascii="Calibri Light" w:eastAsia="Calibri Light" w:hAnsi="Calibri Light" w:cs="Calibri Light"/>
          <w:sz w:val="18"/>
          <w:szCs w:val="18"/>
        </w:rPr>
        <w:t>number is prerequisite for sending alert/message via text</w:t>
      </w:r>
    </w:p>
    <w:p w14:paraId="140842A0" w14:textId="4D9AACA0" w:rsidR="00676340" w:rsidRDefault="00676340" w:rsidP="00F0069E">
      <w:pPr>
        <w:pStyle w:val="Heading2Text"/>
        <w:numPr>
          <w:ilvl w:val="0"/>
          <w:numId w:val="19"/>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Phone number or Mobile phone number is pre-requisite for making voice call to </w:t>
      </w:r>
      <w:r w:rsidR="00AB48E7" w:rsidRPr="2C33CDF8">
        <w:rPr>
          <w:rFonts w:ascii="Calibri Light" w:eastAsia="Calibri Light" w:hAnsi="Calibri Light" w:cs="Calibri Light"/>
          <w:sz w:val="18"/>
          <w:szCs w:val="18"/>
        </w:rPr>
        <w:t>BP</w:t>
      </w:r>
    </w:p>
    <w:p w14:paraId="57F1D2BD" w14:textId="732E7573" w:rsidR="00647F49" w:rsidRPr="00647F49" w:rsidRDefault="00647F49" w:rsidP="00F0069E">
      <w:pPr>
        <w:pStyle w:val="Heading2Text"/>
        <w:numPr>
          <w:ilvl w:val="0"/>
          <w:numId w:val="19"/>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Mailing address is pre-requisite for sending US mail</w:t>
      </w:r>
    </w:p>
    <w:p w14:paraId="0BE20B89" w14:textId="2BAA226E" w:rsidR="00647F49" w:rsidRPr="00647F49" w:rsidRDefault="00647F49" w:rsidP="00F0069E">
      <w:pPr>
        <w:pStyle w:val="Heading2Text"/>
        <w:numPr>
          <w:ilvl w:val="0"/>
          <w:numId w:val="19"/>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Connection is established between OpenText Exstream and </w:t>
      </w:r>
      <w:r w:rsidR="00A06704" w:rsidRPr="2C33CDF8">
        <w:rPr>
          <w:rFonts w:ascii="Calibri Light" w:eastAsia="Calibri Light" w:hAnsi="Calibri Light" w:cs="Calibri Light"/>
          <w:sz w:val="18"/>
          <w:szCs w:val="18"/>
        </w:rPr>
        <w:t>Nuance</w:t>
      </w:r>
      <w:r w:rsidR="009525FD" w:rsidRPr="2C33CDF8">
        <w:rPr>
          <w:rFonts w:ascii="Calibri Light,Arial" w:eastAsia="Calibri Light,Arial" w:hAnsi="Calibri Light,Arial" w:cs="Calibri Light,Arial"/>
          <w:sz w:val="18"/>
          <w:szCs w:val="18"/>
        </w:rPr>
        <w:t xml:space="preserve"> </w:t>
      </w:r>
      <w:r w:rsidR="00676340" w:rsidRPr="2C33CDF8">
        <w:rPr>
          <w:rFonts w:ascii="Calibri Light" w:eastAsia="Calibri Light" w:hAnsi="Calibri Light" w:cs="Calibri Light"/>
          <w:sz w:val="18"/>
          <w:szCs w:val="18"/>
        </w:rPr>
        <w:t>for outbound email, SMS and voice call</w:t>
      </w:r>
    </w:p>
    <w:p w14:paraId="79E12CE8" w14:textId="5640C1CA" w:rsidR="00647F49" w:rsidRDefault="00647F49" w:rsidP="00F0069E">
      <w:pPr>
        <w:pStyle w:val="Heading2Text"/>
        <w:numPr>
          <w:ilvl w:val="0"/>
          <w:numId w:val="19"/>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Connection is established between OpenText Exstream and Printing facility </w:t>
      </w:r>
      <w:r w:rsidR="00775293" w:rsidRPr="2C33CDF8">
        <w:rPr>
          <w:rFonts w:ascii="Calibri Light" w:eastAsia="Calibri Light" w:hAnsi="Calibri Light" w:cs="Calibri Light"/>
          <w:sz w:val="18"/>
          <w:szCs w:val="18"/>
        </w:rPr>
        <w:t xml:space="preserve">at </w:t>
      </w:r>
      <w:r w:rsidRPr="2C33CDF8">
        <w:rPr>
          <w:rFonts w:ascii="Calibri Light" w:eastAsia="Calibri Light" w:hAnsi="Calibri Light" w:cs="Calibri Light"/>
          <w:sz w:val="18"/>
          <w:szCs w:val="18"/>
        </w:rPr>
        <w:t>GO3 for outbound US mail</w:t>
      </w:r>
    </w:p>
    <w:p w14:paraId="71627ABF" w14:textId="3C637BC1" w:rsidR="00647F49" w:rsidRPr="00647F49" w:rsidRDefault="00647F49" w:rsidP="00F0069E">
      <w:pPr>
        <w:pStyle w:val="Heading2Text"/>
        <w:numPr>
          <w:ilvl w:val="0"/>
          <w:numId w:val="19"/>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Connection is established between </w:t>
      </w:r>
      <w:r w:rsidR="004239AF" w:rsidRPr="2C33CDF8">
        <w:rPr>
          <w:rFonts w:ascii="Calibri Light" w:eastAsia="Calibri Light" w:hAnsi="Calibri Light" w:cs="Calibri Light"/>
          <w:sz w:val="18"/>
          <w:szCs w:val="18"/>
        </w:rPr>
        <w:t>OpenText</w:t>
      </w:r>
      <w:r w:rsidRPr="2C33CDF8">
        <w:rPr>
          <w:rFonts w:ascii="Calibri Light" w:eastAsia="Calibri Light" w:hAnsi="Calibri Light" w:cs="Calibri Light"/>
          <w:sz w:val="18"/>
          <w:szCs w:val="18"/>
        </w:rPr>
        <w:t xml:space="preserve"> Exstream and </w:t>
      </w:r>
      <w:r w:rsidR="004239AF" w:rsidRPr="2C33CDF8">
        <w:rPr>
          <w:rFonts w:ascii="Calibri Light" w:eastAsia="Calibri Light" w:hAnsi="Calibri Light" w:cs="Calibri Light"/>
          <w:sz w:val="18"/>
          <w:szCs w:val="18"/>
        </w:rPr>
        <w:t>OpenText</w:t>
      </w:r>
      <w:r w:rsidRPr="2C33CDF8">
        <w:rPr>
          <w:rFonts w:ascii="Calibri Light" w:eastAsia="Calibri Light" w:hAnsi="Calibri Light" w:cs="Calibri Light"/>
          <w:sz w:val="18"/>
          <w:szCs w:val="18"/>
        </w:rPr>
        <w:t xml:space="preserve"> xECM for storing of outbound correspondence image</w:t>
      </w:r>
    </w:p>
    <w:p w14:paraId="57AF1981" w14:textId="1C296F75" w:rsidR="002D47EF" w:rsidRDefault="00915130" w:rsidP="003C6C8A">
      <w:pPr>
        <w:pStyle w:val="Heading2"/>
      </w:pPr>
      <w:bookmarkStart w:id="42" w:name="_Toc513448816"/>
      <w:r>
        <w:t xml:space="preserve">2.4 </w:t>
      </w:r>
      <w:r w:rsidR="002E3279">
        <w:t xml:space="preserve">General </w:t>
      </w:r>
      <w:r w:rsidR="002D47EF">
        <w:t>Assumptions</w:t>
      </w:r>
      <w:bookmarkEnd w:id="42"/>
    </w:p>
    <w:p w14:paraId="159EE2C7" w14:textId="5739E52A" w:rsidR="00647F49" w:rsidRPr="00647F49" w:rsidRDefault="00647F49" w:rsidP="00F0069E">
      <w:pPr>
        <w:pStyle w:val="Heading2Text"/>
        <w:numPr>
          <w:ilvl w:val="0"/>
          <w:numId w:val="19"/>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OpenText Exstream is able to send correspondence to BP via variou</w:t>
      </w:r>
      <w:r w:rsidR="00DB118A" w:rsidRPr="2C33CDF8">
        <w:rPr>
          <w:rFonts w:ascii="Calibri Light" w:eastAsia="Calibri Light" w:hAnsi="Calibri Light" w:cs="Calibri Light"/>
          <w:sz w:val="18"/>
          <w:szCs w:val="18"/>
        </w:rPr>
        <w:t>s channels such as email, SMS, voice call</w:t>
      </w:r>
      <w:r w:rsidR="008A2207" w:rsidRPr="2C33CDF8">
        <w:rPr>
          <w:rFonts w:ascii="Calibri Light" w:eastAsia="Calibri Light" w:hAnsi="Calibri Light" w:cs="Calibri Light"/>
          <w:sz w:val="18"/>
          <w:szCs w:val="18"/>
        </w:rPr>
        <w:t>, TTY</w:t>
      </w:r>
      <w:r w:rsidR="00DB118A" w:rsidRPr="2C33CDF8">
        <w:rPr>
          <w:rFonts w:ascii="Calibri Light" w:eastAsia="Calibri Light" w:hAnsi="Calibri Light" w:cs="Calibri Light"/>
          <w:sz w:val="18"/>
          <w:szCs w:val="18"/>
        </w:rPr>
        <w:t xml:space="preserve"> and US mail</w:t>
      </w:r>
    </w:p>
    <w:p w14:paraId="0B6EB594" w14:textId="3B7C807A" w:rsidR="00647F49" w:rsidRPr="00647F49" w:rsidRDefault="00647F49" w:rsidP="00F0069E">
      <w:pPr>
        <w:pStyle w:val="Heading2Text"/>
        <w:numPr>
          <w:ilvl w:val="0"/>
          <w:numId w:val="19"/>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OpenText Exstream will have these features available when user is composing ad hoc correspondence:</w:t>
      </w:r>
    </w:p>
    <w:p w14:paraId="3138949B" w14:textId="77777777" w:rsidR="00647F49" w:rsidRPr="00647F49" w:rsidRDefault="00647F49" w:rsidP="00F0069E">
      <w:pPr>
        <w:pStyle w:val="Heading2Text"/>
        <w:numPr>
          <w:ilvl w:val="1"/>
          <w:numId w:val="19"/>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Content of the correspondence is editable</w:t>
      </w:r>
    </w:p>
    <w:p w14:paraId="62A9CDBB" w14:textId="325990A1" w:rsidR="00647F49" w:rsidRPr="00647F49" w:rsidRDefault="00647F49" w:rsidP="00F0069E">
      <w:pPr>
        <w:pStyle w:val="Heading2Text"/>
        <w:numPr>
          <w:ilvl w:val="1"/>
          <w:numId w:val="19"/>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Predefined sentences </w:t>
      </w:r>
      <w:r w:rsidR="00775293" w:rsidRPr="2C33CDF8">
        <w:rPr>
          <w:rFonts w:ascii="Calibri Light" w:eastAsia="Calibri Light" w:hAnsi="Calibri Light" w:cs="Calibri Light"/>
          <w:sz w:val="18"/>
          <w:szCs w:val="18"/>
        </w:rPr>
        <w:t xml:space="preserve">are </w:t>
      </w:r>
      <w:r w:rsidRPr="2C33CDF8">
        <w:rPr>
          <w:rFonts w:ascii="Calibri Light" w:eastAsia="Calibri Light" w:hAnsi="Calibri Light" w:cs="Calibri Light"/>
          <w:sz w:val="18"/>
          <w:szCs w:val="18"/>
        </w:rPr>
        <w:t>available for user via drag and drop feature</w:t>
      </w:r>
    </w:p>
    <w:p w14:paraId="27466D74" w14:textId="7EE28121" w:rsidR="00647F49" w:rsidRPr="00647F49" w:rsidRDefault="00647F49" w:rsidP="00F0069E">
      <w:pPr>
        <w:pStyle w:val="Heading2Text"/>
        <w:numPr>
          <w:ilvl w:val="1"/>
          <w:numId w:val="19"/>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Preview of the correspondence prior sending to </w:t>
      </w:r>
      <w:r w:rsidR="00AB48E7" w:rsidRPr="2C33CDF8">
        <w:rPr>
          <w:rFonts w:ascii="Calibri Light" w:eastAsia="Calibri Light" w:hAnsi="Calibri Light" w:cs="Calibri Light"/>
          <w:sz w:val="18"/>
          <w:szCs w:val="18"/>
        </w:rPr>
        <w:t>BP</w:t>
      </w:r>
    </w:p>
    <w:p w14:paraId="5F748F3C" w14:textId="47BF3D1B" w:rsidR="00775293" w:rsidRPr="00647F49" w:rsidRDefault="00775293" w:rsidP="0C82F3F6">
      <w:pPr>
        <w:pStyle w:val="Heading2Text"/>
        <w:numPr>
          <w:ilvl w:val="1"/>
          <w:numId w:val="19"/>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SCE privacy notice and opt out will be applied to all outbound correspondence</w:t>
      </w:r>
      <w:r w:rsidR="00BB1CA7" w:rsidRPr="2C33CDF8">
        <w:rPr>
          <w:rFonts w:ascii="Calibri Light" w:eastAsia="Calibri Light" w:hAnsi="Calibri Light" w:cs="Calibri Light"/>
          <w:sz w:val="18"/>
          <w:szCs w:val="18"/>
        </w:rPr>
        <w:t xml:space="preserve"> as appropriate</w:t>
      </w:r>
    </w:p>
    <w:p w14:paraId="11601F6F" w14:textId="77A4B8E5" w:rsidR="00647F49" w:rsidRDefault="00647F49" w:rsidP="0C82F3F6">
      <w:pPr>
        <w:pStyle w:val="Heading2Text"/>
        <w:numPr>
          <w:ilvl w:val="0"/>
          <w:numId w:val="19"/>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Whenever an outbound correspondence is generated by OpenText Exstream, a copy of the outbound correspondence image will be stored in OpenText document </w:t>
      </w:r>
      <w:r w:rsidR="00645B16" w:rsidRPr="2C33CDF8">
        <w:rPr>
          <w:rFonts w:ascii="Calibri Light" w:eastAsia="Calibri Light" w:hAnsi="Calibri Light" w:cs="Calibri Light"/>
          <w:sz w:val="18"/>
          <w:szCs w:val="18"/>
        </w:rPr>
        <w:t>repository</w:t>
      </w:r>
      <w:r w:rsidRPr="2C33CDF8">
        <w:rPr>
          <w:rFonts w:ascii="Calibri Light" w:eastAsia="Calibri Light" w:hAnsi="Calibri Light" w:cs="Calibri Light"/>
          <w:sz w:val="18"/>
          <w:szCs w:val="18"/>
        </w:rPr>
        <w:t xml:space="preserve"> system (xECM)</w:t>
      </w:r>
      <w:r w:rsidR="00412242" w:rsidRPr="2C33CDF8">
        <w:rPr>
          <w:rFonts w:ascii="Calibri Light" w:eastAsia="Calibri Light" w:hAnsi="Calibri Light" w:cs="Calibri Light"/>
          <w:sz w:val="18"/>
          <w:szCs w:val="18"/>
        </w:rPr>
        <w:t xml:space="preserve"> for US Mail and Email only</w:t>
      </w:r>
      <w:r w:rsidRPr="2C33CDF8">
        <w:rPr>
          <w:rFonts w:ascii="Calibri Light,Arial" w:eastAsia="Calibri Light,Arial" w:hAnsi="Calibri Light,Arial" w:cs="Calibri Light,Arial"/>
          <w:sz w:val="18"/>
          <w:szCs w:val="18"/>
        </w:rPr>
        <w:t>.</w:t>
      </w:r>
    </w:p>
    <w:p w14:paraId="21221CB1" w14:textId="6DBA8A3C" w:rsidR="00DB118A" w:rsidRDefault="009525FD" w:rsidP="0C82F3F6">
      <w:pPr>
        <w:pStyle w:val="Heading2Text"/>
        <w:numPr>
          <w:ilvl w:val="0"/>
          <w:numId w:val="19"/>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3</w:t>
      </w:r>
      <w:r w:rsidRPr="2C33CDF8">
        <w:rPr>
          <w:rFonts w:ascii="Calibri Light" w:eastAsia="Calibri Light" w:hAnsi="Calibri Light" w:cs="Calibri Light"/>
          <w:sz w:val="18"/>
          <w:szCs w:val="18"/>
          <w:vertAlign w:val="superscript"/>
        </w:rPr>
        <w:t>rd</w:t>
      </w:r>
      <w:r w:rsidRPr="2C33CDF8">
        <w:rPr>
          <w:rFonts w:ascii="Calibri Light" w:eastAsia="Calibri Light" w:hAnsi="Calibri Light" w:cs="Calibri Light"/>
          <w:sz w:val="18"/>
          <w:szCs w:val="18"/>
        </w:rPr>
        <w:t xml:space="preserve"> party notification system (</w:t>
      </w:r>
      <w:r w:rsidR="00DB118A" w:rsidRPr="2C33CDF8">
        <w:rPr>
          <w:rFonts w:ascii="Calibri Light" w:eastAsia="Calibri Light" w:hAnsi="Calibri Light" w:cs="Calibri Light"/>
          <w:sz w:val="18"/>
          <w:szCs w:val="18"/>
        </w:rPr>
        <w:t>Nu</w:t>
      </w:r>
      <w:r w:rsidR="00676340" w:rsidRPr="2C33CDF8">
        <w:rPr>
          <w:rFonts w:ascii="Calibri Light" w:eastAsia="Calibri Light" w:hAnsi="Calibri Light" w:cs="Calibri Light"/>
          <w:sz w:val="18"/>
          <w:szCs w:val="18"/>
        </w:rPr>
        <w:t>a</w:t>
      </w:r>
      <w:r w:rsidR="00DB118A" w:rsidRPr="2C33CDF8">
        <w:rPr>
          <w:rFonts w:ascii="Calibri Light" w:eastAsia="Calibri Light" w:hAnsi="Calibri Light" w:cs="Calibri Light"/>
          <w:sz w:val="18"/>
          <w:szCs w:val="18"/>
        </w:rPr>
        <w:t>nce</w:t>
      </w:r>
      <w:r w:rsidRPr="2C33CDF8">
        <w:rPr>
          <w:rFonts w:ascii="Calibri Light,Arial" w:eastAsia="Calibri Light,Arial" w:hAnsi="Calibri Light,Arial" w:cs="Calibri Light,Arial"/>
          <w:sz w:val="18"/>
          <w:szCs w:val="18"/>
        </w:rPr>
        <w:t>)</w:t>
      </w:r>
      <w:r w:rsidR="00DB118A" w:rsidRPr="2C33CDF8">
        <w:rPr>
          <w:rFonts w:ascii="Calibri Light" w:eastAsia="Calibri Light" w:hAnsi="Calibri Light" w:cs="Calibri Light"/>
          <w:sz w:val="18"/>
          <w:szCs w:val="18"/>
        </w:rPr>
        <w:t xml:space="preserve"> will be used to send outbound SMS</w:t>
      </w:r>
      <w:r w:rsidR="007D0626" w:rsidRPr="2C33CDF8">
        <w:rPr>
          <w:rFonts w:ascii="Calibri Light" w:eastAsia="Calibri Light" w:hAnsi="Calibri Light" w:cs="Calibri Light"/>
          <w:sz w:val="18"/>
          <w:szCs w:val="18"/>
        </w:rPr>
        <w:t>, Email, TTY</w:t>
      </w:r>
      <w:r w:rsidR="00DB118A" w:rsidRPr="2C33CDF8">
        <w:rPr>
          <w:rFonts w:ascii="Calibri Light" w:eastAsia="Calibri Light" w:hAnsi="Calibri Light" w:cs="Calibri Light"/>
          <w:sz w:val="18"/>
          <w:szCs w:val="18"/>
        </w:rPr>
        <w:t xml:space="preserve"> and make outbound voice call</w:t>
      </w:r>
    </w:p>
    <w:p w14:paraId="386CE8A7" w14:textId="38A19205" w:rsidR="000C354E" w:rsidRDefault="009525FD" w:rsidP="0C82F3F6">
      <w:pPr>
        <w:pStyle w:val="Heading2Text"/>
        <w:numPr>
          <w:ilvl w:val="0"/>
          <w:numId w:val="19"/>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3</w:t>
      </w:r>
      <w:r w:rsidRPr="2C33CDF8">
        <w:rPr>
          <w:rFonts w:ascii="Calibri Light" w:eastAsia="Calibri Light" w:hAnsi="Calibri Light" w:cs="Calibri Light"/>
          <w:sz w:val="18"/>
          <w:szCs w:val="18"/>
          <w:vertAlign w:val="superscript"/>
        </w:rPr>
        <w:t>rd</w:t>
      </w:r>
      <w:r w:rsidRPr="2C33CDF8">
        <w:rPr>
          <w:rFonts w:ascii="Calibri Light" w:eastAsia="Calibri Light" w:hAnsi="Calibri Light" w:cs="Calibri Light"/>
          <w:sz w:val="18"/>
          <w:szCs w:val="18"/>
        </w:rPr>
        <w:t xml:space="preserve"> party notification system (</w:t>
      </w:r>
      <w:r w:rsidR="000C354E" w:rsidRPr="2C33CDF8">
        <w:rPr>
          <w:rFonts w:ascii="Calibri Light" w:eastAsia="Calibri Light" w:hAnsi="Calibri Light" w:cs="Calibri Light"/>
          <w:sz w:val="18"/>
          <w:szCs w:val="18"/>
        </w:rPr>
        <w:t>Nuance</w:t>
      </w:r>
      <w:r w:rsidRPr="2C33CDF8">
        <w:rPr>
          <w:rFonts w:ascii="Calibri Light,Arial" w:eastAsia="Calibri Light,Arial" w:hAnsi="Calibri Light,Arial" w:cs="Calibri Light,Arial"/>
          <w:sz w:val="18"/>
          <w:szCs w:val="18"/>
        </w:rPr>
        <w:t>)</w:t>
      </w:r>
      <w:r w:rsidR="000C354E" w:rsidRPr="2C33CDF8">
        <w:rPr>
          <w:rFonts w:ascii="Calibri Light" w:eastAsia="Calibri Light" w:hAnsi="Calibri Light" w:cs="Calibri Light"/>
          <w:sz w:val="18"/>
          <w:szCs w:val="18"/>
        </w:rPr>
        <w:t xml:space="preserve"> and GO3</w:t>
      </w:r>
      <w:r w:rsidR="00BB1CA7" w:rsidRPr="2C33CDF8">
        <w:rPr>
          <w:rFonts w:ascii="Calibri Light" w:eastAsia="Calibri Light" w:hAnsi="Calibri Light" w:cs="Calibri Light"/>
          <w:sz w:val="18"/>
          <w:szCs w:val="18"/>
        </w:rPr>
        <w:t xml:space="preserve"> file server</w:t>
      </w:r>
      <w:r w:rsidR="000C354E" w:rsidRPr="2C33CDF8">
        <w:rPr>
          <w:rFonts w:ascii="Calibri Light,Arial" w:eastAsia="Calibri Light,Arial" w:hAnsi="Calibri Light,Arial" w:cs="Calibri Light,Arial"/>
          <w:sz w:val="18"/>
          <w:szCs w:val="18"/>
        </w:rPr>
        <w:t xml:space="preserve"> </w:t>
      </w:r>
      <w:r w:rsidR="00BB1CA7" w:rsidRPr="2C33CDF8">
        <w:rPr>
          <w:rFonts w:ascii="Calibri Light" w:eastAsia="Calibri Light" w:hAnsi="Calibri Light" w:cs="Calibri Light"/>
          <w:sz w:val="18"/>
          <w:szCs w:val="18"/>
        </w:rPr>
        <w:t>are</w:t>
      </w:r>
      <w:r w:rsidR="000C354E" w:rsidRPr="2C33CDF8">
        <w:rPr>
          <w:rFonts w:ascii="Calibri Light" w:eastAsia="Calibri Light" w:hAnsi="Calibri Light" w:cs="Calibri Light"/>
          <w:sz w:val="18"/>
          <w:szCs w:val="18"/>
        </w:rPr>
        <w:t xml:space="preserve"> able to provide Control Report</w:t>
      </w:r>
      <w:r w:rsidR="003A450A" w:rsidRPr="2C33CDF8">
        <w:rPr>
          <w:rFonts w:ascii="Calibri Light" w:eastAsia="Calibri Light" w:hAnsi="Calibri Light" w:cs="Calibri Light"/>
          <w:sz w:val="18"/>
          <w:szCs w:val="18"/>
        </w:rPr>
        <w:t xml:space="preserve"> with information such as number of correspondence received and number of correspondence sent to </w:t>
      </w:r>
      <w:r w:rsidR="00AB48E7" w:rsidRPr="2C33CDF8">
        <w:rPr>
          <w:rFonts w:ascii="Calibri Light" w:eastAsia="Calibri Light" w:hAnsi="Calibri Light" w:cs="Calibri Light"/>
          <w:sz w:val="18"/>
          <w:szCs w:val="18"/>
        </w:rPr>
        <w:t>BP</w:t>
      </w:r>
      <w:r w:rsidR="003A450A" w:rsidRPr="2C33CDF8">
        <w:rPr>
          <w:rFonts w:ascii="Calibri Light" w:eastAsia="Calibri Light" w:hAnsi="Calibri Light" w:cs="Calibri Light"/>
          <w:sz w:val="18"/>
          <w:szCs w:val="18"/>
        </w:rPr>
        <w:t xml:space="preserve"> for a particular day</w:t>
      </w:r>
    </w:p>
    <w:p w14:paraId="648FCA91" w14:textId="2033DFBA" w:rsidR="0096556C" w:rsidRPr="0096556C" w:rsidRDefault="0096556C" w:rsidP="00BB1CA7">
      <w:pPr>
        <w:pStyle w:val="Heading2Text"/>
        <w:numPr>
          <w:ilvl w:val="0"/>
          <w:numId w:val="19"/>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When the ‘creator’ sends correspondence for approval to Supervisor or Manager, the correspondence must be ready to present to the </w:t>
      </w:r>
      <w:r w:rsidR="00AB48E7" w:rsidRPr="2C33CDF8">
        <w:rPr>
          <w:rFonts w:ascii="Calibri Light" w:eastAsia="Calibri Light" w:hAnsi="Calibri Light" w:cs="Calibri Light"/>
          <w:sz w:val="18"/>
          <w:szCs w:val="18"/>
        </w:rPr>
        <w:t>BP</w:t>
      </w:r>
      <w:r w:rsidRPr="2C33CDF8">
        <w:rPr>
          <w:rFonts w:ascii="Calibri Light,Arial" w:eastAsia="Calibri Light,Arial" w:hAnsi="Calibri Light,Arial" w:cs="Calibri Light,Arial"/>
          <w:sz w:val="18"/>
          <w:szCs w:val="18"/>
        </w:rPr>
        <w:t xml:space="preserve">.  </w:t>
      </w:r>
    </w:p>
    <w:p w14:paraId="6FA3CA1A" w14:textId="1F379523" w:rsidR="0096556C" w:rsidRPr="0096556C" w:rsidRDefault="0096556C" w:rsidP="00BB1CA7">
      <w:pPr>
        <w:pStyle w:val="Heading2Text"/>
        <w:numPr>
          <w:ilvl w:val="0"/>
          <w:numId w:val="19"/>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The only reason the ‘creator’ would receive the document back from the supervisor is if the communication does not meet supervisor/manager approval.  The creator will update the communication and re-submit for approval</w:t>
      </w:r>
      <w:r w:rsidRPr="2C33CDF8">
        <w:rPr>
          <w:rFonts w:ascii="Calibri Light,Arial" w:eastAsia="Calibri Light,Arial" w:hAnsi="Calibri Light,Arial" w:cs="Calibri Light,Arial"/>
          <w:sz w:val="18"/>
          <w:szCs w:val="18"/>
        </w:rPr>
        <w:t xml:space="preserve">. </w:t>
      </w:r>
    </w:p>
    <w:p w14:paraId="54357927" w14:textId="7C3F7797" w:rsidR="00F3388E" w:rsidRDefault="00F3388E" w:rsidP="00BB1CA7">
      <w:pPr>
        <w:pStyle w:val="Heading2Text"/>
        <w:numPr>
          <w:ilvl w:val="0"/>
          <w:numId w:val="19"/>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lastRenderedPageBreak/>
        <w:t>Documents will follow the retention schedule defined by SCE ACT policy.</w:t>
      </w:r>
      <w:r w:rsidR="005C42B4" w:rsidRPr="2C33CDF8">
        <w:rPr>
          <w:rFonts w:ascii="Calibri Light" w:eastAsia="Calibri Light" w:hAnsi="Calibri Light" w:cs="Calibri Light"/>
          <w:sz w:val="18"/>
          <w:szCs w:val="18"/>
        </w:rPr>
        <w:t xml:space="preserve"> Retention schedule will not be defined as part of this BPD.</w:t>
      </w:r>
    </w:p>
    <w:p w14:paraId="397C9A7D" w14:textId="75DEBEAC" w:rsidR="00D8224E" w:rsidRDefault="00D8224E" w:rsidP="00BB1CA7">
      <w:pPr>
        <w:pStyle w:val="Heading2Text"/>
        <w:numPr>
          <w:ilvl w:val="0"/>
          <w:numId w:val="19"/>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Marketing &amp; Campaign correspondence is out of scope for this BPD.</w:t>
      </w:r>
    </w:p>
    <w:p w14:paraId="38D24646" w14:textId="63195A11" w:rsidR="0040198C" w:rsidRDefault="0040198C" w:rsidP="00BB1CA7">
      <w:pPr>
        <w:pStyle w:val="Heading2Text"/>
        <w:numPr>
          <w:ilvl w:val="0"/>
          <w:numId w:val="19"/>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All correspondences sent out using OpenText will not contain customer PII information. </w:t>
      </w:r>
    </w:p>
    <w:p w14:paraId="50C0B0B7" w14:textId="68C8F20B" w:rsidR="00B10C7C" w:rsidRDefault="00EA22D9" w:rsidP="00BB1CA7">
      <w:pPr>
        <w:pStyle w:val="Heading2Text"/>
        <w:numPr>
          <w:ilvl w:val="0"/>
          <w:numId w:val="19"/>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Nuance</w:t>
      </w:r>
      <w:r w:rsidR="00B10C7C" w:rsidRPr="2C33CDF8">
        <w:rPr>
          <w:rFonts w:ascii="Calibri Light" w:eastAsia="Calibri Light" w:hAnsi="Calibri Light" w:cs="Calibri Light"/>
          <w:sz w:val="18"/>
          <w:szCs w:val="18"/>
        </w:rPr>
        <w:t xml:space="preserve"> will have the capacity to meet SCE’s growing threshold for outbound correspondence.</w:t>
      </w:r>
    </w:p>
    <w:p w14:paraId="0E3E2A26" w14:textId="0B8A4897" w:rsidR="000646DF" w:rsidRPr="0096556C" w:rsidRDefault="000646DF" w:rsidP="00BB1CA7">
      <w:pPr>
        <w:pStyle w:val="Heading2Text"/>
        <w:numPr>
          <w:ilvl w:val="0"/>
          <w:numId w:val="19"/>
        </w:numP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The content/requirements</w:t>
      </w:r>
      <w:r w:rsidR="00085DB0">
        <w:rPr>
          <w:rFonts w:ascii="Calibri Light" w:hAnsi="Calibri Light" w:cs="Arial"/>
          <w:sz w:val="18"/>
          <w:szCs w:val="18"/>
        </w:rPr>
        <w:t>/rules</w:t>
      </w:r>
      <w:r>
        <w:rPr>
          <w:rFonts w:ascii="Calibri Light" w:hAnsi="Calibri Light" w:cs="Arial"/>
          <w:sz w:val="18"/>
          <w:szCs w:val="18"/>
        </w:rPr>
        <w:t xml:space="preserve"> </w:t>
      </w:r>
      <w:r w:rsidRPr="2C33CDF8">
        <w:rPr>
          <w:rFonts w:ascii="Calibri Light" w:eastAsia="Calibri Light" w:hAnsi="Calibri Light" w:cs="Calibri Light"/>
          <w:sz w:val="18"/>
          <w:szCs w:val="18"/>
        </w:rPr>
        <w:t>that</w:t>
      </w:r>
      <w:r w:rsidR="00085DB0" w:rsidRPr="2C33CDF8">
        <w:rPr>
          <w:rFonts w:ascii="Calibri Light" w:eastAsia="Calibri Light" w:hAnsi="Calibri Light" w:cs="Calibri Light"/>
          <w:sz w:val="18"/>
          <w:szCs w:val="18"/>
        </w:rPr>
        <w:t xml:space="preserve"> </w:t>
      </w:r>
      <w:r w:rsidR="00085DB0">
        <w:rPr>
          <w:rFonts w:ascii="Calibri Light" w:hAnsi="Calibri Light" w:cs="Arial"/>
          <w:sz w:val="18"/>
          <w:szCs w:val="18"/>
        </w:rPr>
        <w:t>are</w:t>
      </w:r>
      <w:r>
        <w:rPr>
          <w:rFonts w:ascii="Calibri Light" w:hAnsi="Calibri Light" w:cs="Arial"/>
          <w:sz w:val="18"/>
          <w:szCs w:val="18"/>
        </w:rPr>
        <w:t xml:space="preserve"> </w:t>
      </w:r>
      <w:r w:rsidRPr="2C33CDF8">
        <w:rPr>
          <w:rFonts w:ascii="Calibri Light" w:eastAsia="Calibri Light" w:hAnsi="Calibri Light" w:cs="Calibri Light"/>
          <w:sz w:val="18"/>
          <w:szCs w:val="18"/>
        </w:rPr>
        <w:t xml:space="preserve">related to Trouble and Outage </w:t>
      </w:r>
      <w:r>
        <w:rPr>
          <w:rFonts w:ascii="Calibri Light" w:hAnsi="Calibri Light" w:cs="Arial"/>
          <w:sz w:val="18"/>
          <w:szCs w:val="18"/>
        </w:rPr>
        <w:t>notification</w:t>
      </w:r>
      <w:r w:rsidR="00085DB0">
        <w:rPr>
          <w:rFonts w:ascii="Calibri Light" w:hAnsi="Calibri Light" w:cs="Arial"/>
          <w:sz w:val="18"/>
          <w:szCs w:val="18"/>
        </w:rPr>
        <w:t>s</w:t>
      </w:r>
      <w:r w:rsidRPr="2C33CDF8">
        <w:rPr>
          <w:rFonts w:ascii="Calibri Light" w:eastAsia="Calibri Light" w:hAnsi="Calibri Light" w:cs="Calibri Light"/>
          <w:sz w:val="18"/>
          <w:szCs w:val="18"/>
        </w:rPr>
        <w:t xml:space="preserve"> have been moved </w:t>
      </w:r>
      <w:r w:rsidR="00293DFE">
        <w:rPr>
          <w:rFonts w:ascii="Calibri Light" w:eastAsia="Calibri Light" w:hAnsi="Calibri Light" w:cs="Calibri Light"/>
          <w:sz w:val="18"/>
          <w:szCs w:val="18"/>
        </w:rPr>
        <w:t xml:space="preserve">from Outbound communications and submitted </w:t>
      </w:r>
      <w:r w:rsidRPr="2C33CDF8">
        <w:rPr>
          <w:rFonts w:ascii="Calibri Light" w:eastAsia="Calibri Light" w:hAnsi="Calibri Light" w:cs="Calibri Light"/>
          <w:sz w:val="18"/>
          <w:szCs w:val="18"/>
        </w:rPr>
        <w:t>to D&amp;F and CIM-CS-04</w:t>
      </w:r>
      <w:r w:rsidR="00085DB0">
        <w:rPr>
          <w:rFonts w:ascii="Calibri Light" w:hAnsi="Calibri Light" w:cs="Arial"/>
          <w:sz w:val="18"/>
          <w:szCs w:val="18"/>
        </w:rPr>
        <w:t>.  The assumption is that these</w:t>
      </w:r>
      <w:r w:rsidR="00085DB0" w:rsidRPr="2C33CDF8">
        <w:rPr>
          <w:rFonts w:ascii="Calibri Light" w:eastAsia="Calibri Light" w:hAnsi="Calibri Light" w:cs="Calibri Light"/>
          <w:sz w:val="18"/>
          <w:szCs w:val="18"/>
        </w:rPr>
        <w:t xml:space="preserve"> </w:t>
      </w:r>
      <w:r w:rsidRPr="2C33CDF8">
        <w:rPr>
          <w:rFonts w:ascii="Calibri Light" w:eastAsia="Calibri Light" w:hAnsi="Calibri Light" w:cs="Calibri Light"/>
          <w:sz w:val="18"/>
          <w:szCs w:val="18"/>
        </w:rPr>
        <w:t xml:space="preserve">will be handled and accepted by </w:t>
      </w:r>
      <w:r w:rsidR="00085DB0">
        <w:rPr>
          <w:rFonts w:ascii="Calibri Light" w:hAnsi="Calibri Light" w:cs="Arial"/>
          <w:sz w:val="18"/>
          <w:szCs w:val="18"/>
        </w:rPr>
        <w:t>D &amp; F and CIM.</w:t>
      </w:r>
    </w:p>
    <w:p w14:paraId="6D033BD1" w14:textId="77777777" w:rsidR="00DB118A" w:rsidRPr="00647F49" w:rsidRDefault="00DB118A" w:rsidP="00DB118A">
      <w:pPr>
        <w:pStyle w:val="Heading2Text"/>
        <w:ind w:left="1440"/>
        <w:rPr>
          <w:rFonts w:ascii="Calibri Light" w:hAnsi="Calibri Light" w:cs="Arial"/>
          <w:sz w:val="18"/>
        </w:rPr>
      </w:pPr>
    </w:p>
    <w:p w14:paraId="517175C6" w14:textId="109F4F6B" w:rsidR="00725269" w:rsidRDefault="003E24F2" w:rsidP="003C6C8A">
      <w:pPr>
        <w:pStyle w:val="Heading2"/>
      </w:pPr>
      <w:bookmarkStart w:id="43" w:name="_Toc513448817"/>
      <w:r>
        <w:t xml:space="preserve">2.5 </w:t>
      </w:r>
      <w:r w:rsidR="00E823A4">
        <w:t>Business Process Hierarchy</w:t>
      </w:r>
      <w:bookmarkEnd w:id="43"/>
    </w:p>
    <w:p w14:paraId="3B80A109" w14:textId="4E5D00B5" w:rsidR="00E823A4" w:rsidRPr="00CD4E29" w:rsidRDefault="00E823A4" w:rsidP="0C82F3F6">
      <w:pPr>
        <w:pStyle w:val="Heading2Tex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This Business Process Hierarchy provid</w:t>
      </w:r>
      <w:r w:rsidR="00A70D64" w:rsidRPr="2C33CDF8">
        <w:rPr>
          <w:rFonts w:ascii="Calibri Light" w:eastAsia="Calibri Light" w:hAnsi="Calibri Light" w:cs="Calibri Light"/>
          <w:sz w:val="18"/>
          <w:szCs w:val="18"/>
        </w:rPr>
        <w:t>es a listing of all scenarios/</w:t>
      </w:r>
      <w:r w:rsidRPr="2C33CDF8">
        <w:rPr>
          <w:rFonts w:ascii="Calibri Light" w:eastAsia="Calibri Light" w:hAnsi="Calibri Light" w:cs="Calibri Light"/>
          <w:sz w:val="18"/>
          <w:szCs w:val="18"/>
        </w:rPr>
        <w:t xml:space="preserve">business processes, </w:t>
      </w:r>
      <w:r w:rsidR="00A70D64" w:rsidRPr="2C33CDF8">
        <w:rPr>
          <w:rFonts w:ascii="Calibri Light" w:eastAsia="Calibri Light" w:hAnsi="Calibri Light" w:cs="Calibri Light"/>
          <w:sz w:val="18"/>
          <w:szCs w:val="18"/>
        </w:rPr>
        <w:t xml:space="preserve">sub-processes, </w:t>
      </w:r>
      <w:r w:rsidRPr="2C33CDF8">
        <w:rPr>
          <w:rFonts w:ascii="Calibri Light" w:eastAsia="Calibri Light" w:hAnsi="Calibri Light" w:cs="Calibri Light"/>
          <w:sz w:val="18"/>
          <w:szCs w:val="18"/>
        </w:rPr>
        <w:t xml:space="preserve">and </w:t>
      </w:r>
      <w:r w:rsidR="00A70D64" w:rsidRPr="2C33CDF8">
        <w:rPr>
          <w:rFonts w:ascii="Calibri Light" w:eastAsia="Calibri Light" w:hAnsi="Calibri Light" w:cs="Calibri Light"/>
          <w:sz w:val="18"/>
          <w:szCs w:val="18"/>
        </w:rPr>
        <w:t>SAP Transaction codes</w:t>
      </w:r>
      <w:r w:rsidRPr="2C33CDF8">
        <w:rPr>
          <w:rFonts w:ascii="Calibri Light" w:eastAsia="Calibri Light" w:hAnsi="Calibri Light" w:cs="Calibri Light"/>
          <w:sz w:val="18"/>
          <w:szCs w:val="18"/>
        </w:rPr>
        <w:t xml:space="preserve"> identified to support this process.</w:t>
      </w:r>
    </w:p>
    <w:tbl>
      <w:tblPr>
        <w:tblW w:w="9612"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147"/>
        <w:gridCol w:w="3780"/>
        <w:gridCol w:w="2471"/>
        <w:gridCol w:w="2214"/>
      </w:tblGrid>
      <w:tr w:rsidR="00E823A4" w:rsidRPr="00CD4E29" w14:paraId="77761B12" w14:textId="77777777" w:rsidTr="0C82F3F6">
        <w:trPr>
          <w:cantSplit/>
          <w:trHeight w:val="432"/>
          <w:tblHeader/>
        </w:trPr>
        <w:tc>
          <w:tcPr>
            <w:tcW w:w="1147" w:type="dxa"/>
            <w:tcBorders>
              <w:top w:val="threeDEmboss" w:sz="6" w:space="0" w:color="auto"/>
              <w:bottom w:val="threeDEmboss" w:sz="6" w:space="0" w:color="auto"/>
            </w:tcBorders>
            <w:shd w:val="clear" w:color="auto" w:fill="F9FBAF"/>
            <w:vAlign w:val="center"/>
          </w:tcPr>
          <w:p w14:paraId="3843A550" w14:textId="7010A3F5" w:rsidR="00E823A4" w:rsidRPr="00CD4E29" w:rsidRDefault="00E823A4" w:rsidP="0C82F3F6">
            <w:pPr>
              <w:pStyle w:val="TableHeader-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Level 1</w:t>
            </w:r>
          </w:p>
        </w:tc>
        <w:tc>
          <w:tcPr>
            <w:tcW w:w="3780" w:type="dxa"/>
            <w:tcBorders>
              <w:top w:val="threeDEmboss" w:sz="6" w:space="0" w:color="auto"/>
              <w:bottom w:val="threeDEmboss" w:sz="6" w:space="0" w:color="auto"/>
            </w:tcBorders>
            <w:shd w:val="clear" w:color="auto" w:fill="F9FBAF"/>
            <w:vAlign w:val="center"/>
          </w:tcPr>
          <w:p w14:paraId="1629BC11" w14:textId="3FE8F6AC" w:rsidR="00E823A4" w:rsidRPr="00CD4E29" w:rsidRDefault="00E823A4" w:rsidP="0C82F3F6">
            <w:pPr>
              <w:pStyle w:val="TableHeader-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Level 2</w:t>
            </w:r>
          </w:p>
        </w:tc>
        <w:tc>
          <w:tcPr>
            <w:tcW w:w="2471" w:type="dxa"/>
            <w:tcBorders>
              <w:top w:val="threeDEmboss" w:sz="6" w:space="0" w:color="auto"/>
              <w:bottom w:val="threeDEmboss" w:sz="6" w:space="0" w:color="auto"/>
            </w:tcBorders>
            <w:shd w:val="clear" w:color="auto" w:fill="F9FBAF"/>
            <w:vAlign w:val="center"/>
          </w:tcPr>
          <w:p w14:paraId="5A208F06" w14:textId="6AC4582C" w:rsidR="00E823A4" w:rsidRPr="00CD4E29" w:rsidRDefault="00E823A4" w:rsidP="0C82F3F6">
            <w:pPr>
              <w:pStyle w:val="TableHeader-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Level 3</w:t>
            </w:r>
          </w:p>
        </w:tc>
        <w:tc>
          <w:tcPr>
            <w:tcW w:w="2214" w:type="dxa"/>
            <w:tcBorders>
              <w:top w:val="threeDEmboss" w:sz="6" w:space="0" w:color="auto"/>
              <w:bottom w:val="threeDEmboss" w:sz="6" w:space="0" w:color="auto"/>
            </w:tcBorders>
            <w:shd w:val="clear" w:color="auto" w:fill="F9FBAF"/>
            <w:vAlign w:val="center"/>
          </w:tcPr>
          <w:p w14:paraId="2E1BB186" w14:textId="4AD4F3C1" w:rsidR="00E823A4" w:rsidRPr="00CD4E29" w:rsidRDefault="00E823A4" w:rsidP="0C82F3F6">
            <w:pPr>
              <w:pStyle w:val="TableHeader-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Level 4</w:t>
            </w:r>
          </w:p>
        </w:tc>
      </w:tr>
      <w:tr w:rsidR="00647F49" w:rsidRPr="00CD4E29" w14:paraId="4B1C4D87" w14:textId="77777777" w:rsidTr="0C82F3F6">
        <w:trPr>
          <w:cantSplit/>
          <w:trHeight w:val="432"/>
        </w:trPr>
        <w:tc>
          <w:tcPr>
            <w:tcW w:w="1147" w:type="dxa"/>
            <w:vAlign w:val="center"/>
          </w:tcPr>
          <w:p w14:paraId="275BBCBA" w14:textId="2ABDDE20" w:rsidR="00647F49" w:rsidRPr="00647F49" w:rsidRDefault="00647F49" w:rsidP="00647F49">
            <w:pPr>
              <w:pStyle w:val="TableField-Center"/>
              <w:rPr>
                <w:rFonts w:ascii="Calibri Light" w:hAnsi="Calibri Light" w:cs="Arial"/>
                <w:sz w:val="18"/>
                <w:szCs w:val="18"/>
              </w:rPr>
            </w:pPr>
            <w:r w:rsidRPr="00647F49">
              <w:rPr>
                <w:rFonts w:ascii="Calibri Light" w:hAnsi="Calibri Light"/>
                <w:noProof/>
                <w:sz w:val="18"/>
                <w:szCs w:val="18"/>
              </w:rPr>
              <w:t>Front Office</w:t>
            </w:r>
          </w:p>
        </w:tc>
        <w:tc>
          <w:tcPr>
            <w:tcW w:w="3780" w:type="dxa"/>
            <w:vAlign w:val="center"/>
          </w:tcPr>
          <w:p w14:paraId="0563E186" w14:textId="50FF2FBD" w:rsidR="00647F49" w:rsidRPr="00647F49" w:rsidRDefault="00647F49" w:rsidP="00647F49">
            <w:pPr>
              <w:pStyle w:val="TableField-Left"/>
              <w:rPr>
                <w:rFonts w:ascii="Calibri Light" w:hAnsi="Calibri Light" w:cs="Arial"/>
                <w:sz w:val="18"/>
                <w:szCs w:val="18"/>
              </w:rPr>
            </w:pPr>
            <w:r w:rsidRPr="00647F49">
              <w:rPr>
                <w:rFonts w:ascii="Calibri Light" w:hAnsi="Calibri Light"/>
                <w:noProof/>
                <w:sz w:val="18"/>
                <w:szCs w:val="18"/>
              </w:rPr>
              <w:t>Manage Outbound Request</w:t>
            </w:r>
          </w:p>
        </w:tc>
        <w:tc>
          <w:tcPr>
            <w:tcW w:w="2471" w:type="dxa"/>
            <w:vAlign w:val="center"/>
          </w:tcPr>
          <w:p w14:paraId="63CF7CC3" w14:textId="668CFD90" w:rsidR="00647F49" w:rsidRPr="00647F49" w:rsidRDefault="008D473A" w:rsidP="00647F49">
            <w:pPr>
              <w:pStyle w:val="TableField-Left"/>
              <w:rPr>
                <w:rFonts w:ascii="Calibri Light" w:hAnsi="Calibri Light" w:cs="Arial"/>
                <w:sz w:val="18"/>
                <w:szCs w:val="18"/>
              </w:rPr>
            </w:pPr>
            <w:r>
              <w:rPr>
                <w:rFonts w:ascii="Calibri Light" w:hAnsi="Calibri Light"/>
                <w:noProof/>
                <w:sz w:val="18"/>
                <w:szCs w:val="18"/>
              </w:rPr>
              <w:t>Manual</w:t>
            </w:r>
            <w:r w:rsidR="00647F49" w:rsidRPr="00647F49">
              <w:rPr>
                <w:rFonts w:ascii="Calibri Light" w:hAnsi="Calibri Light"/>
                <w:noProof/>
                <w:sz w:val="18"/>
                <w:szCs w:val="18"/>
              </w:rPr>
              <w:t xml:space="preserve"> Correspondance</w:t>
            </w:r>
            <w:r>
              <w:rPr>
                <w:rFonts w:ascii="Calibri Light" w:hAnsi="Calibri Light"/>
                <w:noProof/>
                <w:sz w:val="18"/>
                <w:szCs w:val="18"/>
              </w:rPr>
              <w:t xml:space="preserve"> creation</w:t>
            </w:r>
          </w:p>
        </w:tc>
        <w:tc>
          <w:tcPr>
            <w:tcW w:w="2214" w:type="dxa"/>
            <w:vAlign w:val="center"/>
          </w:tcPr>
          <w:p w14:paraId="29F22FB0" w14:textId="6D02DB62" w:rsidR="00647F49" w:rsidRPr="00647F49" w:rsidRDefault="00647F49" w:rsidP="00647F49">
            <w:pPr>
              <w:pStyle w:val="TableField-Left"/>
              <w:rPr>
                <w:rFonts w:ascii="Calibri Light" w:hAnsi="Calibri Light" w:cs="Arial"/>
                <w:sz w:val="18"/>
                <w:szCs w:val="18"/>
              </w:rPr>
            </w:pPr>
            <w:r w:rsidRPr="00647F49">
              <w:rPr>
                <w:rFonts w:ascii="Calibri Light" w:hAnsi="Calibri Light"/>
                <w:noProof/>
                <w:sz w:val="18"/>
                <w:szCs w:val="18"/>
              </w:rPr>
              <w:t xml:space="preserve">Hybris C4C </w:t>
            </w:r>
            <w:r w:rsidR="008D473A">
              <w:rPr>
                <w:rFonts w:ascii="Calibri Light" w:hAnsi="Calibri Light"/>
                <w:noProof/>
                <w:sz w:val="18"/>
                <w:szCs w:val="18"/>
              </w:rPr>
              <w:t xml:space="preserve">Mashup </w:t>
            </w:r>
            <w:r w:rsidRPr="00647F49">
              <w:rPr>
                <w:rFonts w:ascii="Calibri Light" w:hAnsi="Calibri Light"/>
                <w:noProof/>
                <w:sz w:val="18"/>
                <w:szCs w:val="18"/>
              </w:rPr>
              <w:t>(OpenText)</w:t>
            </w:r>
          </w:p>
        </w:tc>
      </w:tr>
      <w:tr w:rsidR="00647F49" w:rsidRPr="00CD4E29" w14:paraId="3931CA4D" w14:textId="77777777" w:rsidTr="0C82F3F6">
        <w:trPr>
          <w:cantSplit/>
          <w:trHeight w:val="432"/>
        </w:trPr>
        <w:tc>
          <w:tcPr>
            <w:tcW w:w="1147" w:type="dxa"/>
            <w:vAlign w:val="center"/>
          </w:tcPr>
          <w:p w14:paraId="17D6FEAD" w14:textId="60E7C1E6" w:rsidR="00647F49" w:rsidRPr="00647F49" w:rsidRDefault="00647F49" w:rsidP="00647F49">
            <w:pPr>
              <w:pStyle w:val="TableField-Center"/>
              <w:rPr>
                <w:rFonts w:ascii="Calibri Light" w:hAnsi="Calibri Light" w:cs="Arial"/>
                <w:sz w:val="18"/>
                <w:szCs w:val="18"/>
              </w:rPr>
            </w:pPr>
            <w:r w:rsidRPr="00647F49">
              <w:rPr>
                <w:rFonts w:ascii="Calibri Light" w:hAnsi="Calibri Light"/>
                <w:noProof/>
                <w:sz w:val="18"/>
                <w:szCs w:val="18"/>
              </w:rPr>
              <w:t>Back Office</w:t>
            </w:r>
          </w:p>
        </w:tc>
        <w:tc>
          <w:tcPr>
            <w:tcW w:w="3780" w:type="dxa"/>
            <w:vAlign w:val="center"/>
          </w:tcPr>
          <w:p w14:paraId="2DF4E307" w14:textId="36068553" w:rsidR="00647F49" w:rsidRPr="00647F49" w:rsidRDefault="00647F49" w:rsidP="00647F49">
            <w:pPr>
              <w:pStyle w:val="TableField-Left"/>
              <w:rPr>
                <w:rFonts w:ascii="Calibri Light" w:hAnsi="Calibri Light" w:cs="Arial"/>
                <w:sz w:val="18"/>
                <w:szCs w:val="18"/>
              </w:rPr>
            </w:pPr>
            <w:r w:rsidRPr="00647F49">
              <w:rPr>
                <w:rFonts w:ascii="Calibri Light" w:hAnsi="Calibri Light"/>
                <w:noProof/>
                <w:sz w:val="18"/>
                <w:szCs w:val="18"/>
              </w:rPr>
              <w:t>Manage Outbound Request</w:t>
            </w:r>
          </w:p>
        </w:tc>
        <w:tc>
          <w:tcPr>
            <w:tcW w:w="2471" w:type="dxa"/>
            <w:vAlign w:val="center"/>
          </w:tcPr>
          <w:p w14:paraId="26B65584" w14:textId="251ED93E" w:rsidR="00647F49" w:rsidRPr="00647F49" w:rsidRDefault="00647F49" w:rsidP="00647F49">
            <w:pPr>
              <w:pStyle w:val="TableField-Left"/>
              <w:rPr>
                <w:rFonts w:ascii="Calibri Light" w:hAnsi="Calibri Light" w:cs="Arial"/>
                <w:sz w:val="18"/>
                <w:szCs w:val="18"/>
              </w:rPr>
            </w:pPr>
            <w:r w:rsidRPr="00647F49">
              <w:rPr>
                <w:rFonts w:ascii="Calibri Light" w:hAnsi="Calibri Light"/>
                <w:noProof/>
                <w:sz w:val="18"/>
                <w:szCs w:val="18"/>
              </w:rPr>
              <w:t>Automatic Correspondance</w:t>
            </w:r>
            <w:r w:rsidR="008D473A">
              <w:rPr>
                <w:rFonts w:ascii="Calibri Light" w:hAnsi="Calibri Light"/>
                <w:noProof/>
                <w:sz w:val="18"/>
                <w:szCs w:val="18"/>
              </w:rPr>
              <w:t xml:space="preserve"> creation</w:t>
            </w:r>
          </w:p>
        </w:tc>
        <w:tc>
          <w:tcPr>
            <w:tcW w:w="2214" w:type="dxa"/>
            <w:vAlign w:val="center"/>
          </w:tcPr>
          <w:p w14:paraId="3BFB77DA" w14:textId="43FF2C69" w:rsidR="00647F49" w:rsidRPr="00647F49" w:rsidRDefault="00647F49" w:rsidP="00CB24FC">
            <w:pPr>
              <w:pStyle w:val="TableField-Left"/>
              <w:rPr>
                <w:rFonts w:ascii="Calibri Light" w:hAnsi="Calibri Light" w:cs="Arial"/>
                <w:sz w:val="18"/>
                <w:szCs w:val="18"/>
              </w:rPr>
            </w:pPr>
            <w:r w:rsidRPr="00647F49">
              <w:rPr>
                <w:rFonts w:ascii="Calibri Light" w:hAnsi="Calibri Light"/>
                <w:noProof/>
                <w:sz w:val="18"/>
                <w:szCs w:val="18"/>
              </w:rPr>
              <w:t>S</w:t>
            </w:r>
            <w:r w:rsidR="00CB24FC">
              <w:rPr>
                <w:rFonts w:ascii="Calibri Light" w:hAnsi="Calibri Light"/>
                <w:noProof/>
                <w:sz w:val="18"/>
                <w:szCs w:val="18"/>
              </w:rPr>
              <w:t>/</w:t>
            </w:r>
            <w:r w:rsidRPr="00647F49">
              <w:rPr>
                <w:rFonts w:ascii="Calibri Light" w:hAnsi="Calibri Light"/>
                <w:noProof/>
                <w:sz w:val="18"/>
                <w:szCs w:val="18"/>
              </w:rPr>
              <w:t>4HANA</w:t>
            </w:r>
            <w:r w:rsidR="00BA1811">
              <w:rPr>
                <w:rFonts w:ascii="Calibri Light" w:hAnsi="Calibri Light"/>
                <w:noProof/>
                <w:sz w:val="18"/>
                <w:szCs w:val="18"/>
              </w:rPr>
              <w:t xml:space="preserve"> respective process tcode</w:t>
            </w:r>
          </w:p>
        </w:tc>
      </w:tr>
      <w:tr w:rsidR="008D473A" w:rsidRPr="00CD4E29" w14:paraId="07E96AF5" w14:textId="77777777" w:rsidTr="0C82F3F6">
        <w:trPr>
          <w:cantSplit/>
          <w:trHeight w:val="432"/>
        </w:trPr>
        <w:tc>
          <w:tcPr>
            <w:tcW w:w="1147" w:type="dxa"/>
            <w:vAlign w:val="center"/>
          </w:tcPr>
          <w:p w14:paraId="18DBDB4D" w14:textId="2CF005F4" w:rsidR="008D473A" w:rsidRPr="00647F49" w:rsidRDefault="008D473A" w:rsidP="003A450A">
            <w:pPr>
              <w:pStyle w:val="TableField-Center"/>
              <w:rPr>
                <w:rFonts w:ascii="Calibri Light" w:hAnsi="Calibri Light"/>
                <w:noProof/>
                <w:sz w:val="18"/>
                <w:szCs w:val="18"/>
              </w:rPr>
            </w:pPr>
            <w:r>
              <w:rPr>
                <w:rFonts w:ascii="Calibri Light" w:hAnsi="Calibri Light"/>
                <w:noProof/>
                <w:sz w:val="18"/>
                <w:szCs w:val="18"/>
              </w:rPr>
              <w:t xml:space="preserve"> Back Office</w:t>
            </w:r>
          </w:p>
        </w:tc>
        <w:tc>
          <w:tcPr>
            <w:tcW w:w="3780" w:type="dxa"/>
            <w:vAlign w:val="center"/>
          </w:tcPr>
          <w:p w14:paraId="4578C9E7" w14:textId="6FEACCA6" w:rsidR="008D473A" w:rsidRPr="00647F49" w:rsidRDefault="008D473A" w:rsidP="00647F49">
            <w:pPr>
              <w:pStyle w:val="TableField-Left"/>
              <w:rPr>
                <w:rFonts w:ascii="Calibri Light" w:hAnsi="Calibri Light"/>
                <w:noProof/>
                <w:sz w:val="18"/>
                <w:szCs w:val="18"/>
              </w:rPr>
            </w:pPr>
            <w:r>
              <w:rPr>
                <w:rFonts w:ascii="Calibri Light" w:hAnsi="Calibri Light"/>
                <w:noProof/>
                <w:sz w:val="18"/>
                <w:szCs w:val="18"/>
              </w:rPr>
              <w:t>Mange Outbound Request</w:t>
            </w:r>
          </w:p>
        </w:tc>
        <w:tc>
          <w:tcPr>
            <w:tcW w:w="2471" w:type="dxa"/>
            <w:vAlign w:val="center"/>
          </w:tcPr>
          <w:p w14:paraId="45E66DD9" w14:textId="502BBB7E" w:rsidR="008D473A" w:rsidRPr="00647F49" w:rsidRDefault="008D473A" w:rsidP="00647F49">
            <w:pPr>
              <w:pStyle w:val="TableField-Left"/>
              <w:rPr>
                <w:rFonts w:ascii="Calibri Light" w:hAnsi="Calibri Light"/>
                <w:noProof/>
                <w:sz w:val="18"/>
                <w:szCs w:val="18"/>
              </w:rPr>
            </w:pPr>
            <w:r>
              <w:rPr>
                <w:rFonts w:ascii="Calibri Light" w:hAnsi="Calibri Light"/>
                <w:noProof/>
                <w:sz w:val="18"/>
                <w:szCs w:val="18"/>
              </w:rPr>
              <w:t>View log file in S/4HANA spool</w:t>
            </w:r>
          </w:p>
        </w:tc>
        <w:tc>
          <w:tcPr>
            <w:tcW w:w="2214" w:type="dxa"/>
            <w:vAlign w:val="center"/>
          </w:tcPr>
          <w:p w14:paraId="3410E9E3" w14:textId="005B7888" w:rsidR="008D473A" w:rsidRPr="00647F49" w:rsidRDefault="008D473A" w:rsidP="00BA1811">
            <w:pPr>
              <w:pStyle w:val="TableField-Left"/>
              <w:rPr>
                <w:rFonts w:ascii="Calibri Light" w:hAnsi="Calibri Light"/>
                <w:noProof/>
                <w:sz w:val="18"/>
                <w:szCs w:val="18"/>
              </w:rPr>
            </w:pPr>
            <w:r>
              <w:rPr>
                <w:rFonts w:ascii="Calibri Light" w:hAnsi="Calibri Light"/>
                <w:noProof/>
                <w:sz w:val="18"/>
                <w:szCs w:val="18"/>
              </w:rPr>
              <w:t>SP01</w:t>
            </w:r>
          </w:p>
        </w:tc>
      </w:tr>
    </w:tbl>
    <w:p w14:paraId="08C00CFE" w14:textId="77777777" w:rsidR="00725269" w:rsidRPr="00725269" w:rsidRDefault="00725269" w:rsidP="00725269"/>
    <w:p w14:paraId="2199FB79" w14:textId="4AB67232" w:rsidR="00E0118B" w:rsidRPr="006B24F0" w:rsidRDefault="003E24F2" w:rsidP="003C6C8A">
      <w:pPr>
        <w:pStyle w:val="Heading2"/>
      </w:pPr>
      <w:bookmarkStart w:id="44" w:name="_Toc513448818"/>
      <w:r>
        <w:t xml:space="preserve">2.6 </w:t>
      </w:r>
      <w:r w:rsidR="00E0118B" w:rsidRPr="006B24F0">
        <w:t>Process Flows</w:t>
      </w:r>
      <w:bookmarkEnd w:id="39"/>
      <w:bookmarkEnd w:id="40"/>
      <w:bookmarkEnd w:id="44"/>
      <w:r w:rsidR="00E0118B" w:rsidRPr="006B24F0">
        <w:t xml:space="preserve"> </w:t>
      </w:r>
    </w:p>
    <w:p w14:paraId="025C55CB" w14:textId="0C02352D" w:rsidR="006D123A" w:rsidRPr="00CD4E29" w:rsidRDefault="006D123A" w:rsidP="006D123A">
      <w:pPr>
        <w:pStyle w:val="Heading2Tex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This BPD will cover </w:t>
      </w:r>
      <w:r w:rsidR="008F3AE9" w:rsidRPr="2C33CDF8">
        <w:rPr>
          <w:rFonts w:ascii="Calibri Light" w:eastAsia="Calibri Light" w:hAnsi="Calibri Light" w:cs="Calibri Light"/>
          <w:sz w:val="18"/>
          <w:szCs w:val="18"/>
        </w:rPr>
        <w:t>Outbound Correspondence</w:t>
      </w:r>
      <w:r w:rsidRPr="2C33CDF8">
        <w:rPr>
          <w:rFonts w:ascii="Calibri Light" w:eastAsia="Calibri Light" w:hAnsi="Calibri Light" w:cs="Calibri Light"/>
          <w:sz w:val="18"/>
          <w:szCs w:val="18"/>
        </w:rPr>
        <w:t xml:space="preserve"> processes, including </w:t>
      </w:r>
      <w:r w:rsidR="008F3AE9" w:rsidRPr="2C33CDF8">
        <w:rPr>
          <w:rFonts w:ascii="Calibri Light" w:eastAsia="Calibri Light" w:hAnsi="Calibri Light" w:cs="Calibri Light"/>
          <w:sz w:val="18"/>
          <w:szCs w:val="18"/>
        </w:rPr>
        <w:t>Manual Outbound correspondence, Automatic Outbound correspondence</w:t>
      </w:r>
      <w:r w:rsidRPr="2C33CDF8">
        <w:rPr>
          <w:rFonts w:ascii="Calibri Light" w:eastAsia="Calibri Light" w:hAnsi="Calibri Light" w:cs="Calibri Light"/>
          <w:sz w:val="18"/>
          <w:szCs w:val="18"/>
        </w:rPr>
        <w:t>.  Each subsection where the process is detailed will have a process flow diagram for that process and a table detailing the steps that are taken within that process including processes handled outside of SAP.</w:t>
      </w:r>
    </w:p>
    <w:p w14:paraId="5B82857B" w14:textId="02F9A74D" w:rsidR="00E0118B" w:rsidRPr="003E24F2" w:rsidRDefault="003E24F2" w:rsidP="003E24F2">
      <w:pPr>
        <w:pStyle w:val="Heading3"/>
        <w:numPr>
          <w:ilvl w:val="2"/>
          <w:numId w:val="0"/>
        </w:numPr>
        <w:rPr>
          <w:rFonts w:ascii="Calibri Light" w:eastAsia="Calibri Light" w:hAnsi="Calibri Light" w:cs="Calibri Light"/>
          <w:sz w:val="32"/>
          <w:szCs w:val="32"/>
        </w:rPr>
      </w:pPr>
      <w:r>
        <w:tab/>
      </w:r>
      <w:bookmarkStart w:id="45" w:name="_Toc513448819"/>
      <w:r w:rsidRPr="2C33CDF8">
        <w:rPr>
          <w:rFonts w:ascii="Calibri Light" w:eastAsia="Calibri Light" w:hAnsi="Calibri Light" w:cs="Calibri Light"/>
          <w:sz w:val="32"/>
          <w:szCs w:val="32"/>
        </w:rPr>
        <w:t xml:space="preserve">2.6.1 </w:t>
      </w:r>
      <w:r w:rsidR="008F3AE9" w:rsidRPr="2C33CDF8">
        <w:rPr>
          <w:rFonts w:ascii="Calibri Light" w:eastAsia="Calibri Light" w:hAnsi="Calibri Light" w:cs="Calibri Light"/>
        </w:rPr>
        <w:t>Manual Outbound Correspondence</w:t>
      </w:r>
      <w:bookmarkEnd w:id="45"/>
    </w:p>
    <w:p w14:paraId="3947A7C2" w14:textId="34E266B0" w:rsidR="00E0118B" w:rsidRPr="00CD4E29" w:rsidRDefault="00A26719" w:rsidP="00E0118B">
      <w:pPr>
        <w:pStyle w:val="Heading3Text"/>
        <w:rPr>
          <w:rFonts w:ascii="Calibri Light" w:eastAsia="Calibri Light" w:hAnsi="Calibri Light" w:cs="Calibri Light"/>
          <w:sz w:val="18"/>
          <w:szCs w:val="18"/>
        </w:rPr>
      </w:pPr>
      <w:r w:rsidRPr="2C33CDF8">
        <w:rPr>
          <w:rFonts w:ascii="Calibri Light" w:eastAsia="Calibri Light" w:hAnsi="Calibri Light" w:cs="Calibri Light"/>
          <w:sz w:val="18"/>
          <w:szCs w:val="18"/>
        </w:rPr>
        <w:t xml:space="preserve">This </w:t>
      </w:r>
      <w:r w:rsidR="00890E77" w:rsidRPr="2C33CDF8">
        <w:rPr>
          <w:rFonts w:ascii="Calibri Light" w:eastAsia="Calibri Light" w:hAnsi="Calibri Light" w:cs="Calibri Light"/>
          <w:sz w:val="18"/>
          <w:szCs w:val="18"/>
        </w:rPr>
        <w:t>process describes the process of</w:t>
      </w:r>
      <w:r w:rsidRPr="2C33CDF8">
        <w:rPr>
          <w:rFonts w:ascii="Calibri Light" w:eastAsia="Calibri Light" w:hAnsi="Calibri Light" w:cs="Calibri Light"/>
          <w:sz w:val="18"/>
          <w:szCs w:val="18"/>
        </w:rPr>
        <w:t xml:space="preserve"> handling manual outbound correspondence</w:t>
      </w:r>
      <w:r w:rsidR="00162C8E" w:rsidRPr="2C33CDF8">
        <w:rPr>
          <w:rFonts w:ascii="Calibri Light" w:eastAsia="Calibri Light" w:hAnsi="Calibri Light" w:cs="Calibri Light"/>
          <w:sz w:val="18"/>
          <w:szCs w:val="18"/>
        </w:rPr>
        <w:t>.</w:t>
      </w:r>
      <w:r w:rsidR="007B5B3F" w:rsidRPr="2C33CDF8">
        <w:rPr>
          <w:rFonts w:ascii="Calibri Light" w:eastAsia="Calibri Light" w:hAnsi="Calibri Light" w:cs="Calibri Light"/>
          <w:sz w:val="18"/>
          <w:szCs w:val="18"/>
        </w:rPr>
        <w:t xml:space="preserve"> </w:t>
      </w:r>
    </w:p>
    <w:p w14:paraId="0CFBA2C8" w14:textId="35326DF0" w:rsidR="00E0118B" w:rsidRPr="00CD4E29" w:rsidRDefault="00E0118B" w:rsidP="00E0118B">
      <w:pPr>
        <w:pStyle w:val="Heading4"/>
        <w:rPr>
          <w:rFonts w:ascii="Calibri Light,Arial" w:eastAsia="Calibri Light,Arial" w:hAnsi="Calibri Light,Arial" w:cs="Calibri Light,Arial"/>
          <w:sz w:val="18"/>
          <w:szCs w:val="18"/>
        </w:rPr>
      </w:pPr>
      <w:bookmarkStart w:id="46" w:name="_Toc491613815"/>
      <w:r w:rsidRPr="2C33CDF8">
        <w:rPr>
          <w:rFonts w:ascii="Calibri Light" w:eastAsia="Calibri Light" w:hAnsi="Calibri Light" w:cs="Calibri Light"/>
          <w:sz w:val="18"/>
          <w:szCs w:val="18"/>
        </w:rPr>
        <w:lastRenderedPageBreak/>
        <w:t>Process Flow Diagram</w:t>
      </w:r>
      <w:bookmarkEnd w:id="46"/>
      <w:r w:rsidRPr="2C33CDF8">
        <w:rPr>
          <w:rFonts w:ascii="Calibri Light,Arial" w:eastAsia="Calibri Light,Arial" w:hAnsi="Calibri Light,Arial" w:cs="Calibri Light,Arial"/>
          <w:sz w:val="18"/>
          <w:szCs w:val="18"/>
        </w:rPr>
        <w:t xml:space="preserve"> </w:t>
      </w:r>
      <w:r w:rsidR="007B5B3F" w:rsidRPr="2C33CDF8">
        <w:rPr>
          <w:rFonts w:ascii="Calibri Light,Arial" w:eastAsia="Calibri Light,Arial" w:hAnsi="Calibri Light,Arial" w:cs="Calibri Light,Arial"/>
          <w:sz w:val="18"/>
          <w:szCs w:val="18"/>
        </w:rPr>
        <w:t xml:space="preserve"> </w:t>
      </w:r>
    </w:p>
    <w:p w14:paraId="2CA09C50" w14:textId="480E9C73" w:rsidR="00251918" w:rsidRPr="00CD4E29" w:rsidRDefault="00DA0ACB" w:rsidP="00251918">
      <w:pPr>
        <w:rPr>
          <w:rFonts w:ascii="Calibri Light" w:hAnsi="Calibri Light"/>
          <w:sz w:val="18"/>
          <w:szCs w:val="18"/>
        </w:rPr>
      </w:pPr>
      <w:r>
        <w:object w:dxaOrig="16060" w:dyaOrig="13541" w14:anchorId="08B622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396pt" o:ole="">
            <v:imagedata r:id="rId47" o:title=""/>
          </v:shape>
          <o:OLEObject Type="Embed" ProgID="Visio.Drawing.15" ShapeID="_x0000_i1025" DrawAspect="Content" ObjectID="_1596362372" r:id="rId48"/>
        </w:object>
      </w:r>
    </w:p>
    <w:p w14:paraId="289971BF" w14:textId="4AE18A1D" w:rsidR="00E0118B" w:rsidRPr="00CD4E29" w:rsidRDefault="00E0118B" w:rsidP="00E0118B">
      <w:pPr>
        <w:rPr>
          <w:rFonts w:ascii="Calibri Light" w:hAnsi="Calibri Light" w:cs="Arial"/>
          <w:sz w:val="18"/>
          <w:szCs w:val="18"/>
        </w:rPr>
      </w:pPr>
    </w:p>
    <w:p w14:paraId="21AD6735" w14:textId="77777777" w:rsidR="00E0118B" w:rsidRPr="00CD4E29" w:rsidRDefault="00E0118B" w:rsidP="00E0118B">
      <w:pPr>
        <w:pStyle w:val="Heading4"/>
        <w:rPr>
          <w:rFonts w:ascii="Calibri Light,Arial" w:eastAsia="Calibri Light,Arial" w:hAnsi="Calibri Light,Arial" w:cs="Calibri Light,Arial"/>
          <w:sz w:val="18"/>
          <w:szCs w:val="18"/>
        </w:rPr>
      </w:pPr>
      <w:bookmarkStart w:id="47" w:name="_Toc491613816"/>
      <w:r w:rsidRPr="2C33CDF8">
        <w:rPr>
          <w:rFonts w:ascii="Calibri Light" w:eastAsia="Calibri Light" w:hAnsi="Calibri Light" w:cs="Calibri Light"/>
          <w:sz w:val="18"/>
          <w:szCs w:val="18"/>
        </w:rPr>
        <w:t>Process Flow Steps</w:t>
      </w:r>
      <w:bookmarkEnd w:id="47"/>
    </w:p>
    <w:p w14:paraId="145D2649" w14:textId="77777777" w:rsidR="0023101C" w:rsidRPr="006B24F0" w:rsidRDefault="0023101C" w:rsidP="0023101C">
      <w:pPr>
        <w:rPr>
          <w:rFonts w:ascii="Calibri Light" w:hAnsi="Calibri Light"/>
        </w:rPr>
      </w:pPr>
    </w:p>
    <w:tbl>
      <w:tblPr>
        <w:tblW w:w="960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828"/>
        <w:gridCol w:w="3379"/>
        <w:gridCol w:w="1530"/>
        <w:gridCol w:w="1800"/>
        <w:gridCol w:w="2070"/>
      </w:tblGrid>
      <w:tr w:rsidR="006A14C7" w:rsidRPr="00CD4E29" w14:paraId="5B6783F7" w14:textId="65735AD3" w:rsidTr="00A26719">
        <w:trPr>
          <w:cantSplit/>
          <w:trHeight w:val="432"/>
          <w:tblHeader/>
        </w:trPr>
        <w:tc>
          <w:tcPr>
            <w:tcW w:w="828" w:type="dxa"/>
            <w:tcBorders>
              <w:top w:val="threeDEmboss" w:sz="6" w:space="0" w:color="auto"/>
              <w:bottom w:val="threeDEmboss" w:sz="6" w:space="0" w:color="auto"/>
            </w:tcBorders>
            <w:shd w:val="clear" w:color="auto" w:fill="F9FBAF"/>
            <w:vAlign w:val="center"/>
          </w:tcPr>
          <w:p w14:paraId="549283AD" w14:textId="77777777" w:rsidR="006A14C7" w:rsidRPr="00CD4E29" w:rsidRDefault="006A14C7" w:rsidP="0035091A">
            <w:pPr>
              <w:pStyle w:val="TableHeader-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Step</w:t>
            </w:r>
          </w:p>
        </w:tc>
        <w:tc>
          <w:tcPr>
            <w:tcW w:w="3379" w:type="dxa"/>
            <w:tcBorders>
              <w:top w:val="threeDEmboss" w:sz="6" w:space="0" w:color="auto"/>
              <w:bottom w:val="threeDEmboss" w:sz="6" w:space="0" w:color="auto"/>
            </w:tcBorders>
            <w:shd w:val="clear" w:color="auto" w:fill="F9FBAF"/>
            <w:vAlign w:val="center"/>
          </w:tcPr>
          <w:p w14:paraId="13D276CA" w14:textId="77777777" w:rsidR="006A14C7" w:rsidRPr="00CD4E29" w:rsidRDefault="006A14C7" w:rsidP="0035091A">
            <w:pPr>
              <w:pStyle w:val="TableHeader-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Description of Step</w:t>
            </w:r>
          </w:p>
        </w:tc>
        <w:tc>
          <w:tcPr>
            <w:tcW w:w="1530" w:type="dxa"/>
            <w:tcBorders>
              <w:top w:val="threeDEmboss" w:sz="6" w:space="0" w:color="auto"/>
              <w:bottom w:val="threeDEmboss" w:sz="6" w:space="0" w:color="auto"/>
            </w:tcBorders>
            <w:shd w:val="clear" w:color="auto" w:fill="F9FBAF"/>
            <w:vAlign w:val="center"/>
          </w:tcPr>
          <w:p w14:paraId="0C23EF4A" w14:textId="2405B13E" w:rsidR="006A14C7" w:rsidRPr="00CD4E29" w:rsidRDefault="00A26719" w:rsidP="0035091A">
            <w:pPr>
              <w:pStyle w:val="TableHeader-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C4C</w:t>
            </w:r>
            <w:r w:rsidR="006A14C7" w:rsidRPr="2C33CDF8">
              <w:rPr>
                <w:rFonts w:ascii="Calibri Light" w:eastAsia="Calibri Light" w:hAnsi="Calibri Light" w:cs="Calibri Light"/>
                <w:sz w:val="18"/>
                <w:szCs w:val="18"/>
              </w:rPr>
              <w:t>/ T-Code</w:t>
            </w:r>
          </w:p>
        </w:tc>
        <w:tc>
          <w:tcPr>
            <w:tcW w:w="1800" w:type="dxa"/>
            <w:tcBorders>
              <w:top w:val="threeDEmboss" w:sz="6" w:space="0" w:color="auto"/>
              <w:bottom w:val="threeDEmboss" w:sz="6" w:space="0" w:color="auto"/>
            </w:tcBorders>
            <w:shd w:val="clear" w:color="auto" w:fill="F9FBAF"/>
            <w:vAlign w:val="center"/>
          </w:tcPr>
          <w:p w14:paraId="599F9D6F" w14:textId="77777777" w:rsidR="006A14C7" w:rsidRPr="00CD4E29" w:rsidRDefault="006A14C7" w:rsidP="0035091A">
            <w:pPr>
              <w:pStyle w:val="TableHeader-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Role(s)</w:t>
            </w:r>
          </w:p>
        </w:tc>
        <w:tc>
          <w:tcPr>
            <w:tcW w:w="2070" w:type="dxa"/>
            <w:tcBorders>
              <w:top w:val="threeDEmboss" w:sz="6" w:space="0" w:color="auto"/>
              <w:bottom w:val="threeDEmboss" w:sz="6" w:space="0" w:color="auto"/>
            </w:tcBorders>
            <w:shd w:val="clear" w:color="auto" w:fill="F9FBAF"/>
          </w:tcPr>
          <w:p w14:paraId="24D841E0" w14:textId="77777777" w:rsidR="00387370" w:rsidRPr="00387370" w:rsidRDefault="00387370" w:rsidP="00387370">
            <w:pPr>
              <w:pStyle w:val="TableHeader-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If step is relevant for a Control, add Requirement</w:t>
            </w:r>
          </w:p>
          <w:p w14:paraId="15704638" w14:textId="1763FF86" w:rsidR="006A14C7" w:rsidRPr="00387370" w:rsidRDefault="00387370" w:rsidP="00387370">
            <w:pPr>
              <w:pStyle w:val="TableHeader-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ID</w:t>
            </w:r>
          </w:p>
        </w:tc>
      </w:tr>
      <w:tr w:rsidR="00A26719" w:rsidRPr="00CD4E29" w14:paraId="7E860F78" w14:textId="77777777" w:rsidTr="00A26719">
        <w:trPr>
          <w:cantSplit/>
          <w:trHeight w:val="432"/>
        </w:trPr>
        <w:tc>
          <w:tcPr>
            <w:tcW w:w="828" w:type="dxa"/>
            <w:tcBorders>
              <w:top w:val="threeDEmboss" w:sz="6" w:space="0" w:color="auto"/>
            </w:tcBorders>
            <w:vAlign w:val="center"/>
          </w:tcPr>
          <w:p w14:paraId="2B220952" w14:textId="780C5F6F" w:rsidR="00A26719" w:rsidRDefault="00A26719" w:rsidP="0035091A">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10</w:t>
            </w:r>
          </w:p>
        </w:tc>
        <w:tc>
          <w:tcPr>
            <w:tcW w:w="3379" w:type="dxa"/>
            <w:tcBorders>
              <w:top w:val="threeDEmboss" w:sz="6" w:space="0" w:color="auto"/>
            </w:tcBorders>
            <w:vAlign w:val="center"/>
          </w:tcPr>
          <w:p w14:paraId="53CC6ABA" w14:textId="0DB61472" w:rsidR="00A26719" w:rsidRPr="00A26719" w:rsidRDefault="00A26719" w:rsidP="0035091A">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Start</w:t>
            </w:r>
          </w:p>
        </w:tc>
        <w:tc>
          <w:tcPr>
            <w:tcW w:w="1530" w:type="dxa"/>
            <w:tcBorders>
              <w:top w:val="threeDEmboss" w:sz="6" w:space="0" w:color="auto"/>
            </w:tcBorders>
            <w:vAlign w:val="center"/>
          </w:tcPr>
          <w:p w14:paraId="6427368A" w14:textId="77777777" w:rsidR="00A26719" w:rsidRDefault="00A26719" w:rsidP="0035091A">
            <w:pPr>
              <w:pStyle w:val="TableField-Left"/>
              <w:rPr>
                <w:rFonts w:ascii="Calibri Light" w:hAnsi="Calibri Light" w:cs="Arial"/>
                <w:sz w:val="18"/>
              </w:rPr>
            </w:pPr>
          </w:p>
        </w:tc>
        <w:tc>
          <w:tcPr>
            <w:tcW w:w="1800" w:type="dxa"/>
            <w:tcBorders>
              <w:top w:val="threeDEmboss" w:sz="6" w:space="0" w:color="auto"/>
            </w:tcBorders>
            <w:vAlign w:val="center"/>
          </w:tcPr>
          <w:p w14:paraId="4F642539" w14:textId="77777777" w:rsidR="00A26719" w:rsidRDefault="00A26719" w:rsidP="0035091A">
            <w:pPr>
              <w:pStyle w:val="TableField-Left"/>
              <w:rPr>
                <w:rFonts w:ascii="Calibri Light" w:hAnsi="Calibri Light" w:cs="Arial"/>
                <w:sz w:val="18"/>
              </w:rPr>
            </w:pPr>
          </w:p>
        </w:tc>
        <w:tc>
          <w:tcPr>
            <w:tcW w:w="2070" w:type="dxa"/>
            <w:tcBorders>
              <w:top w:val="threeDEmboss" w:sz="6" w:space="0" w:color="auto"/>
            </w:tcBorders>
          </w:tcPr>
          <w:p w14:paraId="4FF4D46C" w14:textId="77777777" w:rsidR="00A26719" w:rsidRPr="00387370" w:rsidRDefault="00A26719" w:rsidP="0035091A">
            <w:pPr>
              <w:pStyle w:val="TableField-Left"/>
              <w:rPr>
                <w:rFonts w:ascii="Calibri Light" w:hAnsi="Calibri Light" w:cs="Arial"/>
                <w:sz w:val="18"/>
                <w:szCs w:val="18"/>
              </w:rPr>
            </w:pPr>
          </w:p>
        </w:tc>
      </w:tr>
      <w:tr w:rsidR="00387370" w:rsidRPr="00CD4E29" w14:paraId="413A36F7" w14:textId="14B66B16" w:rsidTr="00A26719">
        <w:trPr>
          <w:cantSplit/>
          <w:trHeight w:val="432"/>
        </w:trPr>
        <w:tc>
          <w:tcPr>
            <w:tcW w:w="828" w:type="dxa"/>
            <w:vAlign w:val="center"/>
          </w:tcPr>
          <w:p w14:paraId="2AA726E1" w14:textId="26DDF78F" w:rsidR="00387370" w:rsidRPr="00CD4E29" w:rsidRDefault="00A26719" w:rsidP="00387370">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30</w:t>
            </w:r>
          </w:p>
        </w:tc>
        <w:tc>
          <w:tcPr>
            <w:tcW w:w="3379" w:type="dxa"/>
            <w:vAlign w:val="center"/>
          </w:tcPr>
          <w:p w14:paraId="0AB76472" w14:textId="77777777" w:rsidR="00387370" w:rsidRPr="00A26719" w:rsidRDefault="00A26719" w:rsidP="00387370">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Select correspondence.</w:t>
            </w:r>
          </w:p>
          <w:p w14:paraId="4899D30B" w14:textId="77777777" w:rsidR="00A26719" w:rsidRDefault="00A26719" w:rsidP="00387370">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Select the correspondence to be generated.</w:t>
            </w:r>
          </w:p>
          <w:p w14:paraId="698B4114" w14:textId="4E059E61" w:rsidR="00A26719" w:rsidRPr="00CD4E29" w:rsidRDefault="00A26719" w:rsidP="00387370">
            <w:pPr>
              <w:pStyle w:val="TableField-Left"/>
              <w:rPr>
                <w:rFonts w:ascii="Calibri Light" w:hAnsi="Calibri Light" w:cs="Arial"/>
                <w:sz w:val="18"/>
              </w:rPr>
            </w:pPr>
          </w:p>
        </w:tc>
        <w:tc>
          <w:tcPr>
            <w:tcW w:w="1530" w:type="dxa"/>
            <w:vAlign w:val="center"/>
          </w:tcPr>
          <w:p w14:paraId="1E4C9713" w14:textId="1488350A" w:rsidR="00387370" w:rsidRPr="00CD4E29" w:rsidRDefault="00A26719" w:rsidP="00387370">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C4C Mashup (Empower Editor)</w:t>
            </w:r>
          </w:p>
        </w:tc>
        <w:tc>
          <w:tcPr>
            <w:tcW w:w="1800" w:type="dxa"/>
            <w:vAlign w:val="center"/>
          </w:tcPr>
          <w:p w14:paraId="7B4C8293" w14:textId="486773F5" w:rsidR="00387370" w:rsidRPr="00CD4E29" w:rsidRDefault="00A26719" w:rsidP="00387370">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Manual Outbound Correspondence</w:t>
            </w:r>
          </w:p>
        </w:tc>
        <w:tc>
          <w:tcPr>
            <w:tcW w:w="2070" w:type="dxa"/>
          </w:tcPr>
          <w:p w14:paraId="3536F818" w14:textId="3842BAFE" w:rsidR="00387370" w:rsidRPr="00387370" w:rsidRDefault="00387370" w:rsidP="00387370">
            <w:pPr>
              <w:pStyle w:val="TableField-Left"/>
              <w:rPr>
                <w:rFonts w:ascii="Calibri Light" w:hAnsi="Calibri Light" w:cs="Arial"/>
                <w:sz w:val="18"/>
                <w:szCs w:val="18"/>
              </w:rPr>
            </w:pPr>
          </w:p>
        </w:tc>
      </w:tr>
      <w:tr w:rsidR="00A26719" w:rsidRPr="00CD4E29" w14:paraId="58BA4027" w14:textId="18D8870A" w:rsidTr="00A26719">
        <w:trPr>
          <w:cantSplit/>
          <w:trHeight w:val="432"/>
        </w:trPr>
        <w:tc>
          <w:tcPr>
            <w:tcW w:w="828" w:type="dxa"/>
            <w:vAlign w:val="center"/>
          </w:tcPr>
          <w:p w14:paraId="715B7B6B" w14:textId="412520B7" w:rsidR="00A26719" w:rsidRPr="00CD4E29" w:rsidRDefault="00A26719" w:rsidP="00A26719">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40</w:t>
            </w:r>
          </w:p>
        </w:tc>
        <w:tc>
          <w:tcPr>
            <w:tcW w:w="3379" w:type="dxa"/>
            <w:vAlign w:val="center"/>
          </w:tcPr>
          <w:p w14:paraId="60551B70" w14:textId="77777777" w:rsidR="00A26719" w:rsidRPr="00A26719" w:rsidRDefault="00A26719" w:rsidP="00A26719">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Select communication channel</w:t>
            </w:r>
          </w:p>
          <w:p w14:paraId="0A1F12ED" w14:textId="77777777" w:rsidR="00A26719" w:rsidRDefault="00A26719" w:rsidP="00A2671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Communication channel is defaulted. User is able to overwrite communication channel.</w:t>
            </w:r>
          </w:p>
          <w:p w14:paraId="5D9AA1F8" w14:textId="4864DBE7" w:rsidR="00A26719" w:rsidRPr="00CD4E29" w:rsidRDefault="00A26719" w:rsidP="00A26719">
            <w:pPr>
              <w:pStyle w:val="TableField-Left"/>
              <w:rPr>
                <w:rFonts w:ascii="Calibri Light" w:hAnsi="Calibri Light" w:cs="Arial"/>
                <w:sz w:val="18"/>
              </w:rPr>
            </w:pPr>
          </w:p>
        </w:tc>
        <w:tc>
          <w:tcPr>
            <w:tcW w:w="1530" w:type="dxa"/>
            <w:vAlign w:val="center"/>
          </w:tcPr>
          <w:p w14:paraId="104488BB" w14:textId="49DDCD60" w:rsidR="00A26719" w:rsidRPr="00CD4E29" w:rsidRDefault="00A26719" w:rsidP="00A2671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C4C Mashup (Empower Editor)</w:t>
            </w:r>
          </w:p>
        </w:tc>
        <w:tc>
          <w:tcPr>
            <w:tcW w:w="1800" w:type="dxa"/>
            <w:vAlign w:val="center"/>
          </w:tcPr>
          <w:p w14:paraId="303E150C" w14:textId="5D1CC200" w:rsidR="00A26719" w:rsidRPr="00CD4E29" w:rsidRDefault="00A26719" w:rsidP="00A2671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Manual Outbound Correspondence</w:t>
            </w:r>
          </w:p>
        </w:tc>
        <w:tc>
          <w:tcPr>
            <w:tcW w:w="2070" w:type="dxa"/>
          </w:tcPr>
          <w:p w14:paraId="45C147B3" w14:textId="730C74EB" w:rsidR="00A26719" w:rsidRPr="00387370" w:rsidRDefault="00A26719" w:rsidP="00A26719">
            <w:pPr>
              <w:pStyle w:val="TableField-Left"/>
              <w:rPr>
                <w:rFonts w:ascii="Calibri Light" w:hAnsi="Calibri Light" w:cs="Arial"/>
                <w:sz w:val="18"/>
                <w:szCs w:val="18"/>
              </w:rPr>
            </w:pPr>
          </w:p>
        </w:tc>
      </w:tr>
      <w:tr w:rsidR="00A26719" w:rsidRPr="00CD4E29" w14:paraId="31C50DF5" w14:textId="77777777" w:rsidTr="00A26719">
        <w:trPr>
          <w:cantSplit/>
          <w:trHeight w:val="432"/>
        </w:trPr>
        <w:tc>
          <w:tcPr>
            <w:tcW w:w="828" w:type="dxa"/>
            <w:vAlign w:val="center"/>
          </w:tcPr>
          <w:p w14:paraId="21EA369C" w14:textId="6525D0C8" w:rsidR="00A26719" w:rsidRPr="00CD4E29" w:rsidRDefault="00A26719" w:rsidP="00A26719">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lastRenderedPageBreak/>
              <w:t>50</w:t>
            </w:r>
          </w:p>
        </w:tc>
        <w:tc>
          <w:tcPr>
            <w:tcW w:w="3379" w:type="dxa"/>
            <w:vAlign w:val="center"/>
          </w:tcPr>
          <w:p w14:paraId="773C3F04" w14:textId="77777777" w:rsidR="00A26719" w:rsidRPr="00A26719" w:rsidRDefault="00A26719" w:rsidP="00A26719">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Preview correspondence</w:t>
            </w:r>
          </w:p>
          <w:p w14:paraId="313DB572" w14:textId="334B69F2" w:rsidR="00A26719" w:rsidRPr="00CD4E29" w:rsidRDefault="00A26719" w:rsidP="00A2671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Preview the correspondence</w:t>
            </w:r>
          </w:p>
        </w:tc>
        <w:tc>
          <w:tcPr>
            <w:tcW w:w="1530" w:type="dxa"/>
            <w:vAlign w:val="center"/>
          </w:tcPr>
          <w:p w14:paraId="2766A7CA" w14:textId="3FAC0B1F" w:rsidR="00A26719" w:rsidRPr="00CD4E29" w:rsidRDefault="00A26719" w:rsidP="00A2671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C4C Mashup (Empower Editor)</w:t>
            </w:r>
          </w:p>
        </w:tc>
        <w:tc>
          <w:tcPr>
            <w:tcW w:w="1800" w:type="dxa"/>
            <w:vAlign w:val="center"/>
          </w:tcPr>
          <w:p w14:paraId="283FADE7" w14:textId="46336AF5" w:rsidR="00A26719" w:rsidRPr="00CD4E29" w:rsidRDefault="00A26719" w:rsidP="00A2671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Manual Outbound Correspondence</w:t>
            </w:r>
          </w:p>
        </w:tc>
        <w:tc>
          <w:tcPr>
            <w:tcW w:w="2070" w:type="dxa"/>
          </w:tcPr>
          <w:p w14:paraId="2DFF2F44" w14:textId="3FEE429F" w:rsidR="00A26719" w:rsidRPr="00387370" w:rsidRDefault="00A26719" w:rsidP="00A26719">
            <w:pPr>
              <w:pStyle w:val="TableField-Left"/>
              <w:rPr>
                <w:rFonts w:ascii="Calibri Light" w:hAnsi="Calibri Light" w:cs="Arial"/>
                <w:sz w:val="18"/>
                <w:szCs w:val="18"/>
              </w:rPr>
            </w:pPr>
          </w:p>
        </w:tc>
      </w:tr>
      <w:tr w:rsidR="00A26719" w:rsidRPr="00CD4E29" w14:paraId="6136933D" w14:textId="77777777" w:rsidTr="00A26719">
        <w:trPr>
          <w:cantSplit/>
          <w:trHeight w:val="432"/>
        </w:trPr>
        <w:tc>
          <w:tcPr>
            <w:tcW w:w="828" w:type="dxa"/>
            <w:vAlign w:val="center"/>
          </w:tcPr>
          <w:p w14:paraId="010BB6E2" w14:textId="3D9B2520" w:rsidR="00A26719" w:rsidRPr="00CD4E29" w:rsidRDefault="00A26719" w:rsidP="00A26719">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60</w:t>
            </w:r>
          </w:p>
        </w:tc>
        <w:tc>
          <w:tcPr>
            <w:tcW w:w="3379" w:type="dxa"/>
            <w:vAlign w:val="center"/>
          </w:tcPr>
          <w:p w14:paraId="03EC1A97" w14:textId="77777777" w:rsidR="00A26719" w:rsidRPr="00A26719" w:rsidRDefault="00A26719" w:rsidP="00A26719">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Edit allowed?</w:t>
            </w:r>
          </w:p>
          <w:p w14:paraId="7DB1CB4A" w14:textId="694964E5" w:rsidR="00A26719" w:rsidRDefault="00A26719" w:rsidP="00A2671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If edit allowed, go to step 70. Otherwise, go to step 80.</w:t>
            </w:r>
          </w:p>
          <w:p w14:paraId="39739D98" w14:textId="77777777" w:rsidR="00A26719" w:rsidRPr="00CD4E29" w:rsidRDefault="00A26719" w:rsidP="00A26719">
            <w:pPr>
              <w:pStyle w:val="TableField-Left"/>
              <w:rPr>
                <w:rFonts w:ascii="Calibri Light" w:hAnsi="Calibri Light" w:cs="Arial"/>
                <w:sz w:val="18"/>
              </w:rPr>
            </w:pPr>
          </w:p>
        </w:tc>
        <w:tc>
          <w:tcPr>
            <w:tcW w:w="1530" w:type="dxa"/>
            <w:vAlign w:val="center"/>
          </w:tcPr>
          <w:p w14:paraId="2371B17B" w14:textId="2648637B" w:rsidR="00A26719" w:rsidRPr="00CD4E29" w:rsidRDefault="00A26719" w:rsidP="00A2671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C4C Mashup (Empower Editor)</w:t>
            </w:r>
          </w:p>
        </w:tc>
        <w:tc>
          <w:tcPr>
            <w:tcW w:w="1800" w:type="dxa"/>
            <w:vAlign w:val="center"/>
          </w:tcPr>
          <w:p w14:paraId="5BB271C8" w14:textId="421D3901" w:rsidR="00A26719" w:rsidRPr="00CD4E29" w:rsidRDefault="00A26719" w:rsidP="00A2671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Manual Outbound Correspondence</w:t>
            </w:r>
          </w:p>
        </w:tc>
        <w:tc>
          <w:tcPr>
            <w:tcW w:w="2070" w:type="dxa"/>
          </w:tcPr>
          <w:p w14:paraId="67C3E50A" w14:textId="327EB34A" w:rsidR="00A26719" w:rsidRPr="00387370" w:rsidRDefault="00A26719" w:rsidP="00A26719">
            <w:pPr>
              <w:pStyle w:val="TableField-Left"/>
              <w:rPr>
                <w:rFonts w:ascii="Calibri Light" w:hAnsi="Calibri Light" w:cs="Arial"/>
                <w:sz w:val="18"/>
                <w:szCs w:val="18"/>
              </w:rPr>
            </w:pPr>
          </w:p>
        </w:tc>
      </w:tr>
      <w:tr w:rsidR="00A26719" w:rsidRPr="00CD4E29" w14:paraId="6F011528" w14:textId="77777777" w:rsidTr="00A26719">
        <w:trPr>
          <w:cantSplit/>
          <w:trHeight w:val="432"/>
        </w:trPr>
        <w:tc>
          <w:tcPr>
            <w:tcW w:w="828" w:type="dxa"/>
            <w:vAlign w:val="center"/>
          </w:tcPr>
          <w:p w14:paraId="5F7A2F0A" w14:textId="17959E9D" w:rsidR="00A26719" w:rsidRDefault="00A26719" w:rsidP="00A26719">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70</w:t>
            </w:r>
          </w:p>
        </w:tc>
        <w:tc>
          <w:tcPr>
            <w:tcW w:w="3379" w:type="dxa"/>
            <w:vAlign w:val="center"/>
          </w:tcPr>
          <w:p w14:paraId="61F2A2E8" w14:textId="77777777" w:rsidR="00A26719" w:rsidRDefault="00A26719" w:rsidP="00A26719">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Edit correspondence</w:t>
            </w:r>
          </w:p>
          <w:p w14:paraId="1846B372" w14:textId="77777777" w:rsidR="00A26719" w:rsidRDefault="00A26719" w:rsidP="00A2671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Edit the correspondence</w:t>
            </w:r>
            <w:r w:rsidR="00092BB1" w:rsidRPr="2C33CDF8">
              <w:rPr>
                <w:rFonts w:ascii="Calibri Light,Arial" w:eastAsia="Calibri Light,Arial" w:hAnsi="Calibri Light,Arial" w:cs="Calibri Light,Arial"/>
                <w:sz w:val="18"/>
                <w:szCs w:val="18"/>
              </w:rPr>
              <w:t>.</w:t>
            </w:r>
          </w:p>
          <w:p w14:paraId="6D6B7B9B" w14:textId="775F873A" w:rsidR="00092BB1" w:rsidRPr="00A26719" w:rsidRDefault="00092BB1" w:rsidP="00A26719">
            <w:pPr>
              <w:pStyle w:val="TableField-Left"/>
              <w:rPr>
                <w:rFonts w:ascii="Calibri Light" w:hAnsi="Calibri Light" w:cs="Arial"/>
                <w:sz w:val="18"/>
              </w:rPr>
            </w:pPr>
          </w:p>
        </w:tc>
        <w:tc>
          <w:tcPr>
            <w:tcW w:w="1530" w:type="dxa"/>
            <w:vAlign w:val="center"/>
          </w:tcPr>
          <w:p w14:paraId="4F71EC82" w14:textId="683B7940" w:rsidR="00A26719" w:rsidRDefault="00A26719" w:rsidP="00A2671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C4C Mashup (Empower Editor)</w:t>
            </w:r>
          </w:p>
        </w:tc>
        <w:tc>
          <w:tcPr>
            <w:tcW w:w="1800" w:type="dxa"/>
            <w:vAlign w:val="center"/>
          </w:tcPr>
          <w:p w14:paraId="608B1329" w14:textId="4CA784E2" w:rsidR="00A26719" w:rsidRDefault="00A26719" w:rsidP="00A2671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Manual Outbound Correspondence</w:t>
            </w:r>
          </w:p>
        </w:tc>
        <w:tc>
          <w:tcPr>
            <w:tcW w:w="2070" w:type="dxa"/>
          </w:tcPr>
          <w:p w14:paraId="526B073A" w14:textId="77777777" w:rsidR="00A26719" w:rsidRPr="00387370" w:rsidRDefault="00A26719" w:rsidP="00A26719">
            <w:pPr>
              <w:pStyle w:val="TableField-Left"/>
              <w:rPr>
                <w:rFonts w:ascii="Calibri Light" w:hAnsi="Calibri Light" w:cs="Arial"/>
                <w:sz w:val="18"/>
                <w:szCs w:val="18"/>
              </w:rPr>
            </w:pPr>
          </w:p>
        </w:tc>
      </w:tr>
      <w:tr w:rsidR="00A26719" w:rsidRPr="00CD4E29" w14:paraId="47952712" w14:textId="77777777" w:rsidTr="00A26719">
        <w:trPr>
          <w:cantSplit/>
          <w:trHeight w:val="432"/>
        </w:trPr>
        <w:tc>
          <w:tcPr>
            <w:tcW w:w="828" w:type="dxa"/>
            <w:vAlign w:val="center"/>
          </w:tcPr>
          <w:p w14:paraId="23622FFA" w14:textId="6B5EDD4D" w:rsidR="00A26719" w:rsidRDefault="00A26719" w:rsidP="00A26719">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80</w:t>
            </w:r>
          </w:p>
        </w:tc>
        <w:tc>
          <w:tcPr>
            <w:tcW w:w="3379" w:type="dxa"/>
            <w:vAlign w:val="center"/>
          </w:tcPr>
          <w:p w14:paraId="2C35D5F8" w14:textId="77777777" w:rsidR="00A26719" w:rsidRDefault="00A26719" w:rsidP="00A26719">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Submitted?</w:t>
            </w:r>
          </w:p>
          <w:p w14:paraId="541626DF" w14:textId="7D0379A2" w:rsidR="00A26719" w:rsidRDefault="00A26719" w:rsidP="00A2671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If correspondence is submitted, go to step </w:t>
            </w:r>
            <w:r w:rsidR="00092BB1" w:rsidRPr="2C33CDF8">
              <w:rPr>
                <w:rFonts w:ascii="Calibri Light" w:eastAsia="Calibri Light" w:hAnsi="Calibri Light" w:cs="Calibri Light"/>
                <w:sz w:val="18"/>
                <w:szCs w:val="18"/>
              </w:rPr>
              <w:t xml:space="preserve">110. Otherwise, go to step </w:t>
            </w:r>
            <w:r w:rsidR="00DA0ACB" w:rsidRPr="2C33CDF8">
              <w:rPr>
                <w:rFonts w:ascii="Calibri Light" w:eastAsia="Calibri Light" w:hAnsi="Calibri Light" w:cs="Calibri Light"/>
                <w:sz w:val="18"/>
                <w:szCs w:val="18"/>
              </w:rPr>
              <w:t>4</w:t>
            </w:r>
            <w:r w:rsidR="00092BB1" w:rsidRPr="2C33CDF8">
              <w:rPr>
                <w:rFonts w:ascii="Calibri Light" w:eastAsia="Calibri Light" w:hAnsi="Calibri Light" w:cs="Calibri Light"/>
                <w:sz w:val="18"/>
                <w:szCs w:val="18"/>
              </w:rPr>
              <w:t>0.</w:t>
            </w:r>
          </w:p>
          <w:p w14:paraId="08D745B1" w14:textId="4530FA94" w:rsidR="00092BB1" w:rsidRPr="00A26719" w:rsidRDefault="00092BB1" w:rsidP="00A26719">
            <w:pPr>
              <w:pStyle w:val="TableField-Left"/>
              <w:rPr>
                <w:rFonts w:ascii="Calibri Light" w:hAnsi="Calibri Light" w:cs="Arial"/>
                <w:sz w:val="18"/>
              </w:rPr>
            </w:pPr>
          </w:p>
        </w:tc>
        <w:tc>
          <w:tcPr>
            <w:tcW w:w="1530" w:type="dxa"/>
            <w:vAlign w:val="center"/>
          </w:tcPr>
          <w:p w14:paraId="45994FCC" w14:textId="130D20CB" w:rsidR="00A26719" w:rsidRDefault="00092BB1" w:rsidP="00A2671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N/A</w:t>
            </w:r>
          </w:p>
        </w:tc>
        <w:tc>
          <w:tcPr>
            <w:tcW w:w="1800" w:type="dxa"/>
            <w:vAlign w:val="center"/>
          </w:tcPr>
          <w:p w14:paraId="25971D4D" w14:textId="79AFBCF9" w:rsidR="00A26719" w:rsidRDefault="00092BB1" w:rsidP="00A26719">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N/A</w:t>
            </w:r>
          </w:p>
        </w:tc>
        <w:tc>
          <w:tcPr>
            <w:tcW w:w="2070" w:type="dxa"/>
          </w:tcPr>
          <w:p w14:paraId="314BE4CC" w14:textId="77777777" w:rsidR="00A26719" w:rsidRPr="00387370" w:rsidRDefault="00A26719" w:rsidP="00A26719">
            <w:pPr>
              <w:pStyle w:val="TableField-Left"/>
              <w:rPr>
                <w:rFonts w:ascii="Calibri Light" w:hAnsi="Calibri Light" w:cs="Arial"/>
                <w:sz w:val="18"/>
                <w:szCs w:val="18"/>
              </w:rPr>
            </w:pPr>
          </w:p>
        </w:tc>
      </w:tr>
      <w:tr w:rsidR="00092BB1" w:rsidRPr="00CD4E29" w14:paraId="73667776" w14:textId="77777777" w:rsidTr="00A26719">
        <w:trPr>
          <w:cantSplit/>
          <w:trHeight w:val="432"/>
        </w:trPr>
        <w:tc>
          <w:tcPr>
            <w:tcW w:w="828" w:type="dxa"/>
            <w:vAlign w:val="center"/>
          </w:tcPr>
          <w:p w14:paraId="1DD2FA6E" w14:textId="3D01E4E6" w:rsidR="00092BB1" w:rsidRDefault="00092BB1" w:rsidP="00092BB1">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110</w:t>
            </w:r>
          </w:p>
        </w:tc>
        <w:tc>
          <w:tcPr>
            <w:tcW w:w="3379" w:type="dxa"/>
            <w:vAlign w:val="center"/>
          </w:tcPr>
          <w:p w14:paraId="0CB72F4A" w14:textId="77777777" w:rsidR="00092BB1" w:rsidRDefault="00092BB1" w:rsidP="00092BB1">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Channel is email/SMS/Voice call?</w:t>
            </w:r>
          </w:p>
          <w:p w14:paraId="4D192565" w14:textId="77777777" w:rsidR="00092BB1" w:rsidRDefault="00092BB1" w:rsidP="00092BB1">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If communication channel is email or SMS or voice call, go to step 140. Otherwise, go to 120.</w:t>
            </w:r>
          </w:p>
          <w:p w14:paraId="41DE1AFD" w14:textId="06C03F3D" w:rsidR="00092BB1" w:rsidRPr="00092BB1" w:rsidRDefault="00092BB1" w:rsidP="00092BB1">
            <w:pPr>
              <w:pStyle w:val="TableField-Left"/>
              <w:rPr>
                <w:rFonts w:ascii="Calibri Light" w:hAnsi="Calibri Light" w:cs="Arial"/>
                <w:sz w:val="18"/>
              </w:rPr>
            </w:pPr>
          </w:p>
        </w:tc>
        <w:tc>
          <w:tcPr>
            <w:tcW w:w="1530" w:type="dxa"/>
            <w:vAlign w:val="center"/>
          </w:tcPr>
          <w:p w14:paraId="00BE2B43" w14:textId="58BC5F38" w:rsidR="00092BB1" w:rsidRDefault="00092BB1" w:rsidP="00092BB1">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N/A</w:t>
            </w:r>
          </w:p>
        </w:tc>
        <w:tc>
          <w:tcPr>
            <w:tcW w:w="1800" w:type="dxa"/>
            <w:vAlign w:val="center"/>
          </w:tcPr>
          <w:p w14:paraId="1A8E6A88" w14:textId="4D9DC4C7" w:rsidR="00092BB1" w:rsidRDefault="00092BB1" w:rsidP="00092BB1">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N/A</w:t>
            </w:r>
          </w:p>
        </w:tc>
        <w:tc>
          <w:tcPr>
            <w:tcW w:w="2070" w:type="dxa"/>
          </w:tcPr>
          <w:p w14:paraId="649997EE" w14:textId="77777777" w:rsidR="00092BB1" w:rsidRPr="00387370" w:rsidRDefault="00092BB1" w:rsidP="00092BB1">
            <w:pPr>
              <w:pStyle w:val="TableField-Left"/>
              <w:rPr>
                <w:rFonts w:ascii="Calibri Light" w:hAnsi="Calibri Light" w:cs="Arial"/>
                <w:sz w:val="18"/>
                <w:szCs w:val="18"/>
              </w:rPr>
            </w:pPr>
          </w:p>
        </w:tc>
      </w:tr>
      <w:tr w:rsidR="00092BB1" w:rsidRPr="00CD4E29" w14:paraId="06C48B60" w14:textId="77777777" w:rsidTr="00A26719">
        <w:trPr>
          <w:cantSplit/>
          <w:trHeight w:val="432"/>
        </w:trPr>
        <w:tc>
          <w:tcPr>
            <w:tcW w:w="828" w:type="dxa"/>
            <w:vAlign w:val="center"/>
          </w:tcPr>
          <w:p w14:paraId="52801D40" w14:textId="3D23A370" w:rsidR="00092BB1" w:rsidRDefault="00092BB1" w:rsidP="00092BB1">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120</w:t>
            </w:r>
          </w:p>
        </w:tc>
        <w:tc>
          <w:tcPr>
            <w:tcW w:w="3379" w:type="dxa"/>
            <w:vAlign w:val="center"/>
          </w:tcPr>
          <w:p w14:paraId="47E405FB" w14:textId="77777777" w:rsidR="00092BB1" w:rsidRDefault="00092BB1" w:rsidP="00092BB1">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Channel is US mail?</w:t>
            </w:r>
          </w:p>
          <w:p w14:paraId="40A4DB13" w14:textId="30688A0A" w:rsidR="00092BB1" w:rsidRDefault="00092BB1" w:rsidP="00092BB1">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If communication channel is US mail, go to step 150. Otherwise, go to step </w:t>
            </w:r>
            <w:r w:rsidR="0004436A" w:rsidRPr="2C33CDF8">
              <w:rPr>
                <w:rFonts w:ascii="Calibri Light" w:eastAsia="Calibri Light" w:hAnsi="Calibri Light" w:cs="Calibri Light"/>
                <w:sz w:val="18"/>
                <w:szCs w:val="18"/>
              </w:rPr>
              <w:t>130</w:t>
            </w:r>
            <w:r w:rsidRPr="2C33CDF8">
              <w:rPr>
                <w:rFonts w:ascii="Calibri Light,Arial" w:eastAsia="Calibri Light,Arial" w:hAnsi="Calibri Light,Arial" w:cs="Calibri Light,Arial"/>
                <w:sz w:val="18"/>
                <w:szCs w:val="18"/>
              </w:rPr>
              <w:t>.</w:t>
            </w:r>
          </w:p>
          <w:p w14:paraId="17EEF393" w14:textId="214073BD" w:rsidR="00092BB1" w:rsidRPr="00092BB1" w:rsidRDefault="00092BB1" w:rsidP="00092BB1">
            <w:pPr>
              <w:pStyle w:val="TableField-Left"/>
              <w:rPr>
                <w:rFonts w:ascii="Calibri Light" w:hAnsi="Calibri Light" w:cs="Arial"/>
                <w:sz w:val="18"/>
              </w:rPr>
            </w:pPr>
          </w:p>
        </w:tc>
        <w:tc>
          <w:tcPr>
            <w:tcW w:w="1530" w:type="dxa"/>
            <w:vAlign w:val="center"/>
          </w:tcPr>
          <w:p w14:paraId="45030147" w14:textId="23415FA8" w:rsidR="00092BB1" w:rsidRDefault="00092BB1" w:rsidP="00092BB1">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N/A</w:t>
            </w:r>
          </w:p>
        </w:tc>
        <w:tc>
          <w:tcPr>
            <w:tcW w:w="1800" w:type="dxa"/>
            <w:vAlign w:val="center"/>
          </w:tcPr>
          <w:p w14:paraId="1F54E772" w14:textId="1DFF7737" w:rsidR="00092BB1" w:rsidRDefault="00092BB1" w:rsidP="00092BB1">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N/A</w:t>
            </w:r>
          </w:p>
        </w:tc>
        <w:tc>
          <w:tcPr>
            <w:tcW w:w="2070" w:type="dxa"/>
          </w:tcPr>
          <w:p w14:paraId="173FD469" w14:textId="77777777" w:rsidR="00092BB1" w:rsidRPr="00387370" w:rsidRDefault="00092BB1" w:rsidP="00092BB1">
            <w:pPr>
              <w:pStyle w:val="TableField-Left"/>
              <w:rPr>
                <w:rFonts w:ascii="Calibri Light" w:hAnsi="Calibri Light" w:cs="Arial"/>
                <w:sz w:val="18"/>
                <w:szCs w:val="18"/>
              </w:rPr>
            </w:pPr>
          </w:p>
        </w:tc>
      </w:tr>
      <w:tr w:rsidR="0004436A" w:rsidRPr="00CD4E29" w14:paraId="58CC7326" w14:textId="77777777" w:rsidTr="00A26719">
        <w:trPr>
          <w:cantSplit/>
          <w:trHeight w:val="432"/>
        </w:trPr>
        <w:tc>
          <w:tcPr>
            <w:tcW w:w="828" w:type="dxa"/>
            <w:vAlign w:val="center"/>
          </w:tcPr>
          <w:p w14:paraId="39F29DC1" w14:textId="6CAF3519" w:rsidR="0004436A" w:rsidRPr="2C356526" w:rsidRDefault="0004436A" w:rsidP="0004436A">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130</w:t>
            </w:r>
          </w:p>
        </w:tc>
        <w:tc>
          <w:tcPr>
            <w:tcW w:w="3379" w:type="dxa"/>
            <w:vAlign w:val="center"/>
          </w:tcPr>
          <w:p w14:paraId="30FD9CF5" w14:textId="77777777" w:rsidR="0004436A" w:rsidRDefault="0004436A" w:rsidP="0004436A">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Channel is send to printer?</w:t>
            </w:r>
          </w:p>
          <w:p w14:paraId="0C7B2E63" w14:textId="77777777" w:rsidR="0004436A" w:rsidRDefault="0004436A" w:rsidP="0004436A">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If communication channel is send to printer, go to step 160. Otherwise, go to step 140.</w:t>
            </w:r>
          </w:p>
          <w:p w14:paraId="2B9ABF5E" w14:textId="77777777" w:rsidR="0004436A" w:rsidRPr="2C356526" w:rsidRDefault="0004436A" w:rsidP="0004436A">
            <w:pPr>
              <w:pStyle w:val="TableField-Left"/>
              <w:rPr>
                <w:rFonts w:ascii="Calibri Light" w:hAnsi="Calibri Light" w:cs="Arial"/>
                <w:b/>
                <w:sz w:val="18"/>
                <w:szCs w:val="18"/>
              </w:rPr>
            </w:pPr>
          </w:p>
        </w:tc>
        <w:tc>
          <w:tcPr>
            <w:tcW w:w="1530" w:type="dxa"/>
            <w:vAlign w:val="center"/>
          </w:tcPr>
          <w:p w14:paraId="6AAC5336" w14:textId="1894F593" w:rsidR="0004436A" w:rsidRPr="2C356526" w:rsidRDefault="0004436A" w:rsidP="0004436A">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N/A</w:t>
            </w:r>
          </w:p>
        </w:tc>
        <w:tc>
          <w:tcPr>
            <w:tcW w:w="1800" w:type="dxa"/>
            <w:vAlign w:val="center"/>
          </w:tcPr>
          <w:p w14:paraId="70012531" w14:textId="259DB4B0" w:rsidR="0004436A" w:rsidRPr="2C356526" w:rsidRDefault="0004436A" w:rsidP="0004436A">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N/A</w:t>
            </w:r>
          </w:p>
        </w:tc>
        <w:tc>
          <w:tcPr>
            <w:tcW w:w="2070" w:type="dxa"/>
          </w:tcPr>
          <w:p w14:paraId="76FCBC30" w14:textId="7A3C08EF" w:rsidR="0004436A" w:rsidRPr="00387370" w:rsidRDefault="0004436A" w:rsidP="0004436A">
            <w:pPr>
              <w:pStyle w:val="TableField-Left"/>
              <w:rPr>
                <w:rFonts w:ascii="Calibri Light" w:hAnsi="Calibri Light" w:cs="Arial"/>
                <w:sz w:val="18"/>
                <w:szCs w:val="18"/>
              </w:rPr>
            </w:pPr>
          </w:p>
        </w:tc>
      </w:tr>
      <w:tr w:rsidR="0004436A" w:rsidRPr="00CD4E29" w14:paraId="3CCFBA4F" w14:textId="77777777" w:rsidTr="00A26719">
        <w:trPr>
          <w:cantSplit/>
          <w:trHeight w:val="432"/>
        </w:trPr>
        <w:tc>
          <w:tcPr>
            <w:tcW w:w="828" w:type="dxa"/>
            <w:vAlign w:val="center"/>
          </w:tcPr>
          <w:p w14:paraId="6774B460" w14:textId="082B38BA" w:rsidR="0004436A" w:rsidRDefault="0004436A" w:rsidP="0004436A">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140</w:t>
            </w:r>
          </w:p>
        </w:tc>
        <w:tc>
          <w:tcPr>
            <w:tcW w:w="3379" w:type="dxa"/>
            <w:vAlign w:val="center"/>
          </w:tcPr>
          <w:p w14:paraId="7D2BEABE" w14:textId="77777777" w:rsidR="0004436A" w:rsidRDefault="0004436A" w:rsidP="0004436A">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Nuance to process data file</w:t>
            </w:r>
          </w:p>
          <w:p w14:paraId="5562B1C4" w14:textId="01824243" w:rsidR="0004436A" w:rsidRDefault="0004436A" w:rsidP="0004436A">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3</w:t>
            </w:r>
            <w:r w:rsidRPr="2C33CDF8">
              <w:rPr>
                <w:rFonts w:ascii="Calibri Light" w:eastAsia="Calibri Light" w:hAnsi="Calibri Light" w:cs="Calibri Light"/>
                <w:sz w:val="18"/>
                <w:szCs w:val="18"/>
                <w:vertAlign w:val="superscript"/>
              </w:rPr>
              <w:t>rd</w:t>
            </w:r>
            <w:r w:rsidRPr="2C33CDF8">
              <w:rPr>
                <w:rFonts w:ascii="Calibri Light" w:eastAsia="Calibri Light" w:hAnsi="Calibri Light" w:cs="Calibri Light"/>
                <w:sz w:val="18"/>
                <w:szCs w:val="18"/>
              </w:rPr>
              <w:t xml:space="preserve"> party notification system (Nuance) picks up correspondence data file and process the file. Go to step 170.</w:t>
            </w:r>
          </w:p>
          <w:p w14:paraId="0338A9A2" w14:textId="6AB24DE1" w:rsidR="0004436A" w:rsidRPr="00CC44E2" w:rsidRDefault="0004436A" w:rsidP="0004436A">
            <w:pPr>
              <w:pStyle w:val="TableField-Left"/>
              <w:rPr>
                <w:rFonts w:ascii="Calibri Light" w:hAnsi="Calibri Light" w:cs="Arial"/>
                <w:sz w:val="18"/>
              </w:rPr>
            </w:pPr>
          </w:p>
        </w:tc>
        <w:tc>
          <w:tcPr>
            <w:tcW w:w="1530" w:type="dxa"/>
            <w:vAlign w:val="center"/>
          </w:tcPr>
          <w:p w14:paraId="2FD06EC4" w14:textId="32C8F3E5" w:rsidR="0004436A" w:rsidRDefault="0004436A" w:rsidP="0004436A">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N/A</w:t>
            </w:r>
          </w:p>
        </w:tc>
        <w:tc>
          <w:tcPr>
            <w:tcW w:w="1800" w:type="dxa"/>
            <w:vAlign w:val="center"/>
          </w:tcPr>
          <w:p w14:paraId="6A36108C" w14:textId="62416A89" w:rsidR="0004436A" w:rsidRDefault="0004436A" w:rsidP="0004436A">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N/A</w:t>
            </w:r>
          </w:p>
        </w:tc>
        <w:tc>
          <w:tcPr>
            <w:tcW w:w="2070" w:type="dxa"/>
          </w:tcPr>
          <w:p w14:paraId="3725B64F" w14:textId="77777777" w:rsidR="0004436A" w:rsidRPr="00387370" w:rsidRDefault="0004436A" w:rsidP="0004436A">
            <w:pPr>
              <w:pStyle w:val="TableField-Left"/>
              <w:rPr>
                <w:rFonts w:ascii="Calibri Light" w:hAnsi="Calibri Light" w:cs="Arial"/>
                <w:sz w:val="18"/>
                <w:szCs w:val="18"/>
              </w:rPr>
            </w:pPr>
          </w:p>
        </w:tc>
      </w:tr>
      <w:tr w:rsidR="0004436A" w:rsidRPr="00CD4E29" w14:paraId="743A6F3F" w14:textId="77777777" w:rsidTr="00A26719">
        <w:trPr>
          <w:cantSplit/>
          <w:trHeight w:val="432"/>
        </w:trPr>
        <w:tc>
          <w:tcPr>
            <w:tcW w:w="828" w:type="dxa"/>
            <w:vAlign w:val="center"/>
          </w:tcPr>
          <w:p w14:paraId="27A4E1C7" w14:textId="00CAC7C4" w:rsidR="0004436A" w:rsidRDefault="0004436A" w:rsidP="0004436A">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150</w:t>
            </w:r>
          </w:p>
        </w:tc>
        <w:tc>
          <w:tcPr>
            <w:tcW w:w="3379" w:type="dxa"/>
            <w:vAlign w:val="center"/>
          </w:tcPr>
          <w:p w14:paraId="7E5E51B0" w14:textId="77777777" w:rsidR="0004436A" w:rsidRDefault="0004436A" w:rsidP="0004436A">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GO3 process data file</w:t>
            </w:r>
          </w:p>
          <w:p w14:paraId="3DC6E549" w14:textId="492C21F6" w:rsidR="0004436A" w:rsidRDefault="0004436A" w:rsidP="0004436A">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GO3 picks up correspondence data file and process the file. Go to step 170.</w:t>
            </w:r>
          </w:p>
          <w:p w14:paraId="7B765C17" w14:textId="51A4E3E0" w:rsidR="0004436A" w:rsidRPr="00CC44E2" w:rsidRDefault="0004436A" w:rsidP="0004436A">
            <w:pPr>
              <w:pStyle w:val="TableField-Left"/>
              <w:rPr>
                <w:rFonts w:ascii="Calibri Light" w:hAnsi="Calibri Light" w:cs="Arial"/>
                <w:sz w:val="18"/>
              </w:rPr>
            </w:pPr>
          </w:p>
        </w:tc>
        <w:tc>
          <w:tcPr>
            <w:tcW w:w="1530" w:type="dxa"/>
            <w:vAlign w:val="center"/>
          </w:tcPr>
          <w:p w14:paraId="06B7E588" w14:textId="2F4EBA93" w:rsidR="0004436A" w:rsidRDefault="0004436A" w:rsidP="0004436A">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N/A</w:t>
            </w:r>
          </w:p>
        </w:tc>
        <w:tc>
          <w:tcPr>
            <w:tcW w:w="1800" w:type="dxa"/>
            <w:vAlign w:val="center"/>
          </w:tcPr>
          <w:p w14:paraId="57ED3998" w14:textId="5CF195F3" w:rsidR="0004436A" w:rsidRDefault="0004436A" w:rsidP="0004436A">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N/A</w:t>
            </w:r>
          </w:p>
        </w:tc>
        <w:tc>
          <w:tcPr>
            <w:tcW w:w="2070" w:type="dxa"/>
          </w:tcPr>
          <w:p w14:paraId="42C755FC" w14:textId="77777777" w:rsidR="0004436A" w:rsidRPr="00387370" w:rsidRDefault="0004436A" w:rsidP="0004436A">
            <w:pPr>
              <w:pStyle w:val="TableField-Left"/>
              <w:rPr>
                <w:rFonts w:ascii="Calibri Light" w:hAnsi="Calibri Light" w:cs="Arial"/>
                <w:sz w:val="18"/>
                <w:szCs w:val="18"/>
              </w:rPr>
            </w:pPr>
          </w:p>
        </w:tc>
      </w:tr>
      <w:tr w:rsidR="0004436A" w:rsidRPr="00CD4E29" w14:paraId="38EADF91" w14:textId="77777777" w:rsidTr="00A26719">
        <w:trPr>
          <w:cantSplit/>
          <w:trHeight w:val="432"/>
        </w:trPr>
        <w:tc>
          <w:tcPr>
            <w:tcW w:w="828" w:type="dxa"/>
            <w:vAlign w:val="center"/>
          </w:tcPr>
          <w:p w14:paraId="41010243" w14:textId="6412444C" w:rsidR="0004436A" w:rsidRDefault="0004436A" w:rsidP="0004436A">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160</w:t>
            </w:r>
          </w:p>
        </w:tc>
        <w:tc>
          <w:tcPr>
            <w:tcW w:w="3379" w:type="dxa"/>
            <w:vAlign w:val="center"/>
          </w:tcPr>
          <w:p w14:paraId="40A56A08" w14:textId="77777777" w:rsidR="0004436A" w:rsidRDefault="0004436A" w:rsidP="0004436A">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Print correspondence</w:t>
            </w:r>
          </w:p>
          <w:p w14:paraId="24E19E55" w14:textId="77777777" w:rsidR="0004436A" w:rsidRDefault="0004436A" w:rsidP="0004436A">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Correspondence is printed.</w:t>
            </w:r>
          </w:p>
          <w:p w14:paraId="5EC09722" w14:textId="77777777" w:rsidR="0004436A" w:rsidRPr="2C356526" w:rsidRDefault="0004436A" w:rsidP="0004436A">
            <w:pPr>
              <w:pStyle w:val="TableField-Left"/>
              <w:rPr>
                <w:rFonts w:ascii="Calibri Light" w:hAnsi="Calibri Light" w:cs="Arial"/>
                <w:b/>
                <w:sz w:val="18"/>
                <w:szCs w:val="18"/>
              </w:rPr>
            </w:pPr>
          </w:p>
        </w:tc>
        <w:tc>
          <w:tcPr>
            <w:tcW w:w="1530" w:type="dxa"/>
            <w:vAlign w:val="center"/>
          </w:tcPr>
          <w:p w14:paraId="1D72E88B" w14:textId="7E83EC28" w:rsidR="0004436A" w:rsidRPr="2C356526" w:rsidRDefault="0004436A" w:rsidP="0004436A">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N/A</w:t>
            </w:r>
          </w:p>
        </w:tc>
        <w:tc>
          <w:tcPr>
            <w:tcW w:w="1800" w:type="dxa"/>
            <w:vAlign w:val="center"/>
          </w:tcPr>
          <w:p w14:paraId="5C4FD344" w14:textId="2607AD19" w:rsidR="0004436A" w:rsidRPr="2C356526" w:rsidRDefault="0004436A" w:rsidP="0004436A">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N/A</w:t>
            </w:r>
          </w:p>
        </w:tc>
        <w:tc>
          <w:tcPr>
            <w:tcW w:w="2070" w:type="dxa"/>
          </w:tcPr>
          <w:p w14:paraId="7D68CF6F" w14:textId="77777777" w:rsidR="0004436A" w:rsidRPr="00887D9A" w:rsidRDefault="0004436A" w:rsidP="0004436A">
            <w:pPr>
              <w:pStyle w:val="TableField-Left"/>
              <w:rPr>
                <w:rFonts w:ascii="Calibri Light" w:hAnsi="Calibri Light"/>
                <w:iCs/>
                <w:sz w:val="18"/>
                <w:szCs w:val="18"/>
                <w:lang w:val="de-CH"/>
              </w:rPr>
            </w:pPr>
          </w:p>
        </w:tc>
      </w:tr>
      <w:tr w:rsidR="0004436A" w:rsidRPr="00CD4E29" w14:paraId="457D7506" w14:textId="77777777" w:rsidTr="00A26719">
        <w:trPr>
          <w:cantSplit/>
          <w:trHeight w:val="432"/>
        </w:trPr>
        <w:tc>
          <w:tcPr>
            <w:tcW w:w="828" w:type="dxa"/>
            <w:vAlign w:val="center"/>
          </w:tcPr>
          <w:p w14:paraId="5970E137" w14:textId="42322921" w:rsidR="0004436A" w:rsidRDefault="0004436A" w:rsidP="0004436A">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170</w:t>
            </w:r>
          </w:p>
        </w:tc>
        <w:tc>
          <w:tcPr>
            <w:tcW w:w="3379" w:type="dxa"/>
            <w:vAlign w:val="center"/>
          </w:tcPr>
          <w:p w14:paraId="31B46C9D" w14:textId="3E2F4910" w:rsidR="0004436A" w:rsidRDefault="0004436A" w:rsidP="0004436A">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Send correspondence to BP</w:t>
            </w:r>
          </w:p>
          <w:p w14:paraId="19609E06" w14:textId="7806D2C2" w:rsidR="0004436A" w:rsidRDefault="0004436A" w:rsidP="0004436A">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Correspondence is sent to the BP</w:t>
            </w:r>
            <w:r w:rsidRPr="2C33CDF8">
              <w:rPr>
                <w:rFonts w:ascii="Calibri Light,Arial" w:eastAsia="Calibri Light,Arial" w:hAnsi="Calibri Light,Arial" w:cs="Calibri Light,Arial"/>
                <w:sz w:val="18"/>
                <w:szCs w:val="18"/>
              </w:rPr>
              <w:t>.</w:t>
            </w:r>
          </w:p>
          <w:p w14:paraId="5A7CEB85" w14:textId="448FBA62" w:rsidR="0004436A" w:rsidRPr="00671B7A" w:rsidRDefault="0004436A" w:rsidP="0004436A">
            <w:pPr>
              <w:pStyle w:val="TableField-Left"/>
              <w:rPr>
                <w:rFonts w:ascii="Calibri Light" w:hAnsi="Calibri Light" w:cs="Arial"/>
                <w:sz w:val="18"/>
              </w:rPr>
            </w:pPr>
          </w:p>
        </w:tc>
        <w:tc>
          <w:tcPr>
            <w:tcW w:w="1530" w:type="dxa"/>
            <w:vAlign w:val="center"/>
          </w:tcPr>
          <w:p w14:paraId="056446C7" w14:textId="2A9B0726" w:rsidR="0004436A" w:rsidRDefault="0004436A" w:rsidP="0004436A">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N/A</w:t>
            </w:r>
          </w:p>
        </w:tc>
        <w:tc>
          <w:tcPr>
            <w:tcW w:w="1800" w:type="dxa"/>
            <w:vAlign w:val="center"/>
          </w:tcPr>
          <w:p w14:paraId="72FC04A0" w14:textId="658FBFC0" w:rsidR="0004436A" w:rsidRDefault="0004436A" w:rsidP="0004436A">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N/A</w:t>
            </w:r>
          </w:p>
        </w:tc>
        <w:tc>
          <w:tcPr>
            <w:tcW w:w="2070" w:type="dxa"/>
          </w:tcPr>
          <w:p w14:paraId="494A6124" w14:textId="65B26E5F" w:rsidR="0004436A" w:rsidRPr="00887D9A" w:rsidRDefault="0004436A" w:rsidP="0004436A">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CONTROL-CS-2354</w:t>
            </w:r>
          </w:p>
        </w:tc>
      </w:tr>
      <w:tr w:rsidR="0004436A" w:rsidRPr="00CD4E29" w14:paraId="0B6A3F95" w14:textId="77777777" w:rsidTr="00A26719">
        <w:trPr>
          <w:cantSplit/>
          <w:trHeight w:val="432"/>
        </w:trPr>
        <w:tc>
          <w:tcPr>
            <w:tcW w:w="828" w:type="dxa"/>
            <w:vAlign w:val="center"/>
          </w:tcPr>
          <w:p w14:paraId="2AB1635C" w14:textId="0615F878" w:rsidR="0004436A" w:rsidRDefault="0004436A" w:rsidP="0004436A">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180</w:t>
            </w:r>
          </w:p>
        </w:tc>
        <w:tc>
          <w:tcPr>
            <w:tcW w:w="3379" w:type="dxa"/>
            <w:vAlign w:val="center"/>
          </w:tcPr>
          <w:p w14:paraId="13E9D60F" w14:textId="77777777" w:rsidR="0004436A" w:rsidRDefault="0004436A" w:rsidP="0004436A">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Create BP Contact</w:t>
            </w:r>
          </w:p>
          <w:p w14:paraId="17CADE24" w14:textId="77777777" w:rsidR="0004436A" w:rsidRDefault="0004436A" w:rsidP="0004436A">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A BP Contact is created.</w:t>
            </w:r>
          </w:p>
          <w:p w14:paraId="723D825B" w14:textId="77777777" w:rsidR="0004436A" w:rsidRPr="00671B7A" w:rsidRDefault="0004436A" w:rsidP="0004436A">
            <w:pPr>
              <w:pStyle w:val="TableField-Left"/>
              <w:rPr>
                <w:rFonts w:ascii="Calibri Light" w:hAnsi="Calibri Light" w:cs="Arial"/>
                <w:sz w:val="18"/>
              </w:rPr>
            </w:pPr>
          </w:p>
        </w:tc>
        <w:tc>
          <w:tcPr>
            <w:tcW w:w="1530" w:type="dxa"/>
            <w:vAlign w:val="center"/>
          </w:tcPr>
          <w:p w14:paraId="3CBED744" w14:textId="755724A7" w:rsidR="0004436A" w:rsidRDefault="0004436A" w:rsidP="0004436A">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BCT0</w:t>
            </w:r>
          </w:p>
        </w:tc>
        <w:tc>
          <w:tcPr>
            <w:tcW w:w="1800" w:type="dxa"/>
            <w:vAlign w:val="center"/>
          </w:tcPr>
          <w:p w14:paraId="00552F70" w14:textId="312E0FB9" w:rsidR="0004436A" w:rsidRDefault="0004436A" w:rsidP="0004436A">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Manual Outbound Correspondence</w:t>
            </w:r>
          </w:p>
        </w:tc>
        <w:tc>
          <w:tcPr>
            <w:tcW w:w="2070" w:type="dxa"/>
          </w:tcPr>
          <w:p w14:paraId="5F098618" w14:textId="77777777" w:rsidR="0004436A" w:rsidRPr="00387370" w:rsidRDefault="0004436A" w:rsidP="0004436A">
            <w:pPr>
              <w:pStyle w:val="TableField-Left"/>
              <w:rPr>
                <w:rFonts w:ascii="Calibri Light" w:hAnsi="Calibri Light" w:cs="Arial"/>
                <w:sz w:val="18"/>
                <w:szCs w:val="18"/>
              </w:rPr>
            </w:pPr>
          </w:p>
        </w:tc>
      </w:tr>
      <w:tr w:rsidR="0004436A" w:rsidRPr="00CD4E29" w14:paraId="6ECAB48B" w14:textId="77777777" w:rsidTr="00A26719">
        <w:trPr>
          <w:cantSplit/>
          <w:trHeight w:val="432"/>
        </w:trPr>
        <w:tc>
          <w:tcPr>
            <w:tcW w:w="828" w:type="dxa"/>
            <w:vAlign w:val="center"/>
          </w:tcPr>
          <w:p w14:paraId="4B247DFA" w14:textId="717D1ACD" w:rsidR="0004436A" w:rsidRDefault="0004436A" w:rsidP="0004436A">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190</w:t>
            </w:r>
          </w:p>
        </w:tc>
        <w:tc>
          <w:tcPr>
            <w:tcW w:w="3379" w:type="dxa"/>
            <w:vAlign w:val="center"/>
          </w:tcPr>
          <w:p w14:paraId="0C80EF41" w14:textId="33716AEF" w:rsidR="0004436A" w:rsidRDefault="0004436A" w:rsidP="0004436A">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Upload correspondence to OpenText xECM</w:t>
            </w:r>
          </w:p>
          <w:p w14:paraId="49675B77" w14:textId="77777777" w:rsidR="0004436A" w:rsidRDefault="0004436A" w:rsidP="0004436A">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An image copy of the correspondence is stored in xECM.</w:t>
            </w:r>
          </w:p>
          <w:p w14:paraId="5201C499" w14:textId="50D02E1E" w:rsidR="0004436A" w:rsidRPr="00671B7A" w:rsidRDefault="0004436A" w:rsidP="0004436A">
            <w:pPr>
              <w:pStyle w:val="TableField-Left"/>
              <w:rPr>
                <w:rFonts w:ascii="Calibri Light" w:hAnsi="Calibri Light" w:cs="Arial"/>
                <w:sz w:val="18"/>
              </w:rPr>
            </w:pPr>
          </w:p>
        </w:tc>
        <w:tc>
          <w:tcPr>
            <w:tcW w:w="1530" w:type="dxa"/>
            <w:vAlign w:val="center"/>
          </w:tcPr>
          <w:p w14:paraId="28E00730" w14:textId="4088B30E" w:rsidR="0004436A" w:rsidRDefault="0004436A" w:rsidP="0004436A">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OpenText</w:t>
            </w:r>
          </w:p>
        </w:tc>
        <w:tc>
          <w:tcPr>
            <w:tcW w:w="1800" w:type="dxa"/>
            <w:vAlign w:val="center"/>
          </w:tcPr>
          <w:p w14:paraId="35807B9A" w14:textId="7AD65B7E" w:rsidR="0004436A" w:rsidRDefault="0004436A" w:rsidP="0004436A">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N/A</w:t>
            </w:r>
          </w:p>
        </w:tc>
        <w:tc>
          <w:tcPr>
            <w:tcW w:w="2070" w:type="dxa"/>
          </w:tcPr>
          <w:p w14:paraId="1D12A182" w14:textId="77777777" w:rsidR="0004436A" w:rsidRPr="00387370" w:rsidRDefault="0004436A" w:rsidP="0004436A">
            <w:pPr>
              <w:pStyle w:val="TableField-Left"/>
              <w:rPr>
                <w:rFonts w:ascii="Calibri Light" w:hAnsi="Calibri Light" w:cs="Arial"/>
                <w:sz w:val="18"/>
                <w:szCs w:val="18"/>
              </w:rPr>
            </w:pPr>
          </w:p>
        </w:tc>
      </w:tr>
      <w:tr w:rsidR="0004436A" w:rsidRPr="00CD4E29" w14:paraId="4DE4555D" w14:textId="77777777" w:rsidTr="00A26719">
        <w:trPr>
          <w:cantSplit/>
          <w:trHeight w:val="432"/>
        </w:trPr>
        <w:tc>
          <w:tcPr>
            <w:tcW w:w="828" w:type="dxa"/>
            <w:vAlign w:val="center"/>
          </w:tcPr>
          <w:p w14:paraId="73069C4D" w14:textId="4BABAF1F" w:rsidR="0004436A" w:rsidRDefault="0004436A" w:rsidP="0004436A">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200</w:t>
            </w:r>
          </w:p>
        </w:tc>
        <w:tc>
          <w:tcPr>
            <w:tcW w:w="3379" w:type="dxa"/>
            <w:vAlign w:val="center"/>
          </w:tcPr>
          <w:p w14:paraId="5FA726E3" w14:textId="146A060A" w:rsidR="0004436A" w:rsidRDefault="0004436A" w:rsidP="0004436A">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End</w:t>
            </w:r>
          </w:p>
        </w:tc>
        <w:tc>
          <w:tcPr>
            <w:tcW w:w="1530" w:type="dxa"/>
            <w:vAlign w:val="center"/>
          </w:tcPr>
          <w:p w14:paraId="2A8BC87B" w14:textId="77777777" w:rsidR="0004436A" w:rsidRDefault="0004436A" w:rsidP="0004436A">
            <w:pPr>
              <w:pStyle w:val="TableField-Left"/>
              <w:rPr>
                <w:rFonts w:ascii="Calibri Light" w:hAnsi="Calibri Light" w:cs="Arial"/>
                <w:sz w:val="18"/>
              </w:rPr>
            </w:pPr>
          </w:p>
        </w:tc>
        <w:tc>
          <w:tcPr>
            <w:tcW w:w="1800" w:type="dxa"/>
            <w:vAlign w:val="center"/>
          </w:tcPr>
          <w:p w14:paraId="4F96CD61" w14:textId="77777777" w:rsidR="0004436A" w:rsidRDefault="0004436A" w:rsidP="0004436A">
            <w:pPr>
              <w:pStyle w:val="TableField-Left"/>
              <w:rPr>
                <w:rFonts w:ascii="Calibri Light" w:hAnsi="Calibri Light" w:cs="Arial"/>
                <w:sz w:val="18"/>
              </w:rPr>
            </w:pPr>
          </w:p>
        </w:tc>
        <w:tc>
          <w:tcPr>
            <w:tcW w:w="2070" w:type="dxa"/>
          </w:tcPr>
          <w:p w14:paraId="6751F301" w14:textId="77777777" w:rsidR="0004436A" w:rsidRPr="00387370" w:rsidRDefault="0004436A" w:rsidP="0004436A">
            <w:pPr>
              <w:pStyle w:val="TableField-Left"/>
              <w:rPr>
                <w:rFonts w:ascii="Calibri Light" w:hAnsi="Calibri Light" w:cs="Arial"/>
                <w:sz w:val="18"/>
                <w:szCs w:val="18"/>
              </w:rPr>
            </w:pPr>
          </w:p>
        </w:tc>
      </w:tr>
    </w:tbl>
    <w:p w14:paraId="63635466" w14:textId="77777777" w:rsidR="00870078" w:rsidRDefault="00870078" w:rsidP="00870078">
      <w:pPr>
        <w:pStyle w:val="Heading3"/>
        <w:numPr>
          <w:ilvl w:val="0"/>
          <w:numId w:val="0"/>
        </w:numPr>
        <w:rPr>
          <w:rFonts w:ascii="Calibri Light" w:hAnsi="Calibri Light"/>
          <w:sz w:val="32"/>
          <w:szCs w:val="32"/>
        </w:rPr>
      </w:pPr>
      <w:bookmarkStart w:id="48" w:name="_Toc406588309"/>
      <w:bookmarkStart w:id="49" w:name="_Toc491613817"/>
    </w:p>
    <w:p w14:paraId="5F4BE9E2" w14:textId="53CED3D6" w:rsidR="00870078" w:rsidRPr="003E24F2" w:rsidRDefault="00870078" w:rsidP="00870078">
      <w:pPr>
        <w:pStyle w:val="Heading3"/>
        <w:numPr>
          <w:ilvl w:val="2"/>
          <w:numId w:val="0"/>
        </w:numPr>
        <w:rPr>
          <w:rFonts w:ascii="Calibri Light" w:eastAsia="Calibri Light" w:hAnsi="Calibri Light" w:cs="Calibri Light"/>
          <w:sz w:val="32"/>
          <w:szCs w:val="32"/>
        </w:rPr>
      </w:pPr>
      <w:bookmarkStart w:id="50" w:name="_Toc513448820"/>
      <w:r w:rsidRPr="2C33CDF8">
        <w:rPr>
          <w:rFonts w:ascii="Calibri Light" w:eastAsia="Calibri Light" w:hAnsi="Calibri Light" w:cs="Calibri Light"/>
          <w:sz w:val="32"/>
          <w:szCs w:val="32"/>
        </w:rPr>
        <w:t xml:space="preserve">2.6.1 </w:t>
      </w:r>
      <w:r w:rsidRPr="2C33CDF8">
        <w:rPr>
          <w:rFonts w:ascii="Calibri Light" w:eastAsia="Calibri Light" w:hAnsi="Calibri Light" w:cs="Calibri Light"/>
        </w:rPr>
        <w:t>Automatic Correspondence</w:t>
      </w:r>
      <w:bookmarkEnd w:id="50"/>
    </w:p>
    <w:p w14:paraId="7E586F4B" w14:textId="1EBE45D5" w:rsidR="00870078" w:rsidRPr="00CD4E29" w:rsidRDefault="00870078" w:rsidP="00870078">
      <w:pPr>
        <w:pStyle w:val="Heading3Text"/>
        <w:rPr>
          <w:rFonts w:ascii="Calibri Light" w:eastAsia="Calibri Light" w:hAnsi="Calibri Light" w:cs="Calibri Light"/>
          <w:sz w:val="18"/>
          <w:szCs w:val="18"/>
        </w:rPr>
      </w:pPr>
      <w:r w:rsidRPr="2C33CDF8">
        <w:rPr>
          <w:rFonts w:ascii="Calibri Light" w:eastAsia="Calibri Light" w:hAnsi="Calibri Light" w:cs="Calibri Light"/>
          <w:sz w:val="18"/>
          <w:szCs w:val="18"/>
        </w:rPr>
        <w:t xml:space="preserve">This process describes the process </w:t>
      </w:r>
      <w:r w:rsidR="00890E77" w:rsidRPr="2C33CDF8">
        <w:rPr>
          <w:rFonts w:ascii="Calibri Light" w:eastAsia="Calibri Light" w:hAnsi="Calibri Light" w:cs="Calibri Light"/>
          <w:sz w:val="18"/>
          <w:szCs w:val="18"/>
        </w:rPr>
        <w:t>of</w:t>
      </w:r>
      <w:r w:rsidRPr="2C33CDF8">
        <w:rPr>
          <w:rFonts w:ascii="Calibri Light" w:eastAsia="Calibri Light" w:hAnsi="Calibri Light" w:cs="Calibri Light"/>
          <w:sz w:val="18"/>
          <w:szCs w:val="18"/>
        </w:rPr>
        <w:t xml:space="preserve"> handling </w:t>
      </w:r>
      <w:r w:rsidR="00890E77" w:rsidRPr="2C33CDF8">
        <w:rPr>
          <w:rFonts w:ascii="Calibri Light" w:eastAsia="Calibri Light" w:hAnsi="Calibri Light" w:cs="Calibri Light"/>
          <w:sz w:val="18"/>
          <w:szCs w:val="18"/>
        </w:rPr>
        <w:t>automatic</w:t>
      </w:r>
      <w:r w:rsidRPr="2C33CDF8">
        <w:rPr>
          <w:rFonts w:ascii="Calibri Light" w:eastAsia="Calibri Light" w:hAnsi="Calibri Light" w:cs="Calibri Light"/>
          <w:sz w:val="18"/>
          <w:szCs w:val="18"/>
        </w:rPr>
        <w:t xml:space="preserve"> correspondence.</w:t>
      </w:r>
    </w:p>
    <w:p w14:paraId="21B29B8A" w14:textId="77777777" w:rsidR="00870078" w:rsidRDefault="00870078" w:rsidP="00870078">
      <w:pPr>
        <w:pStyle w:val="Heading4"/>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Process Flow Diagram </w:t>
      </w:r>
    </w:p>
    <w:p w14:paraId="71EF0931" w14:textId="07436B21" w:rsidR="00890E77" w:rsidRPr="00890E77" w:rsidRDefault="007D0626" w:rsidP="00890E77">
      <w:r>
        <w:object w:dxaOrig="15880" w:dyaOrig="12730" w14:anchorId="254A9828">
          <v:shape id="_x0000_i1026" type="#_x0000_t75" style="width:467.5pt;height:375pt" o:ole="">
            <v:imagedata r:id="rId49" o:title=""/>
          </v:shape>
          <o:OLEObject Type="Embed" ProgID="Visio.Drawing.15" ShapeID="_x0000_i1026" DrawAspect="Content" ObjectID="_1596362373" r:id="rId50"/>
        </w:object>
      </w:r>
    </w:p>
    <w:p w14:paraId="519609B1" w14:textId="77777777" w:rsidR="00870078" w:rsidRDefault="00870078" w:rsidP="00870078"/>
    <w:tbl>
      <w:tblPr>
        <w:tblW w:w="960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828"/>
        <w:gridCol w:w="3379"/>
        <w:gridCol w:w="1530"/>
        <w:gridCol w:w="1800"/>
        <w:gridCol w:w="2070"/>
      </w:tblGrid>
      <w:tr w:rsidR="00890E77" w:rsidRPr="00387370" w14:paraId="7887CE41" w14:textId="77777777" w:rsidTr="00890E77">
        <w:trPr>
          <w:cantSplit/>
          <w:trHeight w:val="432"/>
          <w:tblHeader/>
        </w:trPr>
        <w:tc>
          <w:tcPr>
            <w:tcW w:w="828" w:type="dxa"/>
            <w:tcBorders>
              <w:top w:val="threeDEmboss" w:sz="6" w:space="0" w:color="auto"/>
              <w:bottom w:val="threeDEmboss" w:sz="6" w:space="0" w:color="auto"/>
            </w:tcBorders>
            <w:shd w:val="clear" w:color="auto" w:fill="F9FBAF"/>
            <w:vAlign w:val="center"/>
          </w:tcPr>
          <w:p w14:paraId="3B35A587" w14:textId="77777777" w:rsidR="00890E77" w:rsidRPr="00CD4E29" w:rsidRDefault="00890E77" w:rsidP="00890E77">
            <w:pPr>
              <w:pStyle w:val="TableHeader-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Step</w:t>
            </w:r>
          </w:p>
        </w:tc>
        <w:tc>
          <w:tcPr>
            <w:tcW w:w="3379" w:type="dxa"/>
            <w:tcBorders>
              <w:top w:val="threeDEmboss" w:sz="6" w:space="0" w:color="auto"/>
              <w:bottom w:val="threeDEmboss" w:sz="6" w:space="0" w:color="auto"/>
            </w:tcBorders>
            <w:shd w:val="clear" w:color="auto" w:fill="F9FBAF"/>
            <w:vAlign w:val="center"/>
          </w:tcPr>
          <w:p w14:paraId="141BF840" w14:textId="77777777" w:rsidR="00890E77" w:rsidRPr="00CD4E29" w:rsidRDefault="00890E77" w:rsidP="00890E77">
            <w:pPr>
              <w:pStyle w:val="TableHeader-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Description of Step</w:t>
            </w:r>
          </w:p>
        </w:tc>
        <w:tc>
          <w:tcPr>
            <w:tcW w:w="1530" w:type="dxa"/>
            <w:tcBorders>
              <w:top w:val="threeDEmboss" w:sz="6" w:space="0" w:color="auto"/>
              <w:bottom w:val="threeDEmboss" w:sz="6" w:space="0" w:color="auto"/>
            </w:tcBorders>
            <w:shd w:val="clear" w:color="auto" w:fill="F9FBAF"/>
            <w:vAlign w:val="center"/>
          </w:tcPr>
          <w:p w14:paraId="100F5850" w14:textId="77777777" w:rsidR="00890E77" w:rsidRPr="00CD4E29" w:rsidRDefault="00890E77" w:rsidP="00890E77">
            <w:pPr>
              <w:pStyle w:val="TableHeader-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C4C/ T-Code</w:t>
            </w:r>
          </w:p>
        </w:tc>
        <w:tc>
          <w:tcPr>
            <w:tcW w:w="1800" w:type="dxa"/>
            <w:tcBorders>
              <w:top w:val="threeDEmboss" w:sz="6" w:space="0" w:color="auto"/>
              <w:bottom w:val="threeDEmboss" w:sz="6" w:space="0" w:color="auto"/>
            </w:tcBorders>
            <w:shd w:val="clear" w:color="auto" w:fill="F9FBAF"/>
            <w:vAlign w:val="center"/>
          </w:tcPr>
          <w:p w14:paraId="37BBBD38" w14:textId="77777777" w:rsidR="00890E77" w:rsidRPr="00CD4E29" w:rsidRDefault="00890E77" w:rsidP="00890E77">
            <w:pPr>
              <w:pStyle w:val="TableHeader-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Role(s)</w:t>
            </w:r>
          </w:p>
        </w:tc>
        <w:tc>
          <w:tcPr>
            <w:tcW w:w="2070" w:type="dxa"/>
            <w:tcBorders>
              <w:top w:val="threeDEmboss" w:sz="6" w:space="0" w:color="auto"/>
              <w:bottom w:val="threeDEmboss" w:sz="6" w:space="0" w:color="auto"/>
            </w:tcBorders>
            <w:shd w:val="clear" w:color="auto" w:fill="F9FBAF"/>
          </w:tcPr>
          <w:p w14:paraId="3856E41D" w14:textId="77777777" w:rsidR="00890E77" w:rsidRPr="00387370" w:rsidRDefault="00890E77" w:rsidP="00890E77">
            <w:pPr>
              <w:pStyle w:val="TableHeader-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If step is relevant for a Control, add Requirement</w:t>
            </w:r>
          </w:p>
          <w:p w14:paraId="7879ED0C" w14:textId="77777777" w:rsidR="00890E77" w:rsidRPr="00387370" w:rsidRDefault="00890E77" w:rsidP="00890E77">
            <w:pPr>
              <w:pStyle w:val="TableHeader-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ID</w:t>
            </w:r>
          </w:p>
        </w:tc>
      </w:tr>
      <w:tr w:rsidR="00890E77" w:rsidRPr="00387370" w14:paraId="3C65AE6C" w14:textId="77777777" w:rsidTr="00890E77">
        <w:trPr>
          <w:cantSplit/>
          <w:trHeight w:val="432"/>
        </w:trPr>
        <w:tc>
          <w:tcPr>
            <w:tcW w:w="828" w:type="dxa"/>
            <w:tcBorders>
              <w:top w:val="threeDEmboss" w:sz="6" w:space="0" w:color="auto"/>
            </w:tcBorders>
            <w:vAlign w:val="center"/>
          </w:tcPr>
          <w:p w14:paraId="0D009F35" w14:textId="77777777" w:rsidR="00890E77" w:rsidRDefault="00890E77" w:rsidP="00890E77">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10</w:t>
            </w:r>
          </w:p>
        </w:tc>
        <w:tc>
          <w:tcPr>
            <w:tcW w:w="3379" w:type="dxa"/>
            <w:tcBorders>
              <w:top w:val="threeDEmboss" w:sz="6" w:space="0" w:color="auto"/>
            </w:tcBorders>
            <w:vAlign w:val="center"/>
          </w:tcPr>
          <w:p w14:paraId="6BE87703" w14:textId="77777777" w:rsidR="00890E77" w:rsidRPr="00A26719" w:rsidRDefault="00890E77" w:rsidP="00890E77">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Start</w:t>
            </w:r>
          </w:p>
        </w:tc>
        <w:tc>
          <w:tcPr>
            <w:tcW w:w="1530" w:type="dxa"/>
            <w:tcBorders>
              <w:top w:val="threeDEmboss" w:sz="6" w:space="0" w:color="auto"/>
            </w:tcBorders>
            <w:vAlign w:val="center"/>
          </w:tcPr>
          <w:p w14:paraId="502AA839" w14:textId="77777777" w:rsidR="00890E77" w:rsidRDefault="00890E77" w:rsidP="00890E77">
            <w:pPr>
              <w:pStyle w:val="TableField-Left"/>
              <w:rPr>
                <w:rFonts w:ascii="Calibri Light" w:hAnsi="Calibri Light" w:cs="Arial"/>
                <w:sz w:val="18"/>
              </w:rPr>
            </w:pPr>
          </w:p>
        </w:tc>
        <w:tc>
          <w:tcPr>
            <w:tcW w:w="1800" w:type="dxa"/>
            <w:tcBorders>
              <w:top w:val="threeDEmboss" w:sz="6" w:space="0" w:color="auto"/>
            </w:tcBorders>
            <w:vAlign w:val="center"/>
          </w:tcPr>
          <w:p w14:paraId="0F846F8C" w14:textId="77777777" w:rsidR="00890E77" w:rsidRDefault="00890E77" w:rsidP="00890E77">
            <w:pPr>
              <w:pStyle w:val="TableField-Left"/>
              <w:rPr>
                <w:rFonts w:ascii="Calibri Light" w:hAnsi="Calibri Light" w:cs="Arial"/>
                <w:sz w:val="18"/>
              </w:rPr>
            </w:pPr>
          </w:p>
        </w:tc>
        <w:tc>
          <w:tcPr>
            <w:tcW w:w="2070" w:type="dxa"/>
            <w:tcBorders>
              <w:top w:val="threeDEmboss" w:sz="6" w:space="0" w:color="auto"/>
            </w:tcBorders>
          </w:tcPr>
          <w:p w14:paraId="66B8035B" w14:textId="77777777" w:rsidR="00890E77" w:rsidRPr="00387370" w:rsidRDefault="00890E77" w:rsidP="00890E77">
            <w:pPr>
              <w:pStyle w:val="TableField-Left"/>
              <w:rPr>
                <w:rFonts w:ascii="Calibri Light" w:hAnsi="Calibri Light" w:cs="Arial"/>
                <w:sz w:val="18"/>
                <w:szCs w:val="18"/>
              </w:rPr>
            </w:pPr>
          </w:p>
        </w:tc>
      </w:tr>
      <w:tr w:rsidR="00890E77" w:rsidRPr="00387370" w14:paraId="14229CA8" w14:textId="77777777" w:rsidTr="00890E77">
        <w:trPr>
          <w:cantSplit/>
          <w:trHeight w:val="432"/>
        </w:trPr>
        <w:tc>
          <w:tcPr>
            <w:tcW w:w="828" w:type="dxa"/>
            <w:tcBorders>
              <w:top w:val="threeDEmboss" w:sz="6" w:space="0" w:color="auto"/>
            </w:tcBorders>
            <w:vAlign w:val="center"/>
          </w:tcPr>
          <w:p w14:paraId="23E14272" w14:textId="77777777" w:rsidR="00890E77" w:rsidRPr="00CD4E29" w:rsidRDefault="00890E77" w:rsidP="00890E77">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20</w:t>
            </w:r>
          </w:p>
        </w:tc>
        <w:tc>
          <w:tcPr>
            <w:tcW w:w="3379" w:type="dxa"/>
            <w:tcBorders>
              <w:top w:val="threeDEmboss" w:sz="6" w:space="0" w:color="auto"/>
            </w:tcBorders>
            <w:vAlign w:val="center"/>
          </w:tcPr>
          <w:p w14:paraId="7A4088EB" w14:textId="77777777" w:rsidR="00890E77" w:rsidRPr="00890E77" w:rsidRDefault="00890E77" w:rsidP="00890E77">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Automatic correspondence?</w:t>
            </w:r>
          </w:p>
          <w:p w14:paraId="281126B8" w14:textId="4071752E" w:rsidR="00890E77" w:rsidRDefault="00890E77" w:rsidP="00890E77">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If it is automatic correspondence, go to step 70. Otherwise, go to step </w:t>
            </w:r>
            <w:r w:rsidR="00C0517C" w:rsidRPr="2C33CDF8">
              <w:rPr>
                <w:rFonts w:ascii="Calibri Light" w:eastAsia="Calibri Light" w:hAnsi="Calibri Light" w:cs="Calibri Light"/>
                <w:sz w:val="18"/>
                <w:szCs w:val="18"/>
              </w:rPr>
              <w:t>17</w:t>
            </w:r>
            <w:r w:rsidRPr="2C33CDF8">
              <w:rPr>
                <w:rFonts w:ascii="Calibri Light" w:eastAsia="Calibri Light" w:hAnsi="Calibri Light" w:cs="Calibri Light"/>
                <w:sz w:val="18"/>
                <w:szCs w:val="18"/>
              </w:rPr>
              <w:t>0.</w:t>
            </w:r>
          </w:p>
          <w:p w14:paraId="77ED6818" w14:textId="2251680B" w:rsidR="00890E77" w:rsidRPr="00CD4E29" w:rsidRDefault="00890E77" w:rsidP="00890E77">
            <w:pPr>
              <w:pStyle w:val="TableField-Left"/>
              <w:rPr>
                <w:rFonts w:ascii="Calibri Light" w:hAnsi="Calibri Light" w:cs="Arial"/>
                <w:sz w:val="18"/>
              </w:rPr>
            </w:pPr>
          </w:p>
        </w:tc>
        <w:tc>
          <w:tcPr>
            <w:tcW w:w="1530" w:type="dxa"/>
            <w:tcBorders>
              <w:top w:val="threeDEmboss" w:sz="6" w:space="0" w:color="auto"/>
            </w:tcBorders>
            <w:vAlign w:val="center"/>
          </w:tcPr>
          <w:p w14:paraId="69BF4DD0" w14:textId="66685447" w:rsidR="00890E77" w:rsidRPr="00CD4E29" w:rsidRDefault="00341B7B" w:rsidP="00890E77">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N/A</w:t>
            </w:r>
          </w:p>
        </w:tc>
        <w:tc>
          <w:tcPr>
            <w:tcW w:w="1800" w:type="dxa"/>
            <w:tcBorders>
              <w:top w:val="threeDEmboss" w:sz="6" w:space="0" w:color="auto"/>
            </w:tcBorders>
            <w:vAlign w:val="center"/>
          </w:tcPr>
          <w:p w14:paraId="6B191062" w14:textId="0C9B05FD" w:rsidR="00890E77" w:rsidRPr="00CD4E29" w:rsidRDefault="00341B7B" w:rsidP="00890E77">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N/A</w:t>
            </w:r>
          </w:p>
        </w:tc>
        <w:tc>
          <w:tcPr>
            <w:tcW w:w="2070" w:type="dxa"/>
            <w:tcBorders>
              <w:top w:val="threeDEmboss" w:sz="6" w:space="0" w:color="auto"/>
            </w:tcBorders>
          </w:tcPr>
          <w:p w14:paraId="3B96680D" w14:textId="77777777" w:rsidR="00890E77" w:rsidRPr="00387370" w:rsidRDefault="00890E77" w:rsidP="00890E77">
            <w:pPr>
              <w:pStyle w:val="TableField-Left"/>
              <w:rPr>
                <w:rFonts w:ascii="Calibri Light" w:hAnsi="Calibri Light" w:cs="Arial"/>
                <w:sz w:val="18"/>
                <w:szCs w:val="18"/>
              </w:rPr>
            </w:pPr>
          </w:p>
        </w:tc>
      </w:tr>
      <w:tr w:rsidR="00341B7B" w:rsidRPr="00387370" w14:paraId="519E15F9" w14:textId="77777777" w:rsidTr="00890E77">
        <w:trPr>
          <w:cantSplit/>
          <w:trHeight w:val="432"/>
        </w:trPr>
        <w:tc>
          <w:tcPr>
            <w:tcW w:w="828" w:type="dxa"/>
            <w:vAlign w:val="center"/>
          </w:tcPr>
          <w:p w14:paraId="1EBB7AA1" w14:textId="65E2B02C" w:rsidR="00341B7B" w:rsidRDefault="00341B7B" w:rsidP="00341B7B">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70</w:t>
            </w:r>
          </w:p>
        </w:tc>
        <w:tc>
          <w:tcPr>
            <w:tcW w:w="3379" w:type="dxa"/>
            <w:vAlign w:val="center"/>
          </w:tcPr>
          <w:p w14:paraId="3DA3BF5D" w14:textId="77777777" w:rsidR="00341B7B" w:rsidRPr="00341B7B" w:rsidRDefault="00341B7B" w:rsidP="00341B7B">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Processes generate correspondence</w:t>
            </w:r>
          </w:p>
          <w:p w14:paraId="59C0CF4F" w14:textId="77777777" w:rsidR="00341B7B" w:rsidRDefault="00341B7B" w:rsidP="00341B7B">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Respective processes generate correspondences upon completion.</w:t>
            </w:r>
          </w:p>
          <w:p w14:paraId="2029038A" w14:textId="673790F4" w:rsidR="00341B7B" w:rsidRPr="00A26719" w:rsidRDefault="00341B7B" w:rsidP="00341B7B">
            <w:pPr>
              <w:pStyle w:val="TableField-Left"/>
              <w:rPr>
                <w:rFonts w:ascii="Calibri Light" w:hAnsi="Calibri Light" w:cs="Arial"/>
                <w:sz w:val="18"/>
              </w:rPr>
            </w:pPr>
          </w:p>
        </w:tc>
        <w:tc>
          <w:tcPr>
            <w:tcW w:w="1530" w:type="dxa"/>
            <w:vAlign w:val="center"/>
          </w:tcPr>
          <w:p w14:paraId="60798B6B" w14:textId="610FC40D" w:rsidR="00341B7B" w:rsidRDefault="00341B7B" w:rsidP="00341B7B">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S/4HANA</w:t>
            </w:r>
          </w:p>
        </w:tc>
        <w:tc>
          <w:tcPr>
            <w:tcW w:w="1800" w:type="dxa"/>
            <w:vAlign w:val="center"/>
          </w:tcPr>
          <w:p w14:paraId="31E660E3" w14:textId="21FC907F" w:rsidR="00341B7B" w:rsidRDefault="00341B7B" w:rsidP="001A7DB0">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Automatic Correspondence</w:t>
            </w:r>
          </w:p>
        </w:tc>
        <w:tc>
          <w:tcPr>
            <w:tcW w:w="2070" w:type="dxa"/>
          </w:tcPr>
          <w:p w14:paraId="6E1FB636" w14:textId="77777777" w:rsidR="00341B7B" w:rsidRPr="00387370" w:rsidRDefault="00341B7B" w:rsidP="00341B7B">
            <w:pPr>
              <w:pStyle w:val="TableField-Left"/>
              <w:rPr>
                <w:rFonts w:ascii="Calibri Light" w:hAnsi="Calibri Light" w:cs="Arial"/>
                <w:sz w:val="18"/>
                <w:szCs w:val="18"/>
              </w:rPr>
            </w:pPr>
          </w:p>
        </w:tc>
      </w:tr>
      <w:tr w:rsidR="00341B7B" w:rsidRPr="00387370" w14:paraId="07DBA744" w14:textId="77777777" w:rsidTr="00890E77">
        <w:trPr>
          <w:cantSplit/>
          <w:trHeight w:val="432"/>
        </w:trPr>
        <w:tc>
          <w:tcPr>
            <w:tcW w:w="828" w:type="dxa"/>
            <w:vAlign w:val="center"/>
          </w:tcPr>
          <w:p w14:paraId="38BDE213" w14:textId="54DDEE67" w:rsidR="00341B7B" w:rsidRDefault="00341B7B" w:rsidP="00341B7B">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lastRenderedPageBreak/>
              <w:t>80</w:t>
            </w:r>
          </w:p>
        </w:tc>
        <w:tc>
          <w:tcPr>
            <w:tcW w:w="3379" w:type="dxa"/>
            <w:vAlign w:val="center"/>
          </w:tcPr>
          <w:p w14:paraId="1598D933" w14:textId="77777777" w:rsidR="00341B7B" w:rsidRPr="00341B7B" w:rsidRDefault="00341B7B" w:rsidP="00341B7B">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Generate log file</w:t>
            </w:r>
          </w:p>
          <w:p w14:paraId="2C3C5F94" w14:textId="3EA70654" w:rsidR="00341B7B" w:rsidRDefault="00341B7B" w:rsidP="00341B7B">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Program generates log file and stores in the spool.</w:t>
            </w:r>
          </w:p>
          <w:p w14:paraId="42F8D1BA" w14:textId="77777777" w:rsidR="00341B7B" w:rsidRPr="00A26719" w:rsidRDefault="00341B7B" w:rsidP="00341B7B">
            <w:pPr>
              <w:pStyle w:val="TableField-Left"/>
              <w:rPr>
                <w:rFonts w:ascii="Calibri Light" w:hAnsi="Calibri Light" w:cs="Arial"/>
                <w:sz w:val="18"/>
              </w:rPr>
            </w:pPr>
          </w:p>
        </w:tc>
        <w:tc>
          <w:tcPr>
            <w:tcW w:w="1530" w:type="dxa"/>
            <w:vAlign w:val="center"/>
          </w:tcPr>
          <w:p w14:paraId="5E929BEB" w14:textId="15C05E1C" w:rsidR="00341B7B" w:rsidRDefault="00341B7B" w:rsidP="00341B7B">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S/4HANA</w:t>
            </w:r>
          </w:p>
        </w:tc>
        <w:tc>
          <w:tcPr>
            <w:tcW w:w="1800" w:type="dxa"/>
            <w:vAlign w:val="center"/>
          </w:tcPr>
          <w:p w14:paraId="39746DEC" w14:textId="0994CE4F" w:rsidR="00341B7B" w:rsidRDefault="00341B7B" w:rsidP="001A7DB0">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Automatic Correspondence</w:t>
            </w:r>
          </w:p>
        </w:tc>
        <w:tc>
          <w:tcPr>
            <w:tcW w:w="2070" w:type="dxa"/>
          </w:tcPr>
          <w:p w14:paraId="42A9D19F" w14:textId="77777777" w:rsidR="00341B7B" w:rsidRPr="00387370" w:rsidRDefault="00341B7B" w:rsidP="00341B7B">
            <w:pPr>
              <w:pStyle w:val="TableField-Left"/>
              <w:rPr>
                <w:rFonts w:ascii="Calibri Light" w:hAnsi="Calibri Light" w:cs="Arial"/>
                <w:sz w:val="18"/>
                <w:szCs w:val="18"/>
              </w:rPr>
            </w:pPr>
          </w:p>
        </w:tc>
      </w:tr>
      <w:tr w:rsidR="00341B7B" w:rsidRPr="00387370" w14:paraId="660C0C5B" w14:textId="77777777" w:rsidTr="00890E77">
        <w:trPr>
          <w:cantSplit/>
          <w:trHeight w:val="432"/>
        </w:trPr>
        <w:tc>
          <w:tcPr>
            <w:tcW w:w="828" w:type="dxa"/>
            <w:vAlign w:val="center"/>
          </w:tcPr>
          <w:p w14:paraId="3E995E6E" w14:textId="7157D4CB" w:rsidR="00341B7B" w:rsidRDefault="00341B7B" w:rsidP="00341B7B">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90</w:t>
            </w:r>
          </w:p>
        </w:tc>
        <w:tc>
          <w:tcPr>
            <w:tcW w:w="3379" w:type="dxa"/>
            <w:vAlign w:val="center"/>
          </w:tcPr>
          <w:p w14:paraId="1CC87A74" w14:textId="6301B7B6" w:rsidR="00341B7B" w:rsidRDefault="00341B7B" w:rsidP="00341B7B">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Channel is email/SMS/Voice call</w:t>
            </w:r>
            <w:r w:rsidR="007D0626" w:rsidRPr="2C33CDF8">
              <w:rPr>
                <w:rFonts w:ascii="Calibri Light" w:eastAsia="Calibri Light" w:hAnsi="Calibri Light" w:cs="Calibri Light"/>
                <w:b/>
                <w:sz w:val="18"/>
                <w:szCs w:val="18"/>
              </w:rPr>
              <w:t>/TTY</w:t>
            </w:r>
            <w:r w:rsidRPr="2C33CDF8">
              <w:rPr>
                <w:rFonts w:ascii="Calibri Light,Arial" w:eastAsia="Calibri Light,Arial" w:hAnsi="Calibri Light,Arial" w:cs="Calibri Light,Arial"/>
                <w:b/>
                <w:sz w:val="18"/>
                <w:szCs w:val="18"/>
              </w:rPr>
              <w:t>?</w:t>
            </w:r>
          </w:p>
          <w:p w14:paraId="520E7B79" w14:textId="7406E02A" w:rsidR="00341B7B" w:rsidRDefault="00341B7B" w:rsidP="00341B7B">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If communication channel is email or SMS or voice call, go to step 100. Otherwise, go to 160.</w:t>
            </w:r>
          </w:p>
          <w:p w14:paraId="10A3A7CD" w14:textId="77777777" w:rsidR="00341B7B" w:rsidRPr="00092BB1" w:rsidRDefault="00341B7B" w:rsidP="00341B7B">
            <w:pPr>
              <w:pStyle w:val="TableField-Left"/>
              <w:rPr>
                <w:rFonts w:ascii="Calibri Light" w:hAnsi="Calibri Light" w:cs="Arial"/>
                <w:sz w:val="18"/>
              </w:rPr>
            </w:pPr>
          </w:p>
        </w:tc>
        <w:tc>
          <w:tcPr>
            <w:tcW w:w="1530" w:type="dxa"/>
            <w:vAlign w:val="center"/>
          </w:tcPr>
          <w:p w14:paraId="71692AF4" w14:textId="77777777" w:rsidR="00341B7B" w:rsidRDefault="00341B7B" w:rsidP="00341B7B">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N/A</w:t>
            </w:r>
          </w:p>
        </w:tc>
        <w:tc>
          <w:tcPr>
            <w:tcW w:w="1800" w:type="dxa"/>
            <w:vAlign w:val="center"/>
          </w:tcPr>
          <w:p w14:paraId="6AA1B76B" w14:textId="77777777" w:rsidR="00341B7B" w:rsidRDefault="00341B7B" w:rsidP="00341B7B">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N/A</w:t>
            </w:r>
          </w:p>
        </w:tc>
        <w:tc>
          <w:tcPr>
            <w:tcW w:w="2070" w:type="dxa"/>
          </w:tcPr>
          <w:p w14:paraId="5906698C" w14:textId="77777777" w:rsidR="00341B7B" w:rsidRPr="00387370" w:rsidRDefault="00341B7B" w:rsidP="00341B7B">
            <w:pPr>
              <w:pStyle w:val="TableField-Left"/>
              <w:rPr>
                <w:rFonts w:ascii="Calibri Light" w:hAnsi="Calibri Light" w:cs="Arial"/>
                <w:sz w:val="18"/>
                <w:szCs w:val="18"/>
              </w:rPr>
            </w:pPr>
          </w:p>
        </w:tc>
      </w:tr>
      <w:tr w:rsidR="00341B7B" w:rsidRPr="00387370" w14:paraId="70DA776B" w14:textId="77777777" w:rsidTr="00890E77">
        <w:trPr>
          <w:cantSplit/>
          <w:trHeight w:val="432"/>
        </w:trPr>
        <w:tc>
          <w:tcPr>
            <w:tcW w:w="828" w:type="dxa"/>
            <w:vAlign w:val="center"/>
          </w:tcPr>
          <w:p w14:paraId="1F1A9612" w14:textId="383CF40A" w:rsidR="00341B7B" w:rsidRDefault="00341B7B" w:rsidP="00341B7B">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100</w:t>
            </w:r>
          </w:p>
        </w:tc>
        <w:tc>
          <w:tcPr>
            <w:tcW w:w="3379" w:type="dxa"/>
            <w:vAlign w:val="center"/>
          </w:tcPr>
          <w:p w14:paraId="0973F74B" w14:textId="77777777" w:rsidR="00341B7B" w:rsidRDefault="00341B7B" w:rsidP="00341B7B">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Nuance to process data file</w:t>
            </w:r>
          </w:p>
          <w:p w14:paraId="40E29C23" w14:textId="14723C0C" w:rsidR="00341B7B" w:rsidRDefault="009525FD" w:rsidP="00341B7B">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3</w:t>
            </w:r>
            <w:r w:rsidRPr="2C33CDF8">
              <w:rPr>
                <w:rFonts w:ascii="Calibri Light" w:eastAsia="Calibri Light" w:hAnsi="Calibri Light" w:cs="Calibri Light"/>
                <w:sz w:val="18"/>
                <w:szCs w:val="18"/>
                <w:vertAlign w:val="superscript"/>
              </w:rPr>
              <w:t>rd</w:t>
            </w:r>
            <w:r w:rsidRPr="2C33CDF8">
              <w:rPr>
                <w:rFonts w:ascii="Calibri Light" w:eastAsia="Calibri Light" w:hAnsi="Calibri Light" w:cs="Calibri Light"/>
                <w:sz w:val="18"/>
                <w:szCs w:val="18"/>
              </w:rPr>
              <w:t xml:space="preserve"> party notification system (</w:t>
            </w:r>
            <w:r w:rsidR="00341B7B" w:rsidRPr="2C33CDF8">
              <w:rPr>
                <w:rFonts w:ascii="Calibri Light" w:eastAsia="Calibri Light" w:hAnsi="Calibri Light" w:cs="Calibri Light"/>
                <w:sz w:val="18"/>
                <w:szCs w:val="18"/>
              </w:rPr>
              <w:t>Nuance</w:t>
            </w:r>
            <w:r w:rsidRPr="2C33CDF8">
              <w:rPr>
                <w:rFonts w:ascii="Calibri Light,Arial" w:eastAsia="Calibri Light,Arial" w:hAnsi="Calibri Light,Arial" w:cs="Calibri Light,Arial"/>
                <w:sz w:val="18"/>
                <w:szCs w:val="18"/>
              </w:rPr>
              <w:t>)</w:t>
            </w:r>
            <w:r w:rsidR="00341B7B" w:rsidRPr="2C33CDF8">
              <w:rPr>
                <w:rFonts w:ascii="Calibri Light" w:eastAsia="Calibri Light" w:hAnsi="Calibri Light" w:cs="Calibri Light"/>
                <w:sz w:val="18"/>
                <w:szCs w:val="18"/>
              </w:rPr>
              <w:t xml:space="preserve"> picks up correspondence data file and process the file. Go to step 130.</w:t>
            </w:r>
          </w:p>
          <w:p w14:paraId="59FBE177" w14:textId="77777777" w:rsidR="00341B7B" w:rsidRDefault="00341B7B" w:rsidP="00341B7B">
            <w:pPr>
              <w:pStyle w:val="TableField-Left"/>
              <w:rPr>
                <w:rFonts w:ascii="Calibri Light" w:hAnsi="Calibri Light" w:cs="Arial"/>
                <w:b/>
                <w:sz w:val="18"/>
              </w:rPr>
            </w:pPr>
          </w:p>
        </w:tc>
        <w:tc>
          <w:tcPr>
            <w:tcW w:w="1530" w:type="dxa"/>
            <w:vAlign w:val="center"/>
          </w:tcPr>
          <w:p w14:paraId="2F058386" w14:textId="508CC4C7" w:rsidR="00341B7B" w:rsidRDefault="00341B7B" w:rsidP="00341B7B">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N/A</w:t>
            </w:r>
          </w:p>
        </w:tc>
        <w:tc>
          <w:tcPr>
            <w:tcW w:w="1800" w:type="dxa"/>
            <w:vAlign w:val="center"/>
          </w:tcPr>
          <w:p w14:paraId="019377BC" w14:textId="4365ECDF" w:rsidR="00341B7B" w:rsidRDefault="00341B7B" w:rsidP="00341B7B">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N/A</w:t>
            </w:r>
          </w:p>
        </w:tc>
        <w:tc>
          <w:tcPr>
            <w:tcW w:w="2070" w:type="dxa"/>
          </w:tcPr>
          <w:p w14:paraId="116528CA" w14:textId="77777777" w:rsidR="00341B7B" w:rsidRPr="00387370" w:rsidRDefault="00341B7B" w:rsidP="00341B7B">
            <w:pPr>
              <w:pStyle w:val="TableField-Left"/>
              <w:rPr>
                <w:rFonts w:ascii="Calibri Light" w:hAnsi="Calibri Light" w:cs="Arial"/>
                <w:sz w:val="18"/>
                <w:szCs w:val="18"/>
              </w:rPr>
            </w:pPr>
          </w:p>
        </w:tc>
      </w:tr>
      <w:tr w:rsidR="00341B7B" w:rsidRPr="00387370" w14:paraId="75A4DF8B" w14:textId="77777777" w:rsidTr="00890E77">
        <w:trPr>
          <w:cantSplit/>
          <w:trHeight w:val="432"/>
        </w:trPr>
        <w:tc>
          <w:tcPr>
            <w:tcW w:w="828" w:type="dxa"/>
            <w:vAlign w:val="center"/>
          </w:tcPr>
          <w:p w14:paraId="7742D97E" w14:textId="2049DA94" w:rsidR="00341B7B" w:rsidRDefault="00341B7B" w:rsidP="00341B7B">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110</w:t>
            </w:r>
          </w:p>
        </w:tc>
        <w:tc>
          <w:tcPr>
            <w:tcW w:w="3379" w:type="dxa"/>
            <w:vAlign w:val="center"/>
          </w:tcPr>
          <w:p w14:paraId="5A9EC031" w14:textId="77777777" w:rsidR="00341B7B" w:rsidRDefault="00341B7B" w:rsidP="00341B7B">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Channel is US mail?</w:t>
            </w:r>
          </w:p>
          <w:p w14:paraId="173FF6BD" w14:textId="577C2403" w:rsidR="00341B7B" w:rsidRDefault="00341B7B" w:rsidP="00341B7B">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If communication channel is US mail, go</w:t>
            </w:r>
            <w:r w:rsidR="005C5A8D" w:rsidRPr="2C33CDF8">
              <w:rPr>
                <w:rFonts w:ascii="Calibri Light" w:eastAsia="Calibri Light" w:hAnsi="Calibri Light" w:cs="Calibri Light"/>
                <w:sz w:val="18"/>
                <w:szCs w:val="18"/>
              </w:rPr>
              <w:t xml:space="preserve"> to step 12</w:t>
            </w:r>
            <w:r w:rsidRPr="2C33CDF8">
              <w:rPr>
                <w:rFonts w:ascii="Calibri Light" w:eastAsia="Calibri Light" w:hAnsi="Calibri Light" w:cs="Calibri Light"/>
                <w:sz w:val="18"/>
                <w:szCs w:val="18"/>
              </w:rPr>
              <w:t>0. Otherwise, go to step 1</w:t>
            </w:r>
            <w:r w:rsidR="00B91001" w:rsidRPr="2C33CDF8">
              <w:rPr>
                <w:rFonts w:ascii="Calibri Light" w:eastAsia="Calibri Light" w:hAnsi="Calibri Light" w:cs="Calibri Light"/>
                <w:sz w:val="18"/>
                <w:szCs w:val="18"/>
              </w:rPr>
              <w:t>7</w:t>
            </w:r>
            <w:r w:rsidRPr="2C33CDF8">
              <w:rPr>
                <w:rFonts w:ascii="Calibri Light" w:eastAsia="Calibri Light" w:hAnsi="Calibri Light" w:cs="Calibri Light"/>
                <w:sz w:val="18"/>
                <w:szCs w:val="18"/>
              </w:rPr>
              <w:t>0.</w:t>
            </w:r>
          </w:p>
          <w:p w14:paraId="0BE96976" w14:textId="77777777" w:rsidR="00341B7B" w:rsidRPr="00092BB1" w:rsidRDefault="00341B7B" w:rsidP="00341B7B">
            <w:pPr>
              <w:pStyle w:val="TableField-Left"/>
              <w:rPr>
                <w:rFonts w:ascii="Calibri Light" w:hAnsi="Calibri Light" w:cs="Arial"/>
                <w:sz w:val="18"/>
              </w:rPr>
            </w:pPr>
          </w:p>
        </w:tc>
        <w:tc>
          <w:tcPr>
            <w:tcW w:w="1530" w:type="dxa"/>
            <w:vAlign w:val="center"/>
          </w:tcPr>
          <w:p w14:paraId="147F7B35" w14:textId="77777777" w:rsidR="00341B7B" w:rsidRDefault="00341B7B" w:rsidP="00341B7B">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N/A</w:t>
            </w:r>
          </w:p>
        </w:tc>
        <w:tc>
          <w:tcPr>
            <w:tcW w:w="1800" w:type="dxa"/>
            <w:vAlign w:val="center"/>
          </w:tcPr>
          <w:p w14:paraId="79A66197" w14:textId="77777777" w:rsidR="00341B7B" w:rsidRDefault="00341B7B" w:rsidP="00341B7B">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N/A</w:t>
            </w:r>
          </w:p>
        </w:tc>
        <w:tc>
          <w:tcPr>
            <w:tcW w:w="2070" w:type="dxa"/>
          </w:tcPr>
          <w:p w14:paraId="7EFAC6AD" w14:textId="77777777" w:rsidR="00341B7B" w:rsidRPr="00387370" w:rsidRDefault="00341B7B" w:rsidP="00341B7B">
            <w:pPr>
              <w:pStyle w:val="TableField-Left"/>
              <w:rPr>
                <w:rFonts w:ascii="Calibri Light" w:hAnsi="Calibri Light" w:cs="Arial"/>
                <w:sz w:val="18"/>
                <w:szCs w:val="18"/>
              </w:rPr>
            </w:pPr>
          </w:p>
        </w:tc>
      </w:tr>
      <w:tr w:rsidR="00341B7B" w:rsidRPr="00387370" w14:paraId="1DF1DABE" w14:textId="77777777" w:rsidTr="00890E77">
        <w:trPr>
          <w:cantSplit/>
          <w:trHeight w:val="432"/>
        </w:trPr>
        <w:tc>
          <w:tcPr>
            <w:tcW w:w="828" w:type="dxa"/>
            <w:vAlign w:val="center"/>
          </w:tcPr>
          <w:p w14:paraId="405628CA" w14:textId="00C1AC7D" w:rsidR="00341B7B" w:rsidRDefault="00341B7B" w:rsidP="005C5A8D">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1</w:t>
            </w:r>
            <w:r w:rsidR="005C5A8D" w:rsidRPr="2C33CDF8">
              <w:rPr>
                <w:rFonts w:ascii="Calibri Light" w:eastAsia="Calibri Light" w:hAnsi="Calibri Light" w:cs="Calibri Light"/>
                <w:sz w:val="18"/>
                <w:szCs w:val="18"/>
              </w:rPr>
              <w:t>2</w:t>
            </w:r>
            <w:r w:rsidRPr="2C33CDF8">
              <w:rPr>
                <w:rFonts w:ascii="Calibri Light" w:eastAsia="Calibri Light" w:hAnsi="Calibri Light" w:cs="Calibri Light"/>
                <w:sz w:val="18"/>
                <w:szCs w:val="18"/>
              </w:rPr>
              <w:t>0</w:t>
            </w:r>
          </w:p>
        </w:tc>
        <w:tc>
          <w:tcPr>
            <w:tcW w:w="3379" w:type="dxa"/>
            <w:vAlign w:val="center"/>
          </w:tcPr>
          <w:p w14:paraId="44679E75" w14:textId="033BCD1A" w:rsidR="00341B7B" w:rsidRDefault="00341B7B" w:rsidP="00341B7B">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GO3 process data file</w:t>
            </w:r>
            <w:r w:rsidR="007D0626" w:rsidRPr="2C33CDF8">
              <w:rPr>
                <w:rFonts w:ascii="Calibri Light" w:eastAsia="Calibri Light" w:hAnsi="Calibri Light" w:cs="Calibri Light"/>
                <w:b/>
                <w:sz w:val="18"/>
                <w:szCs w:val="18"/>
              </w:rPr>
              <w:t xml:space="preserve"> via OpenText</w:t>
            </w:r>
          </w:p>
          <w:p w14:paraId="5636B682" w14:textId="418474D3" w:rsidR="00341B7B" w:rsidRDefault="00341B7B" w:rsidP="00341B7B">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GO3 picks up correspondence data file </w:t>
            </w:r>
            <w:r w:rsidR="007D0626" w:rsidRPr="2C33CDF8">
              <w:rPr>
                <w:rFonts w:ascii="Calibri Light" w:eastAsia="Calibri Light" w:hAnsi="Calibri Light" w:cs="Calibri Light"/>
                <w:sz w:val="18"/>
                <w:szCs w:val="18"/>
              </w:rPr>
              <w:t xml:space="preserve">from OpenText </w:t>
            </w:r>
            <w:r w:rsidRPr="2C33CDF8">
              <w:rPr>
                <w:rFonts w:ascii="Calibri Light" w:eastAsia="Calibri Light" w:hAnsi="Calibri Light" w:cs="Calibri Light"/>
                <w:sz w:val="18"/>
                <w:szCs w:val="18"/>
              </w:rPr>
              <w:t>and process the file.</w:t>
            </w:r>
          </w:p>
          <w:p w14:paraId="0C04886C" w14:textId="77777777" w:rsidR="00341B7B" w:rsidRPr="00CC44E2" w:rsidRDefault="00341B7B" w:rsidP="00341B7B">
            <w:pPr>
              <w:pStyle w:val="TableField-Left"/>
              <w:rPr>
                <w:rFonts w:ascii="Calibri Light" w:hAnsi="Calibri Light" w:cs="Arial"/>
                <w:sz w:val="18"/>
              </w:rPr>
            </w:pPr>
          </w:p>
        </w:tc>
        <w:tc>
          <w:tcPr>
            <w:tcW w:w="1530" w:type="dxa"/>
            <w:vAlign w:val="center"/>
          </w:tcPr>
          <w:p w14:paraId="24F25FFE" w14:textId="77777777" w:rsidR="00341B7B" w:rsidRDefault="00341B7B" w:rsidP="00341B7B">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N/A</w:t>
            </w:r>
          </w:p>
        </w:tc>
        <w:tc>
          <w:tcPr>
            <w:tcW w:w="1800" w:type="dxa"/>
            <w:vAlign w:val="center"/>
          </w:tcPr>
          <w:p w14:paraId="01595511" w14:textId="77777777" w:rsidR="00341B7B" w:rsidRDefault="00341B7B" w:rsidP="00341B7B">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N/A</w:t>
            </w:r>
          </w:p>
        </w:tc>
        <w:tc>
          <w:tcPr>
            <w:tcW w:w="2070" w:type="dxa"/>
          </w:tcPr>
          <w:p w14:paraId="5B210CB8" w14:textId="77777777" w:rsidR="00341B7B" w:rsidRPr="00387370" w:rsidRDefault="00341B7B" w:rsidP="00341B7B">
            <w:pPr>
              <w:pStyle w:val="TableField-Left"/>
              <w:rPr>
                <w:rFonts w:ascii="Calibri Light" w:hAnsi="Calibri Light" w:cs="Arial"/>
                <w:sz w:val="18"/>
                <w:szCs w:val="18"/>
              </w:rPr>
            </w:pPr>
          </w:p>
        </w:tc>
      </w:tr>
      <w:tr w:rsidR="00341B7B" w:rsidRPr="00387370" w14:paraId="208213CC" w14:textId="77777777" w:rsidTr="00890E77">
        <w:trPr>
          <w:cantSplit/>
          <w:trHeight w:val="432"/>
        </w:trPr>
        <w:tc>
          <w:tcPr>
            <w:tcW w:w="828" w:type="dxa"/>
            <w:vAlign w:val="center"/>
          </w:tcPr>
          <w:p w14:paraId="783B7897" w14:textId="01399DA1" w:rsidR="00341B7B" w:rsidRDefault="005C5A8D" w:rsidP="00341B7B">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1</w:t>
            </w:r>
            <w:r w:rsidR="00B91001" w:rsidRPr="2C33CDF8">
              <w:rPr>
                <w:rFonts w:ascii="Calibri Light" w:eastAsia="Calibri Light" w:hAnsi="Calibri Light" w:cs="Calibri Light"/>
                <w:sz w:val="18"/>
                <w:szCs w:val="18"/>
              </w:rPr>
              <w:t>3</w:t>
            </w:r>
            <w:r w:rsidR="00341B7B" w:rsidRPr="2C33CDF8">
              <w:rPr>
                <w:rFonts w:ascii="Calibri Light" w:eastAsia="Calibri Light" w:hAnsi="Calibri Light" w:cs="Calibri Light"/>
                <w:sz w:val="18"/>
                <w:szCs w:val="18"/>
              </w:rPr>
              <w:t>0</w:t>
            </w:r>
          </w:p>
        </w:tc>
        <w:tc>
          <w:tcPr>
            <w:tcW w:w="3379" w:type="dxa"/>
            <w:vAlign w:val="center"/>
          </w:tcPr>
          <w:p w14:paraId="1C8E3C0F" w14:textId="77777777" w:rsidR="00341B7B" w:rsidRDefault="00341B7B" w:rsidP="00341B7B">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Create BP Contact</w:t>
            </w:r>
          </w:p>
          <w:p w14:paraId="17A2C107" w14:textId="77777777" w:rsidR="00341B7B" w:rsidRDefault="00341B7B" w:rsidP="00341B7B">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A BP Contact is created.</w:t>
            </w:r>
          </w:p>
          <w:p w14:paraId="59D3D826" w14:textId="77777777" w:rsidR="00341B7B" w:rsidRPr="00671B7A" w:rsidRDefault="00341B7B" w:rsidP="00341B7B">
            <w:pPr>
              <w:pStyle w:val="TableField-Left"/>
              <w:rPr>
                <w:rFonts w:ascii="Calibri Light" w:hAnsi="Calibri Light" w:cs="Arial"/>
                <w:sz w:val="18"/>
              </w:rPr>
            </w:pPr>
          </w:p>
        </w:tc>
        <w:tc>
          <w:tcPr>
            <w:tcW w:w="1530" w:type="dxa"/>
            <w:vAlign w:val="center"/>
          </w:tcPr>
          <w:p w14:paraId="2F1802E5" w14:textId="50061E7D" w:rsidR="00341B7B" w:rsidRDefault="005C5A8D" w:rsidP="00341B7B">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BCT0</w:t>
            </w:r>
          </w:p>
        </w:tc>
        <w:tc>
          <w:tcPr>
            <w:tcW w:w="1800" w:type="dxa"/>
            <w:vAlign w:val="center"/>
          </w:tcPr>
          <w:p w14:paraId="4733E3E8" w14:textId="15BC5823" w:rsidR="00341B7B" w:rsidRDefault="005C5A8D" w:rsidP="00341B7B">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Automatic &amp; Manual Mass Correspondence</w:t>
            </w:r>
          </w:p>
        </w:tc>
        <w:tc>
          <w:tcPr>
            <w:tcW w:w="2070" w:type="dxa"/>
          </w:tcPr>
          <w:p w14:paraId="2CBB1785" w14:textId="77777777" w:rsidR="00341B7B" w:rsidRPr="00387370" w:rsidRDefault="00341B7B" w:rsidP="00341B7B">
            <w:pPr>
              <w:pStyle w:val="TableField-Left"/>
              <w:rPr>
                <w:rFonts w:ascii="Calibri Light" w:hAnsi="Calibri Light" w:cs="Arial"/>
                <w:sz w:val="18"/>
                <w:szCs w:val="18"/>
              </w:rPr>
            </w:pPr>
          </w:p>
        </w:tc>
      </w:tr>
      <w:tr w:rsidR="00B91001" w:rsidRPr="00387370" w14:paraId="628E539C" w14:textId="77777777" w:rsidTr="00890E77">
        <w:trPr>
          <w:cantSplit/>
          <w:trHeight w:val="432"/>
        </w:trPr>
        <w:tc>
          <w:tcPr>
            <w:tcW w:w="828" w:type="dxa"/>
            <w:vAlign w:val="center"/>
          </w:tcPr>
          <w:p w14:paraId="58D134C9" w14:textId="5FE393D3" w:rsidR="00B91001" w:rsidRPr="2C356526" w:rsidRDefault="00B91001" w:rsidP="00B91001">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140</w:t>
            </w:r>
          </w:p>
        </w:tc>
        <w:tc>
          <w:tcPr>
            <w:tcW w:w="3379" w:type="dxa"/>
            <w:vAlign w:val="center"/>
          </w:tcPr>
          <w:p w14:paraId="4B3B2710" w14:textId="77777777" w:rsidR="00B91001" w:rsidRDefault="00B91001" w:rsidP="00B91001">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Send correspondence to BP</w:t>
            </w:r>
          </w:p>
          <w:p w14:paraId="37565F0A" w14:textId="77777777" w:rsidR="00B91001" w:rsidRDefault="00B91001" w:rsidP="00B91001">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Correspondence is sent to the BP via BP preferred channel.</w:t>
            </w:r>
          </w:p>
          <w:p w14:paraId="6CE2E2A0" w14:textId="77777777" w:rsidR="00B91001" w:rsidRPr="2C356526" w:rsidRDefault="00B91001" w:rsidP="00B91001">
            <w:pPr>
              <w:pStyle w:val="TableField-Left"/>
              <w:rPr>
                <w:rFonts w:ascii="Calibri Light" w:hAnsi="Calibri Light" w:cs="Arial"/>
                <w:b/>
                <w:sz w:val="18"/>
                <w:szCs w:val="18"/>
              </w:rPr>
            </w:pPr>
          </w:p>
        </w:tc>
        <w:tc>
          <w:tcPr>
            <w:tcW w:w="1530" w:type="dxa"/>
            <w:vAlign w:val="center"/>
          </w:tcPr>
          <w:p w14:paraId="571D0BA2" w14:textId="0788CE64" w:rsidR="00B91001" w:rsidRPr="2C356526" w:rsidRDefault="00B91001" w:rsidP="00B91001">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N/A</w:t>
            </w:r>
          </w:p>
        </w:tc>
        <w:tc>
          <w:tcPr>
            <w:tcW w:w="1800" w:type="dxa"/>
            <w:vAlign w:val="center"/>
          </w:tcPr>
          <w:p w14:paraId="10543B44" w14:textId="266277F2" w:rsidR="00B91001" w:rsidRPr="2C356526" w:rsidRDefault="00B91001" w:rsidP="00B91001">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N/A</w:t>
            </w:r>
          </w:p>
        </w:tc>
        <w:tc>
          <w:tcPr>
            <w:tcW w:w="2070" w:type="dxa"/>
          </w:tcPr>
          <w:p w14:paraId="0A726B62" w14:textId="7968C535" w:rsidR="00B91001" w:rsidRPr="00387370" w:rsidRDefault="00B91001" w:rsidP="00B91001">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lang w:val="de-CH"/>
              </w:rPr>
              <w:t>CONTROL-CS-2354</w:t>
            </w:r>
          </w:p>
        </w:tc>
      </w:tr>
      <w:tr w:rsidR="00B91001" w:rsidRPr="00387370" w14:paraId="39B4F1D3" w14:textId="77777777" w:rsidTr="00890E77">
        <w:trPr>
          <w:cantSplit/>
          <w:trHeight w:val="432"/>
        </w:trPr>
        <w:tc>
          <w:tcPr>
            <w:tcW w:w="828" w:type="dxa"/>
            <w:vAlign w:val="center"/>
          </w:tcPr>
          <w:p w14:paraId="594A75F9" w14:textId="5D3ED61B" w:rsidR="00B91001" w:rsidRDefault="00B91001" w:rsidP="00B91001">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150</w:t>
            </w:r>
          </w:p>
        </w:tc>
        <w:tc>
          <w:tcPr>
            <w:tcW w:w="3379" w:type="dxa"/>
            <w:vAlign w:val="center"/>
          </w:tcPr>
          <w:p w14:paraId="4EA8BE65" w14:textId="6316D403" w:rsidR="00B91001" w:rsidRDefault="00B91001" w:rsidP="00B91001">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 xml:space="preserve">Correspondence is </w:t>
            </w:r>
            <w:r w:rsidR="007D0626" w:rsidRPr="2C33CDF8">
              <w:rPr>
                <w:rFonts w:ascii="Calibri Light" w:eastAsia="Calibri Light" w:hAnsi="Calibri Light" w:cs="Calibri Light"/>
                <w:b/>
                <w:sz w:val="18"/>
                <w:szCs w:val="18"/>
              </w:rPr>
              <w:t>US Mail</w:t>
            </w:r>
            <w:r w:rsidRPr="2C33CDF8">
              <w:rPr>
                <w:rFonts w:ascii="Calibri Light,Arial" w:eastAsia="Calibri Light,Arial" w:hAnsi="Calibri Light,Arial" w:cs="Calibri Light,Arial"/>
                <w:b/>
                <w:sz w:val="18"/>
                <w:szCs w:val="18"/>
              </w:rPr>
              <w:t>?</w:t>
            </w:r>
          </w:p>
          <w:p w14:paraId="628FF63A" w14:textId="3CB424CB" w:rsidR="00B91001" w:rsidRDefault="00B91001" w:rsidP="00B91001">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 xml:space="preserve">If </w:t>
            </w:r>
            <w:r w:rsidR="007D0626" w:rsidRPr="2C33CDF8">
              <w:rPr>
                <w:rFonts w:ascii="Calibri Light" w:eastAsia="Calibri Light" w:hAnsi="Calibri Light" w:cs="Calibri Light"/>
                <w:b/>
                <w:sz w:val="18"/>
                <w:szCs w:val="18"/>
              </w:rPr>
              <w:t xml:space="preserve">Correspondence is US Mail, </w:t>
            </w:r>
            <w:r w:rsidRPr="2C33CDF8">
              <w:rPr>
                <w:rFonts w:ascii="Calibri Light" w:eastAsia="Calibri Light" w:hAnsi="Calibri Light" w:cs="Calibri Light"/>
                <w:b/>
                <w:sz w:val="18"/>
                <w:szCs w:val="18"/>
              </w:rPr>
              <w:t>go to step 160. Otherwise, go to step 170.</w:t>
            </w:r>
          </w:p>
          <w:p w14:paraId="189CC347" w14:textId="381A432D" w:rsidR="00B91001" w:rsidRPr="2C356526" w:rsidRDefault="00B91001" w:rsidP="00B91001">
            <w:pPr>
              <w:pStyle w:val="TableField-Left"/>
              <w:rPr>
                <w:rFonts w:ascii="Calibri Light" w:hAnsi="Calibri Light" w:cs="Arial"/>
                <w:b/>
                <w:sz w:val="18"/>
                <w:szCs w:val="18"/>
              </w:rPr>
            </w:pPr>
          </w:p>
        </w:tc>
        <w:tc>
          <w:tcPr>
            <w:tcW w:w="1530" w:type="dxa"/>
            <w:vAlign w:val="center"/>
          </w:tcPr>
          <w:p w14:paraId="50FC2AE5" w14:textId="4DF55D40" w:rsidR="00B91001" w:rsidRPr="2C356526" w:rsidRDefault="00B91001" w:rsidP="00B91001">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S/4HANA</w:t>
            </w:r>
          </w:p>
        </w:tc>
        <w:tc>
          <w:tcPr>
            <w:tcW w:w="1800" w:type="dxa"/>
            <w:vAlign w:val="center"/>
          </w:tcPr>
          <w:p w14:paraId="7506848E" w14:textId="50BC0DC2" w:rsidR="00B91001" w:rsidRPr="2C356526" w:rsidRDefault="00B91001" w:rsidP="001A7DB0">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Automatic Correspondence</w:t>
            </w:r>
          </w:p>
        </w:tc>
        <w:tc>
          <w:tcPr>
            <w:tcW w:w="2070" w:type="dxa"/>
          </w:tcPr>
          <w:p w14:paraId="161834F9" w14:textId="77777777" w:rsidR="00B91001" w:rsidRPr="00887D9A" w:rsidRDefault="00B91001" w:rsidP="00B91001">
            <w:pPr>
              <w:pStyle w:val="TableField-Left"/>
              <w:rPr>
                <w:rFonts w:ascii="Calibri Light" w:hAnsi="Calibri Light"/>
                <w:iCs/>
                <w:sz w:val="18"/>
                <w:szCs w:val="18"/>
                <w:lang w:val="de-CH"/>
              </w:rPr>
            </w:pPr>
          </w:p>
        </w:tc>
      </w:tr>
      <w:tr w:rsidR="00B91001" w:rsidRPr="00387370" w14:paraId="2A5705EB" w14:textId="77777777" w:rsidTr="00890E77">
        <w:trPr>
          <w:cantSplit/>
          <w:trHeight w:val="432"/>
        </w:trPr>
        <w:tc>
          <w:tcPr>
            <w:tcW w:w="828" w:type="dxa"/>
            <w:vAlign w:val="center"/>
          </w:tcPr>
          <w:p w14:paraId="393E41B7" w14:textId="6AA94DAF" w:rsidR="00B91001" w:rsidRDefault="00B91001" w:rsidP="00B91001">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160</w:t>
            </w:r>
          </w:p>
        </w:tc>
        <w:tc>
          <w:tcPr>
            <w:tcW w:w="3379" w:type="dxa"/>
            <w:vAlign w:val="center"/>
          </w:tcPr>
          <w:p w14:paraId="246BE3B2" w14:textId="24365364" w:rsidR="00B91001" w:rsidRDefault="00B91001" w:rsidP="00B91001">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Upload correspondence to OpenText xECM</w:t>
            </w:r>
          </w:p>
          <w:p w14:paraId="5A0AF1D0" w14:textId="77777777" w:rsidR="00B91001" w:rsidRDefault="00B91001" w:rsidP="00B91001">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An image copy of the correspondence is stored in xECM.</w:t>
            </w:r>
          </w:p>
          <w:p w14:paraId="70EBA3B5" w14:textId="77777777" w:rsidR="00B91001" w:rsidRPr="00671B7A" w:rsidRDefault="00B91001" w:rsidP="00B91001">
            <w:pPr>
              <w:pStyle w:val="TableField-Left"/>
              <w:rPr>
                <w:rFonts w:ascii="Calibri Light" w:hAnsi="Calibri Light" w:cs="Arial"/>
                <w:sz w:val="18"/>
              </w:rPr>
            </w:pPr>
          </w:p>
        </w:tc>
        <w:tc>
          <w:tcPr>
            <w:tcW w:w="1530" w:type="dxa"/>
            <w:vAlign w:val="center"/>
          </w:tcPr>
          <w:p w14:paraId="1AF44D38" w14:textId="2B5F280A" w:rsidR="00B91001" w:rsidRDefault="00B91001" w:rsidP="00B91001">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OpenText</w:t>
            </w:r>
          </w:p>
        </w:tc>
        <w:tc>
          <w:tcPr>
            <w:tcW w:w="1800" w:type="dxa"/>
            <w:vAlign w:val="center"/>
          </w:tcPr>
          <w:p w14:paraId="29431791" w14:textId="7C16283E" w:rsidR="00B91001" w:rsidRDefault="00B91001" w:rsidP="001A7DB0">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Automatic Correspondence</w:t>
            </w:r>
          </w:p>
        </w:tc>
        <w:tc>
          <w:tcPr>
            <w:tcW w:w="2070" w:type="dxa"/>
          </w:tcPr>
          <w:p w14:paraId="0DEBCE53" w14:textId="77777777" w:rsidR="00B91001" w:rsidRPr="00387370" w:rsidRDefault="00B91001" w:rsidP="00B91001">
            <w:pPr>
              <w:pStyle w:val="TableField-Left"/>
              <w:rPr>
                <w:rFonts w:ascii="Calibri Light" w:hAnsi="Calibri Light" w:cs="Arial"/>
                <w:sz w:val="18"/>
                <w:szCs w:val="18"/>
              </w:rPr>
            </w:pPr>
          </w:p>
        </w:tc>
      </w:tr>
      <w:tr w:rsidR="00B91001" w:rsidRPr="00387370" w14:paraId="4F14524C" w14:textId="77777777" w:rsidTr="00890E77">
        <w:trPr>
          <w:cantSplit/>
          <w:trHeight w:val="432"/>
        </w:trPr>
        <w:tc>
          <w:tcPr>
            <w:tcW w:w="828" w:type="dxa"/>
            <w:vAlign w:val="center"/>
          </w:tcPr>
          <w:p w14:paraId="678AD1F3" w14:textId="7331A8E4" w:rsidR="00B91001" w:rsidRDefault="00B91001" w:rsidP="00B91001">
            <w:pPr>
              <w:pStyle w:val="TableField-Center"/>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170</w:t>
            </w:r>
          </w:p>
        </w:tc>
        <w:tc>
          <w:tcPr>
            <w:tcW w:w="3379" w:type="dxa"/>
            <w:vAlign w:val="center"/>
          </w:tcPr>
          <w:p w14:paraId="53A53F5A" w14:textId="77777777" w:rsidR="00B91001" w:rsidRDefault="00B91001" w:rsidP="00B91001">
            <w:pPr>
              <w:pStyle w:val="TableField-Left"/>
              <w:rPr>
                <w:rFonts w:ascii="Calibri Light,Arial" w:eastAsia="Calibri Light,Arial" w:hAnsi="Calibri Light,Arial" w:cs="Calibri Light,Arial"/>
                <w:b/>
                <w:sz w:val="18"/>
                <w:szCs w:val="18"/>
              </w:rPr>
            </w:pPr>
            <w:r w:rsidRPr="2C33CDF8">
              <w:rPr>
                <w:rFonts w:ascii="Calibri Light" w:eastAsia="Calibri Light" w:hAnsi="Calibri Light" w:cs="Calibri Light"/>
                <w:b/>
                <w:sz w:val="18"/>
                <w:szCs w:val="18"/>
              </w:rPr>
              <w:t>End</w:t>
            </w:r>
          </w:p>
        </w:tc>
        <w:tc>
          <w:tcPr>
            <w:tcW w:w="1530" w:type="dxa"/>
            <w:vAlign w:val="center"/>
          </w:tcPr>
          <w:p w14:paraId="057C4501" w14:textId="77777777" w:rsidR="00B91001" w:rsidRDefault="00B91001" w:rsidP="00B91001">
            <w:pPr>
              <w:pStyle w:val="TableField-Left"/>
              <w:rPr>
                <w:rFonts w:ascii="Calibri Light" w:hAnsi="Calibri Light" w:cs="Arial"/>
                <w:sz w:val="18"/>
              </w:rPr>
            </w:pPr>
          </w:p>
        </w:tc>
        <w:tc>
          <w:tcPr>
            <w:tcW w:w="1800" w:type="dxa"/>
            <w:vAlign w:val="center"/>
          </w:tcPr>
          <w:p w14:paraId="0B6FDAA8" w14:textId="77777777" w:rsidR="00B91001" w:rsidRDefault="00B91001" w:rsidP="00B91001">
            <w:pPr>
              <w:pStyle w:val="TableField-Left"/>
              <w:rPr>
                <w:rFonts w:ascii="Calibri Light" w:hAnsi="Calibri Light" w:cs="Arial"/>
                <w:sz w:val="18"/>
              </w:rPr>
            </w:pPr>
          </w:p>
        </w:tc>
        <w:tc>
          <w:tcPr>
            <w:tcW w:w="2070" w:type="dxa"/>
          </w:tcPr>
          <w:p w14:paraId="5D2427B6" w14:textId="77777777" w:rsidR="00B91001" w:rsidRPr="00387370" w:rsidRDefault="00B91001" w:rsidP="00B91001">
            <w:pPr>
              <w:pStyle w:val="TableField-Left"/>
              <w:rPr>
                <w:rFonts w:ascii="Calibri Light" w:hAnsi="Calibri Light" w:cs="Arial"/>
                <w:sz w:val="18"/>
                <w:szCs w:val="18"/>
              </w:rPr>
            </w:pPr>
          </w:p>
        </w:tc>
      </w:tr>
    </w:tbl>
    <w:p w14:paraId="74A9A8FD" w14:textId="77777777" w:rsidR="00870078" w:rsidRDefault="00870078" w:rsidP="00870078"/>
    <w:p w14:paraId="03FEA85E" w14:textId="77777777" w:rsidR="00870078" w:rsidRDefault="00870078" w:rsidP="00870078"/>
    <w:p w14:paraId="4EFDEB7E" w14:textId="77777777" w:rsidR="00870078" w:rsidRDefault="00870078" w:rsidP="00870078"/>
    <w:p w14:paraId="7E4014C4" w14:textId="77777777" w:rsidR="00870078" w:rsidRPr="00870078" w:rsidRDefault="00870078" w:rsidP="00870078"/>
    <w:p w14:paraId="3A3C50C6" w14:textId="1D2CCFAE" w:rsidR="00626952" w:rsidRDefault="003E24F2" w:rsidP="003C6C8A">
      <w:pPr>
        <w:pStyle w:val="Heading2"/>
      </w:pPr>
      <w:bookmarkStart w:id="51" w:name="_Toc513448821"/>
      <w:r>
        <w:t xml:space="preserve">2.7 </w:t>
      </w:r>
      <w:r w:rsidR="00626952">
        <w:t>3</w:t>
      </w:r>
      <w:r w:rsidR="00626952" w:rsidRPr="00626952">
        <w:rPr>
          <w:vertAlign w:val="superscript"/>
        </w:rPr>
        <w:t>rd</w:t>
      </w:r>
      <w:r w:rsidR="00626952">
        <w:t xml:space="preserve"> Party and </w:t>
      </w:r>
      <w:r w:rsidR="003950F7">
        <w:t xml:space="preserve">SCE </w:t>
      </w:r>
      <w:r w:rsidR="00626952">
        <w:t>Legacy</w:t>
      </w:r>
      <w:r w:rsidR="003950F7">
        <w:t xml:space="preserve"> System</w:t>
      </w:r>
      <w:r w:rsidR="00626952">
        <w:t xml:space="preserve"> Integrations</w:t>
      </w:r>
      <w:bookmarkEnd w:id="51"/>
    </w:p>
    <w:p w14:paraId="2E6490E7" w14:textId="52F064D1" w:rsidR="00475112" w:rsidRPr="006B24F0" w:rsidRDefault="00475112" w:rsidP="00475112">
      <w:pPr>
        <w:pStyle w:val="Heading2TextBlueDescriptive"/>
        <w:rPr>
          <w:rFonts w:ascii="Calibri Light,Arial" w:eastAsia="Calibri Light,Arial" w:hAnsi="Calibri Light,Arial" w:cs="Calibri Light,Arial"/>
        </w:rPr>
      </w:pPr>
      <w:r w:rsidRPr="2C33CDF8">
        <w:rPr>
          <w:rFonts w:ascii="Calibri Light" w:eastAsia="Calibri Light" w:hAnsi="Calibri Light" w:cs="Calibri Light"/>
        </w:rPr>
        <w:t xml:space="preserve">Identify </w:t>
      </w:r>
      <w:r w:rsidR="00694D05" w:rsidRPr="2C33CDF8">
        <w:rPr>
          <w:rFonts w:ascii="Calibri Light" w:eastAsia="Calibri Light" w:hAnsi="Calibri Light" w:cs="Calibri Light"/>
        </w:rPr>
        <w:t>3</w:t>
      </w:r>
      <w:r w:rsidR="00694D05" w:rsidRPr="2C33CDF8">
        <w:rPr>
          <w:rFonts w:ascii="Calibri Light" w:eastAsia="Calibri Light" w:hAnsi="Calibri Light" w:cs="Calibri Light"/>
          <w:vertAlign w:val="superscript"/>
        </w:rPr>
        <w:t>rd</w:t>
      </w:r>
      <w:r w:rsidR="00694D05" w:rsidRPr="2C33CDF8">
        <w:rPr>
          <w:rFonts w:ascii="Calibri Light" w:eastAsia="Calibri Light" w:hAnsi="Calibri Light" w:cs="Calibri Light"/>
        </w:rPr>
        <w:t xml:space="preserve"> Pa</w:t>
      </w:r>
      <w:r w:rsidR="00F00E2B" w:rsidRPr="2C33CDF8">
        <w:rPr>
          <w:rFonts w:ascii="Calibri Light" w:eastAsia="Calibri Light" w:hAnsi="Calibri Light" w:cs="Calibri Light"/>
        </w:rPr>
        <w:t xml:space="preserve">rty and SCE Legacy systems that are integrated to this Process and provide a description of the integration and required change together with an estimate of the complexity of the change.  This section should </w:t>
      </w:r>
      <w:r w:rsidR="00AE20DF" w:rsidRPr="2C33CDF8">
        <w:rPr>
          <w:rFonts w:ascii="Calibri Light" w:eastAsia="Calibri Light" w:hAnsi="Calibri Light" w:cs="Calibri Light"/>
        </w:rPr>
        <w:t xml:space="preserve">relate closely to the Interfaces captured in the Technical Considerations section of this BPD. </w:t>
      </w:r>
    </w:p>
    <w:p w14:paraId="28465CD8" w14:textId="77777777" w:rsidR="00475112" w:rsidRPr="00475112" w:rsidRDefault="00475112" w:rsidP="00475112"/>
    <w:tbl>
      <w:tblPr>
        <w:tblW w:w="960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397"/>
        <w:gridCol w:w="3173"/>
        <w:gridCol w:w="3037"/>
      </w:tblGrid>
      <w:tr w:rsidR="002F54D6" w:rsidRPr="00CD4E29" w14:paraId="65FEB292" w14:textId="77777777" w:rsidTr="5F2FA278">
        <w:trPr>
          <w:cantSplit/>
          <w:trHeight w:val="432"/>
          <w:tblHeader/>
        </w:trPr>
        <w:tc>
          <w:tcPr>
            <w:tcW w:w="3397" w:type="dxa"/>
            <w:tcBorders>
              <w:top w:val="threeDEmboss" w:sz="6" w:space="0" w:color="auto"/>
              <w:bottom w:val="threeDEmboss" w:sz="6" w:space="0" w:color="auto"/>
            </w:tcBorders>
            <w:shd w:val="clear" w:color="auto" w:fill="F9FBAF"/>
            <w:vAlign w:val="center"/>
          </w:tcPr>
          <w:p w14:paraId="4934FA09" w14:textId="5F4AAF3E" w:rsidR="002F54D6" w:rsidRPr="00CD4E29" w:rsidRDefault="00AF1CB5" w:rsidP="000B71C5">
            <w:pPr>
              <w:pStyle w:val="TableHeader-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lastRenderedPageBreak/>
              <w:t>3</w:t>
            </w:r>
            <w:r w:rsidRPr="2C33CDF8">
              <w:rPr>
                <w:rFonts w:ascii="Calibri Light" w:eastAsia="Calibri Light" w:hAnsi="Calibri Light" w:cs="Calibri Light"/>
                <w:sz w:val="18"/>
                <w:szCs w:val="18"/>
                <w:vertAlign w:val="superscript"/>
              </w:rPr>
              <w:t>rd</w:t>
            </w:r>
            <w:r w:rsidRPr="2C33CDF8">
              <w:rPr>
                <w:rFonts w:ascii="Calibri Light" w:eastAsia="Calibri Light" w:hAnsi="Calibri Light" w:cs="Calibri Light"/>
                <w:sz w:val="18"/>
                <w:szCs w:val="18"/>
              </w:rPr>
              <w:t xml:space="preserve"> Party or SCE Legacy System Integration</w:t>
            </w:r>
          </w:p>
        </w:tc>
        <w:tc>
          <w:tcPr>
            <w:tcW w:w="3173" w:type="dxa"/>
            <w:tcBorders>
              <w:top w:val="threeDEmboss" w:sz="6" w:space="0" w:color="auto"/>
              <w:bottom w:val="threeDEmboss" w:sz="6" w:space="0" w:color="auto"/>
            </w:tcBorders>
            <w:shd w:val="clear" w:color="auto" w:fill="F9FBAF"/>
            <w:vAlign w:val="center"/>
          </w:tcPr>
          <w:p w14:paraId="1068FDC5" w14:textId="47BDCBCB" w:rsidR="002F54D6" w:rsidRPr="00CD4E29" w:rsidRDefault="00AF1CB5" w:rsidP="000B71C5">
            <w:pPr>
              <w:pStyle w:val="TableHeader-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Description of </w:t>
            </w:r>
            <w:r w:rsidR="00694D05" w:rsidRPr="2C33CDF8">
              <w:rPr>
                <w:rFonts w:ascii="Calibri Light" w:eastAsia="Calibri Light" w:hAnsi="Calibri Light" w:cs="Calibri Light"/>
                <w:sz w:val="18"/>
                <w:szCs w:val="18"/>
              </w:rPr>
              <w:t xml:space="preserve">Integration and </w:t>
            </w:r>
            <w:r w:rsidRPr="2C33CDF8">
              <w:rPr>
                <w:rFonts w:ascii="Calibri Light" w:eastAsia="Calibri Light" w:hAnsi="Calibri Light" w:cs="Calibri Light"/>
                <w:sz w:val="18"/>
                <w:szCs w:val="18"/>
              </w:rPr>
              <w:t>Required Change to 3</w:t>
            </w:r>
            <w:r w:rsidRPr="2C33CDF8">
              <w:rPr>
                <w:rFonts w:ascii="Calibri Light" w:eastAsia="Calibri Light" w:hAnsi="Calibri Light" w:cs="Calibri Light"/>
                <w:sz w:val="18"/>
                <w:szCs w:val="18"/>
                <w:vertAlign w:val="superscript"/>
              </w:rPr>
              <w:t>rd</w:t>
            </w:r>
            <w:r w:rsidRPr="2C33CDF8">
              <w:rPr>
                <w:rFonts w:ascii="Calibri Light" w:eastAsia="Calibri Light" w:hAnsi="Calibri Light" w:cs="Calibri Light"/>
                <w:sz w:val="18"/>
                <w:szCs w:val="18"/>
              </w:rPr>
              <w:t xml:space="preserve"> Party or SCE Legacy System</w:t>
            </w:r>
          </w:p>
        </w:tc>
        <w:tc>
          <w:tcPr>
            <w:tcW w:w="3037" w:type="dxa"/>
            <w:tcBorders>
              <w:top w:val="threeDEmboss" w:sz="6" w:space="0" w:color="auto"/>
              <w:bottom w:val="threeDEmboss" w:sz="6" w:space="0" w:color="auto"/>
            </w:tcBorders>
            <w:shd w:val="clear" w:color="auto" w:fill="F9FBAF"/>
            <w:vAlign w:val="center"/>
          </w:tcPr>
          <w:p w14:paraId="26DC2185" w14:textId="5CF933F2" w:rsidR="002F54D6" w:rsidRPr="00CD4E29" w:rsidRDefault="00AF1CB5" w:rsidP="000B71C5">
            <w:pPr>
              <w:pStyle w:val="TableHeader-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Estimated Complexity of 3</w:t>
            </w:r>
            <w:r w:rsidRPr="2C33CDF8">
              <w:rPr>
                <w:rFonts w:ascii="Calibri Light" w:eastAsia="Calibri Light" w:hAnsi="Calibri Light" w:cs="Calibri Light"/>
                <w:sz w:val="18"/>
                <w:szCs w:val="18"/>
                <w:vertAlign w:val="superscript"/>
              </w:rPr>
              <w:t>rd</w:t>
            </w:r>
            <w:r w:rsidRPr="2C33CDF8">
              <w:rPr>
                <w:rFonts w:ascii="Calibri Light" w:eastAsia="Calibri Light" w:hAnsi="Calibri Light" w:cs="Calibri Light"/>
                <w:sz w:val="18"/>
                <w:szCs w:val="18"/>
              </w:rPr>
              <w:t xml:space="preserve"> Party or SCE Legacy system change</w:t>
            </w:r>
          </w:p>
        </w:tc>
      </w:tr>
      <w:tr w:rsidR="00BA1811" w:rsidRPr="00CD4E29" w14:paraId="57677421" w14:textId="77777777" w:rsidTr="5F2FA278">
        <w:trPr>
          <w:cantSplit/>
          <w:trHeight w:val="432"/>
        </w:trPr>
        <w:tc>
          <w:tcPr>
            <w:tcW w:w="3397" w:type="dxa"/>
            <w:tcBorders>
              <w:top w:val="threeDEmboss" w:sz="6" w:space="0" w:color="auto"/>
            </w:tcBorders>
            <w:vAlign w:val="center"/>
          </w:tcPr>
          <w:p w14:paraId="0F0D4C66" w14:textId="7B1D6ECB" w:rsidR="00BA1811" w:rsidRPr="00BA1811" w:rsidRDefault="004239AF" w:rsidP="008D473A">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OpenText</w:t>
            </w:r>
            <w:r w:rsidR="00BA1811" w:rsidRPr="2C33CDF8">
              <w:rPr>
                <w:rFonts w:ascii="Calibri Light" w:eastAsia="Calibri Light" w:hAnsi="Calibri Light" w:cs="Calibri Light"/>
                <w:sz w:val="18"/>
                <w:szCs w:val="18"/>
              </w:rPr>
              <w:t xml:space="preserve"> </w:t>
            </w:r>
            <w:r w:rsidR="008D473A" w:rsidRPr="2C33CDF8">
              <w:rPr>
                <w:rFonts w:ascii="Calibri Light" w:eastAsia="Calibri Light" w:hAnsi="Calibri Light" w:cs="Calibri Light"/>
                <w:sz w:val="18"/>
                <w:szCs w:val="18"/>
              </w:rPr>
              <w:t xml:space="preserve">Empower editor </w:t>
            </w:r>
            <w:r w:rsidR="005C5A8D" w:rsidRPr="2C33CDF8">
              <w:rPr>
                <w:rFonts w:ascii="Calibri Light" w:eastAsia="Calibri Light" w:hAnsi="Calibri Light" w:cs="Calibri Light"/>
                <w:sz w:val="18"/>
                <w:szCs w:val="18"/>
              </w:rPr>
              <w:t>Integrate with S/4HANA</w:t>
            </w:r>
          </w:p>
        </w:tc>
        <w:tc>
          <w:tcPr>
            <w:tcW w:w="3173" w:type="dxa"/>
            <w:tcBorders>
              <w:top w:val="threeDEmboss" w:sz="6" w:space="0" w:color="auto"/>
            </w:tcBorders>
            <w:vAlign w:val="center"/>
          </w:tcPr>
          <w:p w14:paraId="0C38A32C" w14:textId="4758C36A" w:rsidR="00BA1811" w:rsidRPr="00BA1811" w:rsidRDefault="005C5A8D" w:rsidP="00BA1811">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SAP passes data to </w:t>
            </w:r>
            <w:r w:rsidR="004239AF" w:rsidRPr="2C33CDF8">
              <w:rPr>
                <w:rFonts w:ascii="Calibri Light" w:eastAsia="Calibri Light" w:hAnsi="Calibri Light" w:cs="Calibri Light"/>
                <w:sz w:val="18"/>
                <w:szCs w:val="18"/>
              </w:rPr>
              <w:t>OpenText</w:t>
            </w:r>
          </w:p>
        </w:tc>
        <w:tc>
          <w:tcPr>
            <w:tcW w:w="3037" w:type="dxa"/>
            <w:tcBorders>
              <w:top w:val="threeDEmboss" w:sz="6" w:space="0" w:color="auto"/>
            </w:tcBorders>
            <w:vAlign w:val="center"/>
          </w:tcPr>
          <w:p w14:paraId="73D898B6" w14:textId="010E5782" w:rsidR="00BA1811" w:rsidRPr="00CD4E29" w:rsidRDefault="005C5A8D" w:rsidP="00BA1811">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Medium</w:t>
            </w:r>
          </w:p>
        </w:tc>
      </w:tr>
      <w:tr w:rsidR="00BA1811" w:rsidRPr="00CD4E29" w14:paraId="06F96B04" w14:textId="77777777" w:rsidTr="5F2FA278">
        <w:trPr>
          <w:cantSplit/>
          <w:trHeight w:val="318"/>
        </w:trPr>
        <w:tc>
          <w:tcPr>
            <w:tcW w:w="3397" w:type="dxa"/>
            <w:vAlign w:val="center"/>
          </w:tcPr>
          <w:p w14:paraId="2221E400" w14:textId="334D8F60" w:rsidR="00BA1811" w:rsidRPr="00CD4E29" w:rsidRDefault="009525FD" w:rsidP="009525FD">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3</w:t>
            </w:r>
            <w:r w:rsidRPr="2C33CDF8">
              <w:rPr>
                <w:rFonts w:ascii="Calibri Light" w:eastAsia="Calibri Light" w:hAnsi="Calibri Light" w:cs="Calibri Light"/>
                <w:sz w:val="18"/>
                <w:szCs w:val="18"/>
                <w:vertAlign w:val="superscript"/>
              </w:rPr>
              <w:t>rd</w:t>
            </w:r>
            <w:r w:rsidRPr="2C33CDF8">
              <w:rPr>
                <w:rFonts w:ascii="Calibri Light" w:eastAsia="Calibri Light" w:hAnsi="Calibri Light" w:cs="Calibri Light"/>
                <w:sz w:val="18"/>
                <w:szCs w:val="18"/>
              </w:rPr>
              <w:t xml:space="preserve"> party notification system </w:t>
            </w:r>
            <w:r w:rsidR="005C5A8D" w:rsidRPr="2C33CDF8">
              <w:rPr>
                <w:rFonts w:ascii="Calibri Light" w:eastAsia="Calibri Light" w:hAnsi="Calibri Light" w:cs="Calibri Light"/>
                <w:sz w:val="18"/>
                <w:szCs w:val="18"/>
              </w:rPr>
              <w:t xml:space="preserve">integrate with </w:t>
            </w:r>
            <w:r w:rsidR="004239AF" w:rsidRPr="2C33CDF8">
              <w:rPr>
                <w:rFonts w:ascii="Calibri Light" w:eastAsia="Calibri Light" w:hAnsi="Calibri Light" w:cs="Calibri Light"/>
                <w:sz w:val="18"/>
                <w:szCs w:val="18"/>
              </w:rPr>
              <w:t>OpenText</w:t>
            </w:r>
          </w:p>
        </w:tc>
        <w:tc>
          <w:tcPr>
            <w:tcW w:w="3173" w:type="dxa"/>
            <w:vAlign w:val="center"/>
          </w:tcPr>
          <w:p w14:paraId="09349185" w14:textId="72FCF786" w:rsidR="00BA1811" w:rsidRPr="00CD4E29" w:rsidRDefault="00BA1811" w:rsidP="00EA380E">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Sending outbound correspondence</w:t>
            </w:r>
            <w:r w:rsidR="00EA380E" w:rsidRPr="2C33CDF8">
              <w:rPr>
                <w:rFonts w:ascii="Calibri Light" w:eastAsia="Calibri Light" w:hAnsi="Calibri Light" w:cs="Calibri Light"/>
                <w:sz w:val="18"/>
                <w:szCs w:val="18"/>
              </w:rPr>
              <w:t xml:space="preserve"> in SMS, email and voice call</w:t>
            </w:r>
          </w:p>
        </w:tc>
        <w:tc>
          <w:tcPr>
            <w:tcW w:w="3037" w:type="dxa"/>
            <w:vAlign w:val="center"/>
          </w:tcPr>
          <w:p w14:paraId="40BF53AA" w14:textId="74AB899E" w:rsidR="00BA1811" w:rsidRPr="00CD4E29" w:rsidRDefault="005C5A8D" w:rsidP="00BA1811">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Complex</w:t>
            </w:r>
          </w:p>
        </w:tc>
      </w:tr>
      <w:tr w:rsidR="00BA1811" w:rsidRPr="00CD4E29" w14:paraId="6242742F" w14:textId="77777777" w:rsidTr="5F2FA278">
        <w:trPr>
          <w:cantSplit/>
          <w:trHeight w:val="165"/>
        </w:trPr>
        <w:tc>
          <w:tcPr>
            <w:tcW w:w="3397" w:type="dxa"/>
            <w:vAlign w:val="center"/>
          </w:tcPr>
          <w:p w14:paraId="5B29BABE" w14:textId="1DD62E80" w:rsidR="00BA1811" w:rsidRPr="00CD4E29" w:rsidRDefault="004239AF" w:rsidP="00E7025C">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OpenText</w:t>
            </w:r>
            <w:r w:rsidR="005C5A8D" w:rsidRPr="2C33CDF8">
              <w:rPr>
                <w:rFonts w:ascii="Calibri Light" w:eastAsia="Calibri Light" w:hAnsi="Calibri Light" w:cs="Calibri Light"/>
                <w:sz w:val="18"/>
                <w:szCs w:val="18"/>
              </w:rPr>
              <w:t xml:space="preserve"> integrate with S/4HANA</w:t>
            </w:r>
          </w:p>
        </w:tc>
        <w:tc>
          <w:tcPr>
            <w:tcW w:w="3173" w:type="dxa"/>
            <w:vAlign w:val="center"/>
          </w:tcPr>
          <w:p w14:paraId="6AEDFE69" w14:textId="032BA4EB" w:rsidR="00BA1811" w:rsidRPr="00CD4E29" w:rsidRDefault="005C5A8D" w:rsidP="5F2FA27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Creating BP Contact</w:t>
            </w:r>
          </w:p>
        </w:tc>
        <w:tc>
          <w:tcPr>
            <w:tcW w:w="3037" w:type="dxa"/>
            <w:vAlign w:val="center"/>
          </w:tcPr>
          <w:p w14:paraId="4745F7DB" w14:textId="3C628BF6" w:rsidR="00BA1811" w:rsidRPr="00CD4E29" w:rsidRDefault="005C5A8D" w:rsidP="5F2FA278">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Medium</w:t>
            </w:r>
          </w:p>
        </w:tc>
      </w:tr>
    </w:tbl>
    <w:p w14:paraId="7C3C0D5A" w14:textId="3681CA48" w:rsidR="00D66A8A" w:rsidRPr="006B24F0" w:rsidRDefault="003E24F2" w:rsidP="003C6C8A">
      <w:pPr>
        <w:pStyle w:val="Heading2"/>
      </w:pPr>
      <w:bookmarkStart w:id="52" w:name="_Toc513448822"/>
      <w:r>
        <w:t xml:space="preserve">2.8 </w:t>
      </w:r>
      <w:r w:rsidR="00D66A8A" w:rsidRPr="006B24F0">
        <w:t>Data Elements</w:t>
      </w:r>
      <w:bookmarkEnd w:id="52"/>
    </w:p>
    <w:p w14:paraId="26D93932" w14:textId="625C553A" w:rsidR="00D66A8A" w:rsidRPr="00CD4E29" w:rsidRDefault="000D76A7" w:rsidP="00D66A8A">
      <w:pPr>
        <w:pStyle w:val="Heading2Tex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N/A</w:t>
      </w:r>
      <w:r w:rsidR="00FD59A7" w:rsidRPr="2C33CDF8">
        <w:rPr>
          <w:rFonts w:ascii="Calibri Light,Arial" w:eastAsia="Calibri Light,Arial" w:hAnsi="Calibri Light,Arial" w:cs="Calibri Light,Arial"/>
          <w:sz w:val="18"/>
          <w:szCs w:val="18"/>
        </w:rPr>
        <w:t xml:space="preserve"> </w:t>
      </w:r>
    </w:p>
    <w:p w14:paraId="5BE1BF85" w14:textId="7150BAB4" w:rsidR="00D66A8A" w:rsidRPr="003E24F2" w:rsidRDefault="003E24F2" w:rsidP="003E24F2">
      <w:pPr>
        <w:pStyle w:val="Heading3"/>
        <w:numPr>
          <w:ilvl w:val="2"/>
          <w:numId w:val="0"/>
        </w:numPr>
        <w:rPr>
          <w:rFonts w:ascii="Calibri Light" w:eastAsia="Calibri Light" w:hAnsi="Calibri Light" w:cs="Calibri Light"/>
          <w:sz w:val="32"/>
          <w:szCs w:val="32"/>
        </w:rPr>
      </w:pPr>
      <w:bookmarkStart w:id="53" w:name="_Toc513448823"/>
      <w:r w:rsidRPr="2C33CDF8">
        <w:rPr>
          <w:rFonts w:ascii="Calibri Light" w:eastAsia="Calibri Light" w:hAnsi="Calibri Light" w:cs="Calibri Light"/>
          <w:sz w:val="32"/>
          <w:szCs w:val="32"/>
        </w:rPr>
        <w:t xml:space="preserve">2.8.1 </w:t>
      </w:r>
      <w:r w:rsidR="00BA1811" w:rsidRPr="2C33CDF8">
        <w:rPr>
          <w:rFonts w:ascii="Calibri Light" w:eastAsia="Calibri Light" w:hAnsi="Calibri Light" w:cs="Calibri Light"/>
          <w:sz w:val="32"/>
          <w:szCs w:val="32"/>
        </w:rPr>
        <w:t>Outbound Correspondence</w:t>
      </w:r>
      <w:bookmarkEnd w:id="53"/>
    </w:p>
    <w:p w14:paraId="7E7D2C0D" w14:textId="020D8341" w:rsidR="00D66A8A" w:rsidRPr="00CD4E29" w:rsidRDefault="00D66A8A" w:rsidP="5F2FA278">
      <w:pPr>
        <w:pStyle w:val="Heading3Text"/>
        <w:rPr>
          <w:rFonts w:ascii="Calibri Light" w:eastAsia="Calibri Light" w:hAnsi="Calibri Light" w:cs="Calibri Light"/>
          <w:sz w:val="18"/>
          <w:szCs w:val="18"/>
        </w:rPr>
      </w:pPr>
      <w:r w:rsidRPr="2C33CDF8">
        <w:rPr>
          <w:rFonts w:ascii="Calibri Light" w:eastAsia="Calibri Light" w:hAnsi="Calibri Light" w:cs="Calibri Light"/>
          <w:sz w:val="18"/>
          <w:szCs w:val="18"/>
        </w:rPr>
        <w:t xml:space="preserve">The following data elements will be used by the </w:t>
      </w:r>
      <w:r w:rsidR="00BA1811" w:rsidRPr="2C33CDF8">
        <w:rPr>
          <w:rFonts w:ascii="Calibri Light" w:eastAsia="Calibri Light" w:hAnsi="Calibri Light" w:cs="Calibri Light"/>
          <w:sz w:val="18"/>
          <w:szCs w:val="18"/>
        </w:rPr>
        <w:t>outbound correspondence</w:t>
      </w:r>
      <w:r w:rsidRPr="2C33CDF8">
        <w:rPr>
          <w:rFonts w:ascii="Calibri Light" w:eastAsia="Calibri Light" w:hAnsi="Calibri Light" w:cs="Calibri Light"/>
          <w:sz w:val="18"/>
          <w:szCs w:val="18"/>
        </w:rPr>
        <w:t>.</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17"/>
        <w:gridCol w:w="1680"/>
        <w:gridCol w:w="4717"/>
      </w:tblGrid>
      <w:tr w:rsidR="00D810DB" w:rsidRPr="00CD4E29" w14:paraId="25F88E91" w14:textId="77777777" w:rsidTr="391D4A8A">
        <w:trPr>
          <w:cantSplit/>
          <w:trHeight w:val="432"/>
          <w:tblHeader/>
        </w:trPr>
        <w:tc>
          <w:tcPr>
            <w:tcW w:w="2917" w:type="dxa"/>
            <w:tcBorders>
              <w:top w:val="threeDEmboss" w:sz="6" w:space="0" w:color="auto"/>
              <w:bottom w:val="threeDEmboss" w:sz="6" w:space="0" w:color="auto"/>
            </w:tcBorders>
            <w:shd w:val="clear" w:color="auto" w:fill="F9FBAF"/>
            <w:vAlign w:val="center"/>
          </w:tcPr>
          <w:p w14:paraId="230FEDA7" w14:textId="77777777" w:rsidR="00D810DB" w:rsidRPr="00CD4E29" w:rsidRDefault="00D810DB" w:rsidP="5F2FA278">
            <w:pPr>
              <w:pStyle w:val="TableHeader-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Field</w:t>
            </w:r>
          </w:p>
        </w:tc>
        <w:tc>
          <w:tcPr>
            <w:tcW w:w="1680" w:type="dxa"/>
            <w:tcBorders>
              <w:top w:val="threeDEmboss" w:sz="6" w:space="0" w:color="auto"/>
              <w:bottom w:val="threeDEmboss" w:sz="6" w:space="0" w:color="auto"/>
            </w:tcBorders>
            <w:shd w:val="clear" w:color="auto" w:fill="F9FBAF"/>
            <w:vAlign w:val="center"/>
          </w:tcPr>
          <w:p w14:paraId="351CEE1E" w14:textId="77777777" w:rsidR="00D810DB" w:rsidRPr="00CD4E29" w:rsidRDefault="00D810DB" w:rsidP="5F2FA278">
            <w:pPr>
              <w:pStyle w:val="TableHeader-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Type</w:t>
            </w:r>
          </w:p>
        </w:tc>
        <w:tc>
          <w:tcPr>
            <w:tcW w:w="4717" w:type="dxa"/>
            <w:tcBorders>
              <w:top w:val="threeDEmboss" w:sz="6" w:space="0" w:color="auto"/>
              <w:bottom w:val="threeDEmboss" w:sz="6" w:space="0" w:color="auto"/>
            </w:tcBorders>
            <w:shd w:val="clear" w:color="auto" w:fill="F9FBAF"/>
            <w:vAlign w:val="center"/>
          </w:tcPr>
          <w:p w14:paraId="31E7D58F" w14:textId="77777777" w:rsidR="00D810DB" w:rsidRPr="00CD4E29" w:rsidRDefault="00D810DB" w:rsidP="5F2FA278">
            <w:pPr>
              <w:pStyle w:val="TableHeader-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Comments</w:t>
            </w:r>
          </w:p>
        </w:tc>
      </w:tr>
      <w:tr w:rsidR="00BA1811" w:rsidRPr="00CD4E29" w14:paraId="0A98EE78" w14:textId="77777777" w:rsidTr="391D4A8A">
        <w:trPr>
          <w:cantSplit/>
          <w:trHeight w:val="432"/>
        </w:trPr>
        <w:tc>
          <w:tcPr>
            <w:tcW w:w="2917" w:type="dxa"/>
            <w:tcBorders>
              <w:top w:val="threeDEmboss" w:sz="6" w:space="0" w:color="auto"/>
            </w:tcBorders>
            <w:vAlign w:val="center"/>
          </w:tcPr>
          <w:p w14:paraId="4B820C51" w14:textId="298F3E59" w:rsidR="00BA1811" w:rsidRPr="00BA1811" w:rsidRDefault="00BA1811" w:rsidP="00BA1811">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Business Partner</w:t>
            </w:r>
          </w:p>
        </w:tc>
        <w:tc>
          <w:tcPr>
            <w:tcW w:w="1680" w:type="dxa"/>
            <w:tcBorders>
              <w:top w:val="threeDEmboss" w:sz="6" w:space="0" w:color="auto"/>
            </w:tcBorders>
            <w:vAlign w:val="center"/>
          </w:tcPr>
          <w:p w14:paraId="571F6FBE" w14:textId="779ECE10" w:rsidR="00BA1811" w:rsidRPr="00BA1811" w:rsidRDefault="00BA1811" w:rsidP="00BA1811">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Optional</w:t>
            </w:r>
          </w:p>
        </w:tc>
        <w:tc>
          <w:tcPr>
            <w:tcW w:w="4717" w:type="dxa"/>
            <w:tcBorders>
              <w:top w:val="threeDEmboss" w:sz="6" w:space="0" w:color="auto"/>
            </w:tcBorders>
            <w:vAlign w:val="center"/>
          </w:tcPr>
          <w:p w14:paraId="6C0EB093" w14:textId="1E6A5B55" w:rsidR="00BA1811" w:rsidRPr="00BA1811" w:rsidRDefault="00BA1811" w:rsidP="00BA1811">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This is the BP number of the </w:t>
            </w:r>
            <w:r w:rsidR="00AB48E7" w:rsidRPr="2C33CDF8">
              <w:rPr>
                <w:rFonts w:ascii="Calibri Light" w:eastAsia="Calibri Light" w:hAnsi="Calibri Light" w:cs="Calibri Light"/>
                <w:sz w:val="18"/>
                <w:szCs w:val="18"/>
              </w:rPr>
              <w:t>BP</w:t>
            </w:r>
            <w:r w:rsidRPr="2C33CDF8">
              <w:rPr>
                <w:rFonts w:ascii="Calibri Light" w:eastAsia="Calibri Light" w:hAnsi="Calibri Light" w:cs="Calibri Light"/>
                <w:sz w:val="18"/>
                <w:szCs w:val="18"/>
              </w:rPr>
              <w:t>.</w:t>
            </w:r>
          </w:p>
        </w:tc>
      </w:tr>
      <w:tr w:rsidR="00BA1811" w:rsidRPr="00CD4E29" w14:paraId="765B7E6C" w14:textId="77777777" w:rsidTr="391D4A8A">
        <w:trPr>
          <w:cantSplit/>
          <w:trHeight w:val="432"/>
        </w:trPr>
        <w:tc>
          <w:tcPr>
            <w:tcW w:w="2917" w:type="dxa"/>
            <w:vAlign w:val="center"/>
          </w:tcPr>
          <w:p w14:paraId="280116D6" w14:textId="126B29CB" w:rsidR="00BA1811" w:rsidRPr="00BA1811" w:rsidRDefault="00BA1811" w:rsidP="00BA1811">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Contract Account</w:t>
            </w:r>
          </w:p>
        </w:tc>
        <w:tc>
          <w:tcPr>
            <w:tcW w:w="1680" w:type="dxa"/>
            <w:vAlign w:val="center"/>
          </w:tcPr>
          <w:p w14:paraId="4CD5CDC8" w14:textId="342F069F" w:rsidR="00BA1811" w:rsidRPr="00BA1811" w:rsidRDefault="00BA1811" w:rsidP="00BA1811">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Optional</w:t>
            </w:r>
          </w:p>
        </w:tc>
        <w:tc>
          <w:tcPr>
            <w:tcW w:w="4717" w:type="dxa"/>
            <w:vAlign w:val="center"/>
          </w:tcPr>
          <w:p w14:paraId="41445AC8" w14:textId="662AB225" w:rsidR="00BA1811" w:rsidRPr="00BA1811" w:rsidRDefault="00BA1811" w:rsidP="00BA1811">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This is the CA of the </w:t>
            </w:r>
            <w:r w:rsidR="00AB48E7" w:rsidRPr="2C33CDF8">
              <w:rPr>
                <w:rFonts w:ascii="Calibri Light" w:eastAsia="Calibri Light" w:hAnsi="Calibri Light" w:cs="Calibri Light"/>
                <w:sz w:val="18"/>
                <w:szCs w:val="18"/>
              </w:rPr>
              <w:t>BP</w:t>
            </w:r>
            <w:r w:rsidRPr="2C33CDF8">
              <w:rPr>
                <w:rFonts w:ascii="Calibri Light" w:eastAsia="Calibri Light" w:hAnsi="Calibri Light" w:cs="Calibri Light"/>
                <w:sz w:val="18"/>
                <w:szCs w:val="18"/>
              </w:rPr>
              <w:t xml:space="preserve">. </w:t>
            </w:r>
          </w:p>
        </w:tc>
      </w:tr>
      <w:tr w:rsidR="00BA1811" w:rsidRPr="00CD4E29" w14:paraId="201CD863" w14:textId="77777777" w:rsidTr="391D4A8A">
        <w:trPr>
          <w:cantSplit/>
          <w:trHeight w:val="432"/>
        </w:trPr>
        <w:tc>
          <w:tcPr>
            <w:tcW w:w="2917" w:type="dxa"/>
            <w:vAlign w:val="center"/>
          </w:tcPr>
          <w:p w14:paraId="2F0DF849" w14:textId="11312F22" w:rsidR="00BA1811" w:rsidRPr="00BA1811" w:rsidRDefault="00BA1811" w:rsidP="00BA1811">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Contract</w:t>
            </w:r>
          </w:p>
        </w:tc>
        <w:tc>
          <w:tcPr>
            <w:tcW w:w="1680" w:type="dxa"/>
            <w:vAlign w:val="center"/>
          </w:tcPr>
          <w:p w14:paraId="45FAD685" w14:textId="26E9DF34" w:rsidR="00BA1811" w:rsidRPr="00BA1811" w:rsidRDefault="00BA1811" w:rsidP="00BA1811">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Optional</w:t>
            </w:r>
          </w:p>
        </w:tc>
        <w:tc>
          <w:tcPr>
            <w:tcW w:w="4717" w:type="dxa"/>
            <w:vAlign w:val="center"/>
          </w:tcPr>
          <w:p w14:paraId="43048987" w14:textId="68DD8DE0" w:rsidR="00BA1811" w:rsidRPr="00BA1811" w:rsidRDefault="00BA1811" w:rsidP="00BA1811">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 xml:space="preserve">This is the service Contract of the </w:t>
            </w:r>
            <w:r w:rsidR="00AB48E7" w:rsidRPr="2C33CDF8">
              <w:rPr>
                <w:rFonts w:ascii="Calibri Light" w:eastAsia="Calibri Light" w:hAnsi="Calibri Light" w:cs="Calibri Light"/>
                <w:sz w:val="18"/>
                <w:szCs w:val="18"/>
              </w:rPr>
              <w:t>BP</w:t>
            </w:r>
          </w:p>
        </w:tc>
      </w:tr>
      <w:tr w:rsidR="00BA1811" w:rsidRPr="00CD4E29" w14:paraId="700C6AF5" w14:textId="77777777" w:rsidTr="391D4A8A">
        <w:trPr>
          <w:cantSplit/>
          <w:trHeight w:val="432"/>
        </w:trPr>
        <w:tc>
          <w:tcPr>
            <w:tcW w:w="2917" w:type="dxa"/>
            <w:vAlign w:val="center"/>
          </w:tcPr>
          <w:p w14:paraId="322711BC" w14:textId="0F359213" w:rsidR="00BA1811" w:rsidRPr="00BA1811" w:rsidRDefault="00E01CC9" w:rsidP="00BA1811">
            <w:pPr>
              <w:pStyle w:val="TableField-Left"/>
              <w:rPr>
                <w:rFonts w:ascii="Calibri Light" w:eastAsia="Calibri Light" w:hAnsi="Calibri Light" w:cs="Calibri Light"/>
                <w:sz w:val="18"/>
                <w:szCs w:val="18"/>
              </w:rPr>
            </w:pPr>
            <w:r w:rsidRPr="2C33CDF8">
              <w:rPr>
                <w:rFonts w:ascii="Calibri Light" w:eastAsia="Calibri Light" w:hAnsi="Calibri Light" w:cs="Calibri Light"/>
                <w:sz w:val="18"/>
                <w:szCs w:val="18"/>
              </w:rPr>
              <w:t>Premise</w:t>
            </w:r>
          </w:p>
        </w:tc>
        <w:tc>
          <w:tcPr>
            <w:tcW w:w="1680" w:type="dxa"/>
            <w:vAlign w:val="center"/>
          </w:tcPr>
          <w:p w14:paraId="1FE02BDF" w14:textId="6FCE5B29" w:rsidR="00BA1811" w:rsidRPr="00BA1811" w:rsidRDefault="00E01CC9" w:rsidP="00BA1811">
            <w:pPr>
              <w:pStyle w:val="TableField-Left"/>
              <w:rPr>
                <w:rFonts w:ascii="Calibri Light" w:eastAsia="Calibri Light" w:hAnsi="Calibri Light" w:cs="Calibri Light"/>
                <w:sz w:val="18"/>
                <w:szCs w:val="18"/>
              </w:rPr>
            </w:pPr>
            <w:r w:rsidRPr="2C33CDF8">
              <w:rPr>
                <w:rFonts w:ascii="Calibri Light" w:eastAsia="Calibri Light" w:hAnsi="Calibri Light" w:cs="Calibri Light"/>
                <w:sz w:val="18"/>
                <w:szCs w:val="18"/>
              </w:rPr>
              <w:t>Optional</w:t>
            </w:r>
          </w:p>
        </w:tc>
        <w:tc>
          <w:tcPr>
            <w:tcW w:w="4717" w:type="dxa"/>
            <w:vAlign w:val="center"/>
          </w:tcPr>
          <w:p w14:paraId="75FFC3EE" w14:textId="51BC9CB1" w:rsidR="00BA1811" w:rsidRPr="00BA1811" w:rsidRDefault="00E01CC9" w:rsidP="00E01CC9">
            <w:pPr>
              <w:pStyle w:val="TableField-Left"/>
              <w:rPr>
                <w:rFonts w:ascii="Calibri Light" w:eastAsia="Calibri Light" w:hAnsi="Calibri Light" w:cs="Calibri Light"/>
                <w:sz w:val="18"/>
                <w:szCs w:val="18"/>
              </w:rPr>
            </w:pPr>
            <w:r w:rsidRPr="2C33CDF8">
              <w:rPr>
                <w:rFonts w:ascii="Calibri Light" w:eastAsia="Calibri Light" w:hAnsi="Calibri Light" w:cs="Calibri Light"/>
                <w:sz w:val="18"/>
                <w:szCs w:val="18"/>
              </w:rPr>
              <w:t xml:space="preserve">This is the Premise of the </w:t>
            </w:r>
            <w:r w:rsidR="00AB48E7" w:rsidRPr="2C33CDF8">
              <w:rPr>
                <w:rFonts w:ascii="Calibri Light" w:eastAsia="Calibri Light" w:hAnsi="Calibri Light" w:cs="Calibri Light"/>
                <w:sz w:val="18"/>
                <w:szCs w:val="18"/>
              </w:rPr>
              <w:t>BP</w:t>
            </w:r>
            <w:r w:rsidRPr="2C33CDF8">
              <w:rPr>
                <w:rFonts w:ascii="Calibri Light" w:eastAsia="Calibri Light" w:hAnsi="Calibri Light" w:cs="Calibri Light"/>
                <w:sz w:val="18"/>
                <w:szCs w:val="18"/>
              </w:rPr>
              <w:t>.</w:t>
            </w:r>
          </w:p>
        </w:tc>
      </w:tr>
    </w:tbl>
    <w:p w14:paraId="40490710" w14:textId="663C8EFC" w:rsidR="0076532F" w:rsidRPr="0076532F" w:rsidRDefault="0076532F" w:rsidP="0076532F">
      <w:pPr>
        <w:pStyle w:val="Heading1Text"/>
        <w:ind w:left="0"/>
        <w:rPr>
          <w:rFonts w:ascii="Calibri Light" w:hAnsi="Calibri Light" w:cs="Arial"/>
          <w:b/>
          <w:sz w:val="24"/>
        </w:rPr>
      </w:pPr>
    </w:p>
    <w:p w14:paraId="26281C78" w14:textId="77777777" w:rsidR="0076532F" w:rsidRPr="009337BE" w:rsidRDefault="0076532F" w:rsidP="0076532F">
      <w:pPr>
        <w:pStyle w:val="Heading3"/>
        <w:numPr>
          <w:ilvl w:val="2"/>
          <w:numId w:val="0"/>
        </w:numPr>
        <w:rPr>
          <w:sz w:val="32"/>
          <w:szCs w:val="32"/>
        </w:rPr>
      </w:pPr>
      <w:bookmarkStart w:id="54" w:name="_Toc513448824"/>
      <w:r w:rsidRPr="2C33CDF8">
        <w:rPr>
          <w:rFonts w:ascii="Calibri Light" w:eastAsia="Calibri Light" w:hAnsi="Calibri Light" w:cs="Calibri Light"/>
          <w:sz w:val="32"/>
          <w:szCs w:val="32"/>
        </w:rPr>
        <w:t>2.8.2 Source Systems and Data Volumes</w:t>
      </w:r>
      <w:bookmarkEnd w:id="54"/>
    </w:p>
    <w:p w14:paraId="70BD4543" w14:textId="09306B17" w:rsidR="00BA1811" w:rsidRPr="00CD4E29" w:rsidRDefault="00BA1811" w:rsidP="00BA1811">
      <w:pPr>
        <w:pStyle w:val="Heading3Text"/>
        <w:rPr>
          <w:rFonts w:ascii="Calibri Light" w:eastAsia="Calibri Light" w:hAnsi="Calibri Light" w:cs="Calibri Light"/>
          <w:sz w:val="18"/>
          <w:szCs w:val="18"/>
        </w:rPr>
      </w:pPr>
      <w:r w:rsidRPr="2C33CDF8">
        <w:rPr>
          <w:rFonts w:ascii="Calibri Light" w:eastAsia="Calibri Light" w:hAnsi="Calibri Light" w:cs="Calibri Light"/>
          <w:sz w:val="18"/>
          <w:szCs w:val="18"/>
        </w:rPr>
        <w:t>The following statistics are the client letters generated for the past 3 years:</w:t>
      </w:r>
    </w:p>
    <w:tbl>
      <w:tblPr>
        <w:tblW w:w="0" w:type="auto"/>
        <w:tblInd w:w="105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170"/>
        <w:gridCol w:w="2370"/>
      </w:tblGrid>
      <w:tr w:rsidR="00BA1811" w:rsidRPr="00CD4E29" w14:paraId="6BF1DA66" w14:textId="77777777" w:rsidTr="00BA1811">
        <w:trPr>
          <w:cantSplit/>
          <w:trHeight w:val="432"/>
          <w:tblHeader/>
        </w:trPr>
        <w:tc>
          <w:tcPr>
            <w:tcW w:w="1170" w:type="dxa"/>
            <w:tcBorders>
              <w:top w:val="threeDEmboss" w:sz="6" w:space="0" w:color="auto"/>
              <w:bottom w:val="threeDEmboss" w:sz="6" w:space="0" w:color="auto"/>
            </w:tcBorders>
            <w:shd w:val="clear" w:color="auto" w:fill="F9FBAF"/>
            <w:vAlign w:val="center"/>
          </w:tcPr>
          <w:p w14:paraId="22A22F33" w14:textId="55287A81" w:rsidR="00BA1811" w:rsidRPr="00CD4E29" w:rsidRDefault="00BA1811" w:rsidP="0086404E">
            <w:pPr>
              <w:pStyle w:val="TableHeader-Left"/>
              <w:rPr>
                <w:rFonts w:ascii="Calibri Light,Arial" w:eastAsia="Calibri Light,Arial" w:hAnsi="Calibri Light,Arial" w:cs="Calibri Light,Arial"/>
                <w:sz w:val="18"/>
                <w:szCs w:val="18"/>
              </w:rPr>
            </w:pPr>
            <w:bookmarkStart w:id="55" w:name="_Toc406588310"/>
            <w:bookmarkStart w:id="56" w:name="_Toc491613818"/>
            <w:bookmarkEnd w:id="48"/>
            <w:bookmarkEnd w:id="49"/>
            <w:r w:rsidRPr="2C33CDF8">
              <w:rPr>
                <w:rFonts w:ascii="Calibri Light" w:eastAsia="Calibri Light" w:hAnsi="Calibri Light" w:cs="Calibri Light"/>
                <w:sz w:val="18"/>
                <w:szCs w:val="18"/>
              </w:rPr>
              <w:t>Year</w:t>
            </w:r>
          </w:p>
        </w:tc>
        <w:tc>
          <w:tcPr>
            <w:tcW w:w="2370" w:type="dxa"/>
            <w:tcBorders>
              <w:top w:val="threeDEmboss" w:sz="6" w:space="0" w:color="auto"/>
              <w:bottom w:val="threeDEmboss" w:sz="6" w:space="0" w:color="auto"/>
            </w:tcBorders>
            <w:shd w:val="clear" w:color="auto" w:fill="F9FBAF"/>
            <w:vAlign w:val="center"/>
          </w:tcPr>
          <w:p w14:paraId="42F97C50" w14:textId="0315D917" w:rsidR="00BA1811" w:rsidRPr="00CD4E29" w:rsidRDefault="00BA1811" w:rsidP="0086404E">
            <w:pPr>
              <w:pStyle w:val="TableHeader-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Volume</w:t>
            </w:r>
          </w:p>
        </w:tc>
      </w:tr>
      <w:tr w:rsidR="00BA1811" w:rsidRPr="00BA1811" w14:paraId="3EA418EA" w14:textId="77777777" w:rsidTr="00BA1811">
        <w:trPr>
          <w:cantSplit/>
          <w:trHeight w:val="432"/>
        </w:trPr>
        <w:tc>
          <w:tcPr>
            <w:tcW w:w="1170" w:type="dxa"/>
            <w:tcBorders>
              <w:top w:val="threeDEmboss" w:sz="6" w:space="0" w:color="auto"/>
              <w:bottom w:val="threeDEmboss" w:sz="6" w:space="0" w:color="auto"/>
            </w:tcBorders>
            <w:vAlign w:val="center"/>
          </w:tcPr>
          <w:p w14:paraId="38547976" w14:textId="77D817EF" w:rsidR="00BA1811" w:rsidRPr="00BA1811" w:rsidRDefault="00BA1811" w:rsidP="0086404E">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2015</w:t>
            </w:r>
          </w:p>
        </w:tc>
        <w:tc>
          <w:tcPr>
            <w:tcW w:w="2370" w:type="dxa"/>
            <w:tcBorders>
              <w:top w:val="threeDEmboss" w:sz="6" w:space="0" w:color="auto"/>
              <w:bottom w:val="threeDEmboss" w:sz="6" w:space="0" w:color="auto"/>
            </w:tcBorders>
            <w:vAlign w:val="center"/>
          </w:tcPr>
          <w:p w14:paraId="1BC467D4" w14:textId="72630423" w:rsidR="00BA1811" w:rsidRPr="00BA1811" w:rsidRDefault="00BA1811" w:rsidP="0086404E">
            <w:pPr>
              <w:pStyle w:val="TableField-Left"/>
              <w:rPr>
                <w:rFonts w:ascii="Calibri Light,Arial" w:eastAsia="Calibri Light,Arial" w:hAnsi="Calibri Light,Arial" w:cs="Calibri Light,Arial"/>
                <w:sz w:val="18"/>
                <w:szCs w:val="18"/>
              </w:rPr>
            </w:pPr>
            <w:r w:rsidRPr="2C33CDF8">
              <w:rPr>
                <w:rFonts w:ascii="Calibri Light" w:eastAsia="Calibri Light" w:hAnsi="Calibri Light" w:cs="Calibri Light"/>
                <w:sz w:val="18"/>
                <w:szCs w:val="18"/>
              </w:rPr>
              <w:t>841,493</w:t>
            </w:r>
          </w:p>
        </w:tc>
      </w:tr>
      <w:tr w:rsidR="00BA1811" w:rsidRPr="00BA1811" w14:paraId="3A4E0032" w14:textId="77777777" w:rsidTr="00BA1811">
        <w:trPr>
          <w:cantSplit/>
          <w:trHeight w:val="432"/>
        </w:trPr>
        <w:tc>
          <w:tcPr>
            <w:tcW w:w="1170" w:type="dxa"/>
            <w:tcBorders>
              <w:top w:val="threeDEmboss" w:sz="6" w:space="0" w:color="auto"/>
              <w:bottom w:val="threeDEmboss" w:sz="6" w:space="0" w:color="auto"/>
            </w:tcBorders>
            <w:vAlign w:val="center"/>
          </w:tcPr>
          <w:p w14:paraId="4819DF50" w14:textId="5D6A3E87" w:rsidR="00BA1811" w:rsidRDefault="00BA1811" w:rsidP="0086404E">
            <w:pPr>
              <w:pStyle w:val="TableField-Left"/>
              <w:rPr>
                <w:rFonts w:ascii="Calibri Light" w:eastAsia="Calibri Light" w:hAnsi="Calibri Light" w:cs="Calibri Light"/>
                <w:sz w:val="18"/>
                <w:szCs w:val="18"/>
              </w:rPr>
            </w:pPr>
            <w:r w:rsidRPr="2C33CDF8">
              <w:rPr>
                <w:rFonts w:ascii="Calibri Light" w:eastAsia="Calibri Light" w:hAnsi="Calibri Light" w:cs="Calibri Light"/>
                <w:sz w:val="18"/>
                <w:szCs w:val="18"/>
              </w:rPr>
              <w:t>2016</w:t>
            </w:r>
          </w:p>
        </w:tc>
        <w:tc>
          <w:tcPr>
            <w:tcW w:w="2370" w:type="dxa"/>
            <w:tcBorders>
              <w:top w:val="threeDEmboss" w:sz="6" w:space="0" w:color="auto"/>
              <w:bottom w:val="threeDEmboss" w:sz="6" w:space="0" w:color="auto"/>
            </w:tcBorders>
            <w:vAlign w:val="center"/>
          </w:tcPr>
          <w:p w14:paraId="2398DC73" w14:textId="6986BFD5" w:rsidR="00BA1811" w:rsidRDefault="00BA1811" w:rsidP="0086404E">
            <w:pPr>
              <w:pStyle w:val="TableField-Left"/>
              <w:rPr>
                <w:rFonts w:ascii="Calibri Light" w:eastAsia="Calibri Light" w:hAnsi="Calibri Light" w:cs="Calibri Light"/>
                <w:sz w:val="18"/>
                <w:szCs w:val="18"/>
              </w:rPr>
            </w:pPr>
            <w:r w:rsidRPr="2C33CDF8">
              <w:rPr>
                <w:rFonts w:ascii="Calibri Light" w:eastAsia="Calibri Light" w:hAnsi="Calibri Light" w:cs="Calibri Light"/>
                <w:sz w:val="18"/>
                <w:szCs w:val="18"/>
              </w:rPr>
              <w:t>1,056,405</w:t>
            </w:r>
          </w:p>
        </w:tc>
      </w:tr>
      <w:tr w:rsidR="00BA1811" w:rsidRPr="00BA1811" w14:paraId="3BC95465" w14:textId="77777777" w:rsidTr="00BA1811">
        <w:trPr>
          <w:cantSplit/>
          <w:trHeight w:val="432"/>
        </w:trPr>
        <w:tc>
          <w:tcPr>
            <w:tcW w:w="1170" w:type="dxa"/>
            <w:tcBorders>
              <w:top w:val="threeDEmboss" w:sz="6" w:space="0" w:color="auto"/>
            </w:tcBorders>
            <w:vAlign w:val="center"/>
          </w:tcPr>
          <w:p w14:paraId="5B4D4DD0" w14:textId="35B77BE3" w:rsidR="00BA1811" w:rsidRDefault="00BA1811" w:rsidP="0086404E">
            <w:pPr>
              <w:pStyle w:val="TableField-Left"/>
              <w:rPr>
                <w:rFonts w:ascii="Calibri Light" w:eastAsia="Calibri Light" w:hAnsi="Calibri Light" w:cs="Calibri Light"/>
                <w:sz w:val="18"/>
                <w:szCs w:val="18"/>
              </w:rPr>
            </w:pPr>
            <w:r w:rsidRPr="2C33CDF8">
              <w:rPr>
                <w:rFonts w:ascii="Calibri Light" w:eastAsia="Calibri Light" w:hAnsi="Calibri Light" w:cs="Calibri Light"/>
                <w:sz w:val="18"/>
                <w:szCs w:val="18"/>
              </w:rPr>
              <w:t>2017</w:t>
            </w:r>
          </w:p>
        </w:tc>
        <w:tc>
          <w:tcPr>
            <w:tcW w:w="2370" w:type="dxa"/>
            <w:tcBorders>
              <w:top w:val="threeDEmboss" w:sz="6" w:space="0" w:color="auto"/>
            </w:tcBorders>
            <w:vAlign w:val="center"/>
          </w:tcPr>
          <w:p w14:paraId="3FAF1BC6" w14:textId="49E6CCDA" w:rsidR="00BA1811" w:rsidRDefault="00BA1811" w:rsidP="0086404E">
            <w:pPr>
              <w:pStyle w:val="TableField-Left"/>
              <w:rPr>
                <w:rFonts w:ascii="Calibri Light" w:eastAsia="Calibri Light" w:hAnsi="Calibri Light" w:cs="Calibri Light"/>
                <w:sz w:val="18"/>
                <w:szCs w:val="18"/>
              </w:rPr>
            </w:pPr>
            <w:r w:rsidRPr="2C33CDF8">
              <w:rPr>
                <w:rFonts w:ascii="Calibri Light" w:eastAsia="Calibri Light" w:hAnsi="Calibri Light" w:cs="Calibri Light"/>
                <w:sz w:val="18"/>
                <w:szCs w:val="18"/>
              </w:rPr>
              <w:t>909,227</w:t>
            </w:r>
          </w:p>
        </w:tc>
      </w:tr>
    </w:tbl>
    <w:p w14:paraId="2CFABCCF" w14:textId="77777777" w:rsidR="00BA1811" w:rsidRDefault="00BA1811" w:rsidP="00EF216D">
      <w:pPr>
        <w:pStyle w:val="Heading3Text"/>
        <w:rPr>
          <w:rFonts w:ascii="Calibri Light" w:hAnsi="Calibri Light"/>
          <w:sz w:val="18"/>
        </w:rPr>
      </w:pPr>
    </w:p>
    <w:p w14:paraId="3B0AA06A" w14:textId="77777777" w:rsidR="00103B14" w:rsidRPr="00CD4E29" w:rsidRDefault="00103B14" w:rsidP="00EF216D">
      <w:pPr>
        <w:pStyle w:val="Heading3Text"/>
        <w:rPr>
          <w:rFonts w:ascii="Calibri Light" w:hAnsi="Calibri Light"/>
          <w:sz w:val="18"/>
        </w:rPr>
      </w:pPr>
    </w:p>
    <w:p w14:paraId="711F973D" w14:textId="63B7AA29" w:rsidR="0076532F" w:rsidRPr="0076532F" w:rsidRDefault="0076532F" w:rsidP="003C6C8A">
      <w:pPr>
        <w:pStyle w:val="Heading2"/>
      </w:pPr>
      <w:bookmarkStart w:id="57" w:name="_Toc513448825"/>
      <w:r w:rsidRPr="0076532F">
        <w:t xml:space="preserve">2.9 Cloud for </w:t>
      </w:r>
      <w:r w:rsidRPr="0076532F" w:rsidDel="00AB48E7">
        <w:t>Customer</w:t>
      </w:r>
      <w:r w:rsidRPr="0076532F">
        <w:t xml:space="preserve"> (C4C) Integration</w:t>
      </w:r>
      <w:bookmarkEnd w:id="57"/>
    </w:p>
    <w:p w14:paraId="19B2692E" w14:textId="662AF137" w:rsidR="00E0118B" w:rsidRPr="003E24F2" w:rsidRDefault="003E24F2" w:rsidP="009337BE">
      <w:pPr>
        <w:pStyle w:val="Heading3"/>
        <w:numPr>
          <w:ilvl w:val="2"/>
          <w:numId w:val="0"/>
        </w:numPr>
      </w:pPr>
      <w:bookmarkStart w:id="58" w:name="_Toc513448826"/>
      <w:r w:rsidRPr="2C33CDF8">
        <w:rPr>
          <w:rFonts w:ascii="Calibri Light" w:eastAsia="Calibri Light" w:hAnsi="Calibri Light" w:cs="Calibri Light"/>
          <w:sz w:val="32"/>
          <w:szCs w:val="32"/>
        </w:rPr>
        <w:t xml:space="preserve">2.9.1 </w:t>
      </w:r>
      <w:r w:rsidR="00E0118B" w:rsidRPr="2C33CDF8">
        <w:rPr>
          <w:rFonts w:ascii="Calibri Light" w:eastAsia="Calibri Light" w:hAnsi="Calibri Light" w:cs="Calibri Light"/>
          <w:sz w:val="32"/>
          <w:szCs w:val="32"/>
        </w:rPr>
        <w:t>Processes</w:t>
      </w:r>
      <w:bookmarkEnd w:id="55"/>
      <w:bookmarkEnd w:id="56"/>
      <w:bookmarkEnd w:id="58"/>
    </w:p>
    <w:p w14:paraId="2B8BD429" w14:textId="4BD4094B" w:rsidR="006B30DC" w:rsidRDefault="006B30DC" w:rsidP="00F0069E">
      <w:pPr>
        <w:pStyle w:val="Heading3Text"/>
        <w:numPr>
          <w:ilvl w:val="0"/>
          <w:numId w:val="20"/>
        </w:numPr>
        <w:rPr>
          <w:rFonts w:ascii="Calibri Light" w:eastAsia="Calibri Light" w:hAnsi="Calibri Light" w:cs="Calibri Light"/>
          <w:sz w:val="18"/>
          <w:szCs w:val="18"/>
        </w:rPr>
      </w:pPr>
      <w:r w:rsidRPr="2C33CDF8">
        <w:rPr>
          <w:rFonts w:ascii="Calibri Light" w:eastAsia="Calibri Light" w:hAnsi="Calibri Light" w:cs="Calibri Light"/>
          <w:sz w:val="18"/>
          <w:szCs w:val="18"/>
        </w:rPr>
        <w:t xml:space="preserve">User is able to generate manual correspondence to send to </w:t>
      </w:r>
      <w:r w:rsidR="00AB48E7" w:rsidRPr="2C33CDF8">
        <w:rPr>
          <w:rFonts w:ascii="Calibri Light" w:eastAsia="Calibri Light" w:hAnsi="Calibri Light" w:cs="Calibri Light"/>
          <w:sz w:val="18"/>
          <w:szCs w:val="18"/>
        </w:rPr>
        <w:t>BP</w:t>
      </w:r>
    </w:p>
    <w:p w14:paraId="2E56FEC4" w14:textId="2F25B099" w:rsidR="006B30DC" w:rsidRDefault="006B30DC" w:rsidP="00F0069E">
      <w:pPr>
        <w:pStyle w:val="Heading3Text"/>
        <w:numPr>
          <w:ilvl w:val="0"/>
          <w:numId w:val="20"/>
        </w:numPr>
        <w:rPr>
          <w:rFonts w:ascii="Calibri Light" w:eastAsia="Calibri Light" w:hAnsi="Calibri Light" w:cs="Calibri Light"/>
          <w:sz w:val="18"/>
          <w:szCs w:val="18"/>
        </w:rPr>
      </w:pPr>
      <w:r w:rsidRPr="2C33CDF8">
        <w:rPr>
          <w:rFonts w:ascii="Calibri Light" w:eastAsia="Calibri Light" w:hAnsi="Calibri Light" w:cs="Calibri Light"/>
          <w:sz w:val="18"/>
          <w:szCs w:val="18"/>
        </w:rPr>
        <w:t xml:space="preserve">System is able to generate correspondence automatically and send to </w:t>
      </w:r>
      <w:r w:rsidR="00AB48E7" w:rsidRPr="2C33CDF8">
        <w:rPr>
          <w:rFonts w:ascii="Calibri Light" w:eastAsia="Calibri Light" w:hAnsi="Calibri Light" w:cs="Calibri Light"/>
          <w:sz w:val="18"/>
          <w:szCs w:val="18"/>
        </w:rPr>
        <w:t>BP</w:t>
      </w:r>
    </w:p>
    <w:p w14:paraId="24EB447F" w14:textId="73765CC3" w:rsidR="006B30DC" w:rsidRDefault="006B30DC" w:rsidP="00F0069E">
      <w:pPr>
        <w:pStyle w:val="Heading3Text"/>
        <w:numPr>
          <w:ilvl w:val="0"/>
          <w:numId w:val="20"/>
        </w:numPr>
        <w:rPr>
          <w:rFonts w:ascii="Calibri Light" w:eastAsia="Calibri Light" w:hAnsi="Calibri Light" w:cs="Calibri Light"/>
          <w:sz w:val="18"/>
          <w:szCs w:val="18"/>
        </w:rPr>
      </w:pPr>
      <w:r w:rsidRPr="2C33CDF8">
        <w:rPr>
          <w:rFonts w:ascii="Calibri Light" w:eastAsia="Calibri Light" w:hAnsi="Calibri Light" w:cs="Calibri Light"/>
          <w:sz w:val="18"/>
          <w:szCs w:val="18"/>
        </w:rPr>
        <w:t>User is able to generate list of correspondences based on an upload file</w:t>
      </w:r>
      <w:r w:rsidR="008128C6" w:rsidRPr="2C33CDF8">
        <w:rPr>
          <w:rFonts w:ascii="Calibri Light" w:eastAsia="Calibri Light" w:hAnsi="Calibri Light" w:cs="Calibri Light"/>
          <w:sz w:val="18"/>
          <w:szCs w:val="18"/>
        </w:rPr>
        <w:t xml:space="preserve"> </w:t>
      </w:r>
    </w:p>
    <w:p w14:paraId="1ED1AAD0" w14:textId="77777777" w:rsidR="008128C6" w:rsidRDefault="008128C6" w:rsidP="008128C6">
      <w:pPr>
        <w:pStyle w:val="Heading3Text"/>
        <w:ind w:left="1800"/>
        <w:rPr>
          <w:rFonts w:ascii="Calibri Light" w:hAnsi="Calibri Light"/>
          <w:sz w:val="18"/>
        </w:rPr>
      </w:pPr>
    </w:p>
    <w:p w14:paraId="1797B260" w14:textId="64BF9FCF" w:rsidR="00E0118B" w:rsidRPr="003E24F2" w:rsidRDefault="003E24F2" w:rsidP="003E24F2">
      <w:pPr>
        <w:pStyle w:val="Heading3"/>
        <w:keepNext/>
        <w:numPr>
          <w:ilvl w:val="2"/>
          <w:numId w:val="0"/>
        </w:numPr>
        <w:tabs>
          <w:tab w:val="left" w:pos="1440"/>
        </w:tabs>
        <w:spacing w:before="120" w:after="120"/>
        <w:rPr>
          <w:rFonts w:ascii="Calibri Light" w:eastAsia="Calibri Light" w:hAnsi="Calibri Light" w:cs="Calibri Light"/>
          <w:sz w:val="32"/>
          <w:szCs w:val="32"/>
        </w:rPr>
      </w:pPr>
      <w:bookmarkStart w:id="59" w:name="_Toc406588311"/>
      <w:bookmarkStart w:id="60" w:name="_Toc491613819"/>
      <w:bookmarkStart w:id="61" w:name="_Toc513448827"/>
      <w:r w:rsidRPr="2C33CDF8">
        <w:rPr>
          <w:rFonts w:ascii="Calibri Light" w:eastAsia="Calibri Light" w:hAnsi="Calibri Light" w:cs="Calibri Light"/>
          <w:sz w:val="32"/>
          <w:szCs w:val="32"/>
        </w:rPr>
        <w:lastRenderedPageBreak/>
        <w:t xml:space="preserve">2.9.2 </w:t>
      </w:r>
      <w:r w:rsidR="00337129" w:rsidRPr="2C33CDF8">
        <w:rPr>
          <w:rFonts w:ascii="Calibri Light" w:eastAsia="Calibri Light" w:hAnsi="Calibri Light" w:cs="Calibri Light"/>
          <w:sz w:val="32"/>
          <w:szCs w:val="32"/>
        </w:rPr>
        <w:t xml:space="preserve">C4C </w:t>
      </w:r>
      <w:r w:rsidR="00E0118B" w:rsidRPr="2C33CDF8">
        <w:rPr>
          <w:rFonts w:ascii="Calibri Light" w:eastAsia="Calibri Light" w:hAnsi="Calibri Light" w:cs="Calibri Light"/>
          <w:sz w:val="32"/>
          <w:szCs w:val="32"/>
        </w:rPr>
        <w:t>Views</w:t>
      </w:r>
      <w:bookmarkEnd w:id="59"/>
      <w:bookmarkEnd w:id="60"/>
      <w:bookmarkEnd w:id="61"/>
    </w:p>
    <w:p w14:paraId="31A2D7E1" w14:textId="1704F1E5" w:rsidR="00E0118B" w:rsidRDefault="006B30DC" w:rsidP="006B30DC">
      <w:pPr>
        <w:pStyle w:val="Heading3Text"/>
        <w:rPr>
          <w:rFonts w:ascii="Calibri Light" w:eastAsia="Calibri Light" w:hAnsi="Calibri Light" w:cs="Calibri Light"/>
          <w:sz w:val="18"/>
          <w:szCs w:val="18"/>
        </w:rPr>
      </w:pPr>
      <w:r w:rsidRPr="2C33CDF8">
        <w:rPr>
          <w:rFonts w:ascii="Calibri Light" w:eastAsia="Calibri Light" w:hAnsi="Calibri Light" w:cs="Calibri Light"/>
          <w:sz w:val="18"/>
          <w:szCs w:val="18"/>
        </w:rPr>
        <w:t xml:space="preserve">A Hybris C4C </w:t>
      </w:r>
      <w:r w:rsidR="008128C6" w:rsidRPr="2C33CDF8">
        <w:rPr>
          <w:rFonts w:ascii="Calibri Light" w:eastAsia="Calibri Light" w:hAnsi="Calibri Light" w:cs="Calibri Light"/>
          <w:sz w:val="18"/>
          <w:szCs w:val="18"/>
        </w:rPr>
        <w:t xml:space="preserve">Mashup </w:t>
      </w:r>
      <w:r w:rsidRPr="2C33CDF8">
        <w:rPr>
          <w:rFonts w:ascii="Calibri Light" w:eastAsia="Calibri Light" w:hAnsi="Calibri Light" w:cs="Calibri Light"/>
          <w:sz w:val="18"/>
          <w:szCs w:val="18"/>
        </w:rPr>
        <w:t>view (</w:t>
      </w:r>
      <w:r w:rsidR="008128C6" w:rsidRPr="2C33CDF8">
        <w:rPr>
          <w:rFonts w:ascii="Calibri Light" w:eastAsia="Calibri Light" w:hAnsi="Calibri Light" w:cs="Calibri Light"/>
          <w:sz w:val="18"/>
          <w:szCs w:val="18"/>
        </w:rPr>
        <w:t>Empower Editor</w:t>
      </w:r>
      <w:r w:rsidRPr="2C33CDF8">
        <w:rPr>
          <w:rFonts w:ascii="Calibri Light" w:eastAsia="Calibri Light" w:hAnsi="Calibri Light" w:cs="Calibri Light"/>
          <w:sz w:val="18"/>
          <w:szCs w:val="18"/>
        </w:rPr>
        <w:t xml:space="preserve">) that allows user to compose and send correspondence to </w:t>
      </w:r>
      <w:r w:rsidR="00AB48E7" w:rsidRPr="2C33CDF8">
        <w:rPr>
          <w:rFonts w:ascii="Calibri Light" w:eastAsia="Calibri Light" w:hAnsi="Calibri Light" w:cs="Calibri Light"/>
          <w:sz w:val="18"/>
          <w:szCs w:val="18"/>
        </w:rPr>
        <w:t>BP</w:t>
      </w:r>
    </w:p>
    <w:p w14:paraId="4F40A5C2" w14:textId="26B515B4" w:rsidR="00E0118B" w:rsidRPr="003E24F2" w:rsidRDefault="005A7108" w:rsidP="2C356526">
      <w:pPr>
        <w:pStyle w:val="Heading3"/>
        <w:keepNext/>
        <w:numPr>
          <w:ilvl w:val="2"/>
          <w:numId w:val="0"/>
        </w:numPr>
        <w:tabs>
          <w:tab w:val="left" w:pos="1440"/>
        </w:tabs>
        <w:spacing w:before="120" w:after="120"/>
        <w:rPr>
          <w:rFonts w:ascii="Calibri Light" w:eastAsia="Calibri Light" w:hAnsi="Calibri Light" w:cs="Calibri Light"/>
          <w:sz w:val="32"/>
          <w:szCs w:val="32"/>
        </w:rPr>
      </w:pPr>
      <w:bookmarkStart w:id="62" w:name="_Toc406588312"/>
      <w:bookmarkStart w:id="63" w:name="_Toc491613820"/>
      <w:bookmarkStart w:id="64" w:name="_Toc513448828"/>
      <w:r w:rsidRPr="2C33CDF8">
        <w:rPr>
          <w:rFonts w:ascii="Calibri Light" w:eastAsia="Calibri Light" w:hAnsi="Calibri Light" w:cs="Calibri Light"/>
          <w:sz w:val="32"/>
          <w:szCs w:val="32"/>
        </w:rPr>
        <w:t xml:space="preserve">2.9.3 </w:t>
      </w:r>
      <w:bookmarkEnd w:id="62"/>
      <w:bookmarkEnd w:id="63"/>
      <w:r w:rsidR="006B30DC" w:rsidRPr="2C33CDF8">
        <w:rPr>
          <w:rFonts w:ascii="Calibri Light" w:eastAsia="Calibri Light" w:hAnsi="Calibri Light" w:cs="Calibri Light"/>
          <w:sz w:val="32"/>
          <w:szCs w:val="32"/>
        </w:rPr>
        <w:t>Activity / BP Contact</w:t>
      </w:r>
      <w:bookmarkEnd w:id="64"/>
    </w:p>
    <w:p w14:paraId="7E23E734" w14:textId="28E79F62" w:rsidR="00173B47" w:rsidRDefault="006B30DC" w:rsidP="006B30DC">
      <w:pPr>
        <w:pStyle w:val="Heading3Text"/>
        <w:rPr>
          <w:rFonts w:ascii="Calibri Light" w:eastAsia="Calibri Light" w:hAnsi="Calibri Light" w:cs="Calibri Light"/>
          <w:sz w:val="18"/>
          <w:szCs w:val="18"/>
        </w:rPr>
      </w:pPr>
      <w:r w:rsidRPr="00A2B81E">
        <w:rPr>
          <w:rFonts w:ascii="Calibri Light" w:eastAsia="Calibri Light" w:hAnsi="Calibri Light" w:cs="Calibri Light"/>
          <w:sz w:val="18"/>
          <w:szCs w:val="18"/>
        </w:rPr>
        <w:t>BP Contact is created automatically when an outbound correspondence is uploaded to xECM</w:t>
      </w:r>
    </w:p>
    <w:p w14:paraId="4269AD07" w14:textId="175CE5AB" w:rsidR="00E0118B" w:rsidRPr="006B24F0" w:rsidRDefault="005A7108" w:rsidP="003C6C8A">
      <w:pPr>
        <w:pStyle w:val="Heading2"/>
      </w:pPr>
      <w:bookmarkStart w:id="65" w:name="_Toc406588313"/>
      <w:bookmarkStart w:id="66" w:name="_Toc491613821"/>
      <w:bookmarkStart w:id="67" w:name="_Toc513448829"/>
      <w:r>
        <w:t xml:space="preserve">2.10 </w:t>
      </w:r>
      <w:r w:rsidR="00E0118B" w:rsidRPr="006B24F0">
        <w:t>Exception Management Requirement</w:t>
      </w:r>
      <w:bookmarkEnd w:id="65"/>
      <w:bookmarkEnd w:id="66"/>
      <w:r w:rsidR="001D4212">
        <w:t>s</w:t>
      </w:r>
      <w:bookmarkEnd w:id="67"/>
    </w:p>
    <w:tbl>
      <w:tblPr>
        <w:tblW w:w="969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477"/>
        <w:gridCol w:w="1530"/>
        <w:gridCol w:w="1620"/>
        <w:gridCol w:w="2070"/>
      </w:tblGrid>
      <w:tr w:rsidR="00FD04BB" w:rsidRPr="00CD4E29" w14:paraId="3D73BDB3" w14:textId="77777777" w:rsidTr="000B71C5">
        <w:trPr>
          <w:cantSplit/>
          <w:trHeight w:val="432"/>
          <w:tblHeader/>
        </w:trPr>
        <w:tc>
          <w:tcPr>
            <w:tcW w:w="4477" w:type="dxa"/>
            <w:tcBorders>
              <w:top w:val="threeDEmboss" w:sz="6" w:space="0" w:color="auto"/>
              <w:bottom w:val="threeDEmboss" w:sz="6" w:space="0" w:color="auto"/>
            </w:tcBorders>
            <w:shd w:val="clear" w:color="auto" w:fill="F9FBAF"/>
            <w:vAlign w:val="center"/>
          </w:tcPr>
          <w:p w14:paraId="425381A1" w14:textId="77777777" w:rsidR="00FD04BB" w:rsidRPr="00CD4E29" w:rsidRDefault="00FD04BB" w:rsidP="000B71C5">
            <w:pPr>
              <w:pStyle w:val="TableHeader-Left"/>
              <w:rPr>
                <w:rFonts w:ascii="Calibri Light,Arial" w:eastAsia="Calibri Light,Arial" w:hAnsi="Calibri Light,Arial" w:cs="Calibri Light,Arial"/>
                <w:sz w:val="18"/>
                <w:szCs w:val="18"/>
              </w:rPr>
            </w:pPr>
            <w:bookmarkStart w:id="68" w:name="_Toc406588314"/>
            <w:bookmarkStart w:id="69" w:name="_Toc491613822"/>
            <w:r w:rsidRPr="00A2B81E">
              <w:rPr>
                <w:rFonts w:ascii="Calibri Light" w:eastAsia="Calibri Light" w:hAnsi="Calibri Light" w:cs="Calibri Light"/>
                <w:sz w:val="18"/>
                <w:szCs w:val="18"/>
              </w:rPr>
              <w:t>User Exception Scenario / Description</w:t>
            </w:r>
          </w:p>
        </w:tc>
        <w:tc>
          <w:tcPr>
            <w:tcW w:w="1530" w:type="dxa"/>
            <w:tcBorders>
              <w:top w:val="threeDEmboss" w:sz="6" w:space="0" w:color="auto"/>
              <w:bottom w:val="threeDEmboss" w:sz="6" w:space="0" w:color="auto"/>
            </w:tcBorders>
            <w:shd w:val="clear" w:color="auto" w:fill="F9FBAF"/>
            <w:vAlign w:val="center"/>
          </w:tcPr>
          <w:p w14:paraId="18A0DC46" w14:textId="77777777" w:rsidR="00FD04BB" w:rsidRPr="00CD4E29" w:rsidRDefault="00FD04BB" w:rsidP="000B71C5">
            <w:pPr>
              <w:pStyle w:val="TableHeader-Left"/>
              <w:rPr>
                <w:rFonts w:ascii="Calibri Light,Arial" w:eastAsia="Calibri Light,Arial" w:hAnsi="Calibri Light,Arial" w:cs="Calibri Light,Arial"/>
                <w:sz w:val="18"/>
                <w:szCs w:val="18"/>
              </w:rPr>
            </w:pPr>
            <w:r w:rsidRPr="00A2B81E">
              <w:rPr>
                <w:rFonts w:ascii="Calibri Light" w:eastAsia="Calibri Light" w:hAnsi="Calibri Light" w:cs="Calibri Light"/>
                <w:sz w:val="18"/>
                <w:szCs w:val="18"/>
              </w:rPr>
              <w:t>User Group</w:t>
            </w:r>
          </w:p>
        </w:tc>
        <w:tc>
          <w:tcPr>
            <w:tcW w:w="1620" w:type="dxa"/>
            <w:tcBorders>
              <w:top w:val="threeDEmboss" w:sz="6" w:space="0" w:color="auto"/>
              <w:bottom w:val="threeDEmboss" w:sz="6" w:space="0" w:color="auto"/>
            </w:tcBorders>
            <w:shd w:val="clear" w:color="auto" w:fill="F9FBAF"/>
            <w:vAlign w:val="center"/>
          </w:tcPr>
          <w:p w14:paraId="6E2F3AA6" w14:textId="77777777" w:rsidR="00FD04BB" w:rsidRPr="00CD4E29" w:rsidRDefault="00FD04BB" w:rsidP="000B71C5">
            <w:pPr>
              <w:pStyle w:val="TableHeader-Left"/>
              <w:jc w:val="center"/>
              <w:rPr>
                <w:rFonts w:ascii="Calibri Light,Arial" w:eastAsia="Calibri Light,Arial" w:hAnsi="Calibri Light,Arial" w:cs="Calibri Light,Arial"/>
                <w:sz w:val="18"/>
                <w:szCs w:val="18"/>
              </w:rPr>
            </w:pPr>
            <w:r w:rsidRPr="00A2B81E">
              <w:rPr>
                <w:rFonts w:ascii="Calibri Light" w:eastAsia="Calibri Light" w:hAnsi="Calibri Light" w:cs="Calibri Light"/>
                <w:sz w:val="18"/>
                <w:szCs w:val="18"/>
              </w:rPr>
              <w:t>Initiated by</w:t>
            </w:r>
          </w:p>
        </w:tc>
        <w:tc>
          <w:tcPr>
            <w:tcW w:w="2070" w:type="dxa"/>
            <w:tcBorders>
              <w:top w:val="threeDEmboss" w:sz="6" w:space="0" w:color="auto"/>
              <w:bottom w:val="threeDEmboss" w:sz="6" w:space="0" w:color="auto"/>
            </w:tcBorders>
            <w:shd w:val="clear" w:color="auto" w:fill="F9FBAF"/>
            <w:vAlign w:val="center"/>
          </w:tcPr>
          <w:p w14:paraId="24E9EE9D" w14:textId="77777777" w:rsidR="00FD04BB" w:rsidRPr="00CD4E29" w:rsidRDefault="00FD04BB" w:rsidP="000B71C5">
            <w:pPr>
              <w:pStyle w:val="TableHeader-Left"/>
              <w:rPr>
                <w:rFonts w:ascii="Calibri Light,Arial" w:eastAsia="Calibri Light,Arial" w:hAnsi="Calibri Light,Arial" w:cs="Calibri Light,Arial"/>
                <w:sz w:val="18"/>
                <w:szCs w:val="18"/>
              </w:rPr>
            </w:pPr>
            <w:r w:rsidRPr="00A2B81E">
              <w:rPr>
                <w:rFonts w:ascii="Calibri Light" w:eastAsia="Calibri Light" w:hAnsi="Calibri Light" w:cs="Calibri Light"/>
                <w:sz w:val="18"/>
                <w:szCs w:val="18"/>
              </w:rPr>
              <w:t>Work Distribution</w:t>
            </w:r>
          </w:p>
        </w:tc>
      </w:tr>
      <w:tr w:rsidR="00FD04BB" w:rsidRPr="00CD4E29" w14:paraId="396E91D1" w14:textId="77777777" w:rsidTr="000B71C5">
        <w:trPr>
          <w:cantSplit/>
          <w:trHeight w:val="432"/>
        </w:trPr>
        <w:tc>
          <w:tcPr>
            <w:tcW w:w="4477" w:type="dxa"/>
            <w:tcBorders>
              <w:top w:val="threeDEmboss" w:sz="6" w:space="0" w:color="auto"/>
            </w:tcBorders>
          </w:tcPr>
          <w:p w14:paraId="1C414C81" w14:textId="219C6DE7" w:rsidR="00FD04BB" w:rsidRPr="00CD4E29" w:rsidRDefault="006B30DC" w:rsidP="000B71C5">
            <w:pPr>
              <w:pStyle w:val="TableField-Left"/>
              <w:rPr>
                <w:rFonts w:ascii="Calibri Light,Arial" w:eastAsia="Calibri Light,Arial" w:hAnsi="Calibri Light,Arial" w:cs="Calibri Light,Arial"/>
                <w:sz w:val="18"/>
                <w:szCs w:val="18"/>
              </w:rPr>
            </w:pPr>
            <w:r w:rsidRPr="00A2B81E">
              <w:rPr>
                <w:rFonts w:ascii="Calibri Light" w:eastAsia="Calibri Light" w:hAnsi="Calibri Light" w:cs="Calibri Light"/>
                <w:sz w:val="18"/>
                <w:szCs w:val="18"/>
              </w:rPr>
              <w:t>N/A</w:t>
            </w:r>
          </w:p>
        </w:tc>
        <w:tc>
          <w:tcPr>
            <w:tcW w:w="1530" w:type="dxa"/>
            <w:tcBorders>
              <w:top w:val="threeDEmboss" w:sz="6" w:space="0" w:color="auto"/>
            </w:tcBorders>
            <w:vAlign w:val="center"/>
          </w:tcPr>
          <w:p w14:paraId="1020A77D" w14:textId="5A13C385" w:rsidR="00FD04BB" w:rsidRPr="00CD4E29" w:rsidRDefault="00FD04BB" w:rsidP="000B71C5">
            <w:pPr>
              <w:pStyle w:val="TableField-Left"/>
              <w:rPr>
                <w:rFonts w:ascii="Calibri Light" w:hAnsi="Calibri Light" w:cs="Arial"/>
                <w:sz w:val="18"/>
              </w:rPr>
            </w:pPr>
          </w:p>
        </w:tc>
        <w:tc>
          <w:tcPr>
            <w:tcW w:w="1620" w:type="dxa"/>
            <w:tcBorders>
              <w:top w:val="threeDEmboss" w:sz="6" w:space="0" w:color="auto"/>
            </w:tcBorders>
          </w:tcPr>
          <w:p w14:paraId="4FC629D8" w14:textId="2FDA058D" w:rsidR="00FD04BB" w:rsidRPr="00CD4E29" w:rsidRDefault="00FD04BB" w:rsidP="000B71C5">
            <w:pPr>
              <w:pStyle w:val="TableField-Left"/>
              <w:rPr>
                <w:rFonts w:ascii="Calibri Light" w:hAnsi="Calibri Light" w:cs="Arial"/>
                <w:sz w:val="18"/>
              </w:rPr>
            </w:pPr>
          </w:p>
        </w:tc>
        <w:tc>
          <w:tcPr>
            <w:tcW w:w="2070" w:type="dxa"/>
            <w:tcBorders>
              <w:top w:val="threeDEmboss" w:sz="6" w:space="0" w:color="auto"/>
            </w:tcBorders>
          </w:tcPr>
          <w:p w14:paraId="00402F98" w14:textId="443B3E83" w:rsidR="00FD04BB" w:rsidRPr="00CD4E29" w:rsidRDefault="00FD04BB" w:rsidP="000B71C5">
            <w:pPr>
              <w:pStyle w:val="TableField-Left"/>
              <w:rPr>
                <w:rFonts w:ascii="Calibri Light" w:hAnsi="Calibri Light" w:cs="Arial"/>
                <w:sz w:val="18"/>
              </w:rPr>
            </w:pPr>
          </w:p>
        </w:tc>
      </w:tr>
      <w:tr w:rsidR="00FD04BB" w:rsidRPr="00CD4E29" w14:paraId="40F74173" w14:textId="77777777" w:rsidTr="000B71C5">
        <w:trPr>
          <w:cantSplit/>
          <w:trHeight w:val="432"/>
        </w:trPr>
        <w:tc>
          <w:tcPr>
            <w:tcW w:w="4477" w:type="dxa"/>
          </w:tcPr>
          <w:p w14:paraId="61DCD039" w14:textId="77777777" w:rsidR="00FD04BB" w:rsidRPr="00CD4E29" w:rsidRDefault="00FD04BB" w:rsidP="000B71C5">
            <w:pPr>
              <w:pStyle w:val="TableField-Left"/>
              <w:rPr>
                <w:rFonts w:ascii="Calibri Light" w:hAnsi="Calibri Light" w:cs="Arial"/>
                <w:sz w:val="18"/>
              </w:rPr>
            </w:pPr>
          </w:p>
        </w:tc>
        <w:tc>
          <w:tcPr>
            <w:tcW w:w="1530" w:type="dxa"/>
            <w:vAlign w:val="center"/>
          </w:tcPr>
          <w:p w14:paraId="6F2D0600" w14:textId="77777777" w:rsidR="00FD04BB" w:rsidRPr="00CD4E29" w:rsidRDefault="00FD04BB" w:rsidP="000B71C5">
            <w:pPr>
              <w:pStyle w:val="TableField-Left"/>
              <w:rPr>
                <w:rFonts w:ascii="Calibri Light" w:hAnsi="Calibri Light" w:cs="Arial"/>
                <w:sz w:val="18"/>
              </w:rPr>
            </w:pPr>
          </w:p>
        </w:tc>
        <w:tc>
          <w:tcPr>
            <w:tcW w:w="1620" w:type="dxa"/>
          </w:tcPr>
          <w:p w14:paraId="2D4C3266" w14:textId="77777777" w:rsidR="00FD04BB" w:rsidRPr="00CD4E29" w:rsidRDefault="00FD04BB" w:rsidP="000B71C5">
            <w:pPr>
              <w:pStyle w:val="TableField-Left"/>
              <w:rPr>
                <w:rFonts w:ascii="Calibri Light" w:hAnsi="Calibri Light" w:cs="Arial"/>
                <w:sz w:val="18"/>
              </w:rPr>
            </w:pPr>
          </w:p>
        </w:tc>
        <w:tc>
          <w:tcPr>
            <w:tcW w:w="2070" w:type="dxa"/>
            <w:vAlign w:val="center"/>
          </w:tcPr>
          <w:p w14:paraId="5F364B65" w14:textId="77777777" w:rsidR="00FD04BB" w:rsidRPr="00CD4E29" w:rsidRDefault="00FD04BB" w:rsidP="000B71C5">
            <w:pPr>
              <w:pStyle w:val="TableField-Left"/>
              <w:rPr>
                <w:rFonts w:ascii="Calibri Light" w:hAnsi="Calibri Light" w:cs="Arial"/>
                <w:sz w:val="18"/>
              </w:rPr>
            </w:pPr>
          </w:p>
        </w:tc>
      </w:tr>
      <w:tr w:rsidR="00FD04BB" w:rsidRPr="00CD4E29" w14:paraId="67F77763" w14:textId="77777777" w:rsidTr="000B71C5">
        <w:trPr>
          <w:cantSplit/>
          <w:trHeight w:val="432"/>
        </w:trPr>
        <w:tc>
          <w:tcPr>
            <w:tcW w:w="4477" w:type="dxa"/>
          </w:tcPr>
          <w:p w14:paraId="6896B7DC" w14:textId="77777777" w:rsidR="00FD04BB" w:rsidRPr="00CD4E29" w:rsidRDefault="00FD04BB" w:rsidP="000B71C5">
            <w:pPr>
              <w:pStyle w:val="TableField-Left"/>
              <w:rPr>
                <w:rFonts w:ascii="Calibri Light" w:hAnsi="Calibri Light" w:cs="Arial"/>
                <w:sz w:val="18"/>
              </w:rPr>
            </w:pPr>
          </w:p>
        </w:tc>
        <w:tc>
          <w:tcPr>
            <w:tcW w:w="1530" w:type="dxa"/>
            <w:vAlign w:val="center"/>
          </w:tcPr>
          <w:p w14:paraId="79186004" w14:textId="77777777" w:rsidR="00FD04BB" w:rsidRPr="00CD4E29" w:rsidRDefault="00FD04BB" w:rsidP="000B71C5">
            <w:pPr>
              <w:pStyle w:val="TableField-Left"/>
              <w:rPr>
                <w:rFonts w:ascii="Calibri Light" w:hAnsi="Calibri Light" w:cs="Arial"/>
                <w:sz w:val="18"/>
              </w:rPr>
            </w:pPr>
          </w:p>
        </w:tc>
        <w:tc>
          <w:tcPr>
            <w:tcW w:w="1620" w:type="dxa"/>
          </w:tcPr>
          <w:p w14:paraId="37286547" w14:textId="77777777" w:rsidR="00FD04BB" w:rsidRPr="00CD4E29" w:rsidRDefault="00FD04BB" w:rsidP="000B71C5">
            <w:pPr>
              <w:pStyle w:val="TableField-Left"/>
              <w:rPr>
                <w:rFonts w:ascii="Calibri Light" w:hAnsi="Calibri Light" w:cs="Arial"/>
                <w:sz w:val="18"/>
              </w:rPr>
            </w:pPr>
          </w:p>
        </w:tc>
        <w:tc>
          <w:tcPr>
            <w:tcW w:w="2070" w:type="dxa"/>
            <w:vAlign w:val="center"/>
          </w:tcPr>
          <w:p w14:paraId="23C216F5" w14:textId="77777777" w:rsidR="00FD04BB" w:rsidRPr="00CD4E29" w:rsidRDefault="00FD04BB" w:rsidP="000B71C5">
            <w:pPr>
              <w:pStyle w:val="TableField-Left"/>
              <w:rPr>
                <w:rFonts w:ascii="Calibri Light" w:hAnsi="Calibri Light" w:cs="Arial"/>
                <w:sz w:val="18"/>
              </w:rPr>
            </w:pPr>
          </w:p>
        </w:tc>
      </w:tr>
    </w:tbl>
    <w:p w14:paraId="1BAC0E9F" w14:textId="77777777" w:rsidR="00FD04BB" w:rsidRPr="006B24F0" w:rsidRDefault="00FD04BB" w:rsidP="00FD04BB">
      <w:pPr>
        <w:rPr>
          <w:rFonts w:ascii="Calibri Light" w:hAnsi="Calibri Light" w:cs="Arial"/>
        </w:rPr>
      </w:pPr>
    </w:p>
    <w:p w14:paraId="3AE9F0B0" w14:textId="61E3A09E" w:rsidR="00E0118B" w:rsidRPr="006B24F0" w:rsidRDefault="005A7108" w:rsidP="003C6C8A">
      <w:pPr>
        <w:pStyle w:val="Heading2"/>
      </w:pPr>
      <w:bookmarkStart w:id="70" w:name="_Toc513448830"/>
      <w:r>
        <w:t xml:space="preserve">2.11 </w:t>
      </w:r>
      <w:r w:rsidR="00E0118B" w:rsidRPr="006B24F0">
        <w:t>Process Risks and Mitigation</w:t>
      </w:r>
      <w:bookmarkEnd w:id="68"/>
      <w:bookmarkEnd w:id="69"/>
      <w:bookmarkEnd w:id="70"/>
    </w:p>
    <w:tbl>
      <w:tblPr>
        <w:tblW w:w="9566" w:type="dxa"/>
        <w:tblInd w:w="-131"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575"/>
        <w:gridCol w:w="4991"/>
      </w:tblGrid>
      <w:tr w:rsidR="006D123A" w:rsidRPr="00CD4E29" w14:paraId="18E75FA3" w14:textId="77777777" w:rsidTr="00A4249A">
        <w:trPr>
          <w:cantSplit/>
          <w:trHeight w:val="432"/>
          <w:tblHeader/>
        </w:trPr>
        <w:tc>
          <w:tcPr>
            <w:tcW w:w="4575" w:type="dxa"/>
            <w:tcBorders>
              <w:top w:val="threeDEmboss" w:sz="6" w:space="0" w:color="auto"/>
              <w:bottom w:val="threeDEmboss" w:sz="6" w:space="0" w:color="auto"/>
            </w:tcBorders>
            <w:shd w:val="clear" w:color="auto" w:fill="F9FBAF"/>
            <w:vAlign w:val="center"/>
          </w:tcPr>
          <w:p w14:paraId="7CE3A865" w14:textId="50E1D47B" w:rsidR="006D123A" w:rsidRPr="00CD4E29" w:rsidRDefault="006D123A" w:rsidP="0076532F">
            <w:pPr>
              <w:pStyle w:val="TableHeader-Left"/>
              <w:rPr>
                <w:rFonts w:ascii="Calibri Light,Arial" w:eastAsia="Calibri Light,Arial" w:hAnsi="Calibri Light,Arial" w:cs="Calibri Light,Arial"/>
                <w:sz w:val="18"/>
                <w:szCs w:val="18"/>
              </w:rPr>
            </w:pPr>
            <w:bookmarkStart w:id="71" w:name="_Toc406588315"/>
            <w:bookmarkStart w:id="72" w:name="_Toc491613823"/>
            <w:r w:rsidRPr="00A2B81E">
              <w:rPr>
                <w:rFonts w:ascii="Calibri Light" w:eastAsia="Calibri Light" w:hAnsi="Calibri Light" w:cs="Calibri Light"/>
                <w:sz w:val="18"/>
                <w:szCs w:val="18"/>
              </w:rPr>
              <w:t xml:space="preserve">            Risk Statement</w:t>
            </w:r>
          </w:p>
        </w:tc>
        <w:tc>
          <w:tcPr>
            <w:tcW w:w="4991" w:type="dxa"/>
            <w:tcBorders>
              <w:top w:val="threeDEmboss" w:sz="6" w:space="0" w:color="auto"/>
              <w:bottom w:val="threeDEmboss" w:sz="6" w:space="0" w:color="auto"/>
            </w:tcBorders>
            <w:shd w:val="clear" w:color="auto" w:fill="F9FBAF"/>
          </w:tcPr>
          <w:p w14:paraId="44C01B62" w14:textId="77777777" w:rsidR="006D123A" w:rsidRPr="00CD4E29" w:rsidRDefault="006D123A" w:rsidP="0076532F">
            <w:pPr>
              <w:pStyle w:val="TableHeader-Left"/>
              <w:rPr>
                <w:rFonts w:ascii="Calibri Light,Arial" w:eastAsia="Calibri Light,Arial" w:hAnsi="Calibri Light,Arial" w:cs="Calibri Light,Arial"/>
                <w:sz w:val="18"/>
                <w:szCs w:val="18"/>
              </w:rPr>
            </w:pPr>
            <w:r w:rsidRPr="00A2B81E">
              <w:rPr>
                <w:rFonts w:ascii="Calibri Light" w:eastAsia="Calibri Light" w:hAnsi="Calibri Light" w:cs="Calibri Light"/>
                <w:sz w:val="18"/>
                <w:szCs w:val="18"/>
              </w:rPr>
              <w:t>Mitigation</w:t>
            </w:r>
          </w:p>
        </w:tc>
      </w:tr>
      <w:tr w:rsidR="00CE6368" w:rsidRPr="00CD4E29" w14:paraId="23AE2AFE" w14:textId="77777777" w:rsidTr="00A4249A">
        <w:trPr>
          <w:cantSplit/>
          <w:trHeight w:val="432"/>
        </w:trPr>
        <w:tc>
          <w:tcPr>
            <w:tcW w:w="4575" w:type="dxa"/>
            <w:tcBorders>
              <w:top w:val="threeDEmboss" w:sz="6" w:space="0" w:color="auto"/>
            </w:tcBorders>
            <w:vAlign w:val="center"/>
          </w:tcPr>
          <w:p w14:paraId="64BC9D3E" w14:textId="2B6D939C" w:rsidR="006D123A" w:rsidRPr="00CD4E29" w:rsidRDefault="00B37AD7" w:rsidP="0076532F">
            <w:pPr>
              <w:pStyle w:val="TableField-Left"/>
              <w:rPr>
                <w:rFonts w:ascii="Calibri Light,Arial" w:eastAsia="Calibri Light,Arial" w:hAnsi="Calibri Light,Arial" w:cs="Calibri Light,Arial"/>
                <w:sz w:val="18"/>
                <w:szCs w:val="18"/>
              </w:rPr>
            </w:pPr>
            <w:r w:rsidRPr="00A2B81E">
              <w:rPr>
                <w:rFonts w:ascii="Calibri Light" w:eastAsia="Calibri Light" w:hAnsi="Calibri Light" w:cs="Calibri Light"/>
                <w:sz w:val="18"/>
                <w:szCs w:val="18"/>
              </w:rPr>
              <w:t xml:space="preserve">If communication fails the </w:t>
            </w:r>
            <w:r w:rsidR="00AB48E7" w:rsidRPr="00A2B81E">
              <w:rPr>
                <w:rFonts w:ascii="Calibri Light" w:eastAsia="Calibri Light" w:hAnsi="Calibri Light" w:cs="Calibri Light"/>
                <w:sz w:val="18"/>
                <w:szCs w:val="18"/>
              </w:rPr>
              <w:t>BP</w:t>
            </w:r>
            <w:r w:rsidRPr="00A2B81E">
              <w:rPr>
                <w:rFonts w:ascii="Calibri Light" w:eastAsia="Calibri Light" w:hAnsi="Calibri Light" w:cs="Calibri Light"/>
                <w:sz w:val="18"/>
                <w:szCs w:val="18"/>
              </w:rPr>
              <w:t xml:space="preserve"> will not be sent the intended communication.</w:t>
            </w:r>
          </w:p>
        </w:tc>
        <w:tc>
          <w:tcPr>
            <w:tcW w:w="4991" w:type="dxa"/>
            <w:tcBorders>
              <w:top w:val="threeDEmboss" w:sz="6" w:space="0" w:color="auto"/>
            </w:tcBorders>
          </w:tcPr>
          <w:p w14:paraId="4736FDAA" w14:textId="5FC1E2A0" w:rsidR="006D123A" w:rsidRPr="00CD4E29" w:rsidRDefault="00B37AD7" w:rsidP="0076532F">
            <w:pPr>
              <w:pStyle w:val="TableField-Left"/>
              <w:rPr>
                <w:rFonts w:ascii="Calibri Light,Arial" w:eastAsia="Calibri Light,Arial" w:hAnsi="Calibri Light,Arial" w:cs="Calibri Light,Arial"/>
                <w:sz w:val="18"/>
                <w:szCs w:val="18"/>
              </w:rPr>
            </w:pPr>
            <w:r w:rsidRPr="00A2B81E">
              <w:rPr>
                <w:rFonts w:ascii="Calibri Light" w:eastAsia="Calibri Light" w:hAnsi="Calibri Light" w:cs="Calibri Light"/>
                <w:sz w:val="18"/>
                <w:szCs w:val="18"/>
              </w:rPr>
              <w:t>Report for when a communication fails so the communication can be sent via an alternative method</w:t>
            </w:r>
            <w:r w:rsidR="00364486" w:rsidRPr="00A2B81E">
              <w:rPr>
                <w:rFonts w:ascii="Calibri Light" w:eastAsia="Calibri Light" w:hAnsi="Calibri Light" w:cs="Calibri Light"/>
                <w:sz w:val="18"/>
                <w:szCs w:val="18"/>
              </w:rPr>
              <w:t xml:space="preserve"> as needed</w:t>
            </w:r>
            <w:r w:rsidRPr="00A2B81E">
              <w:rPr>
                <w:rFonts w:ascii="Calibri Light,Arial" w:eastAsia="Calibri Light,Arial" w:hAnsi="Calibri Light,Arial" w:cs="Calibri Light,Arial"/>
                <w:sz w:val="18"/>
                <w:szCs w:val="18"/>
              </w:rPr>
              <w:t>.</w:t>
            </w:r>
          </w:p>
        </w:tc>
      </w:tr>
    </w:tbl>
    <w:p w14:paraId="547E34CA" w14:textId="7495C2E2" w:rsidR="00E0118B" w:rsidRPr="006B24F0" w:rsidRDefault="005A7108" w:rsidP="003C6C8A">
      <w:pPr>
        <w:pStyle w:val="Heading2"/>
      </w:pPr>
      <w:bookmarkStart w:id="73" w:name="_Toc513448831"/>
      <w:r>
        <w:t xml:space="preserve">2.12 </w:t>
      </w:r>
      <w:r w:rsidR="00E0118B" w:rsidRPr="006B24F0">
        <w:t>Key Performance Indicators</w:t>
      </w:r>
      <w:bookmarkEnd w:id="71"/>
      <w:bookmarkEnd w:id="72"/>
      <w:bookmarkEnd w:id="73"/>
    </w:p>
    <w:p w14:paraId="08BC0C11" w14:textId="77777777" w:rsidR="00E0118B" w:rsidRPr="00CD4E29" w:rsidRDefault="00E0118B" w:rsidP="00E0118B">
      <w:pPr>
        <w:pStyle w:val="Heading2Text"/>
        <w:rPr>
          <w:rFonts w:ascii="Calibri Light" w:hAnsi="Calibri Light" w:cs="Arial"/>
          <w:sz w:val="18"/>
          <w:szCs w:val="18"/>
        </w:rPr>
      </w:pPr>
      <w:r w:rsidRPr="2C356526">
        <w:rPr>
          <w:rFonts w:ascii="Calibri Light" w:hAnsi="Calibri Light" w:cs="Arial"/>
          <w:sz w:val="18"/>
          <w:szCs w:val="18"/>
        </w:rPr>
        <w:t xml:space="preserve">The following have been identified as KPI’s at </w:t>
      </w:r>
      <w:r w:rsidR="004B7224" w:rsidRPr="2C356526">
        <w:rPr>
          <w:rFonts w:ascii="Calibri Light" w:hAnsi="Calibri Light" w:cs="Arial"/>
          <w:sz w:val="18"/>
          <w:szCs w:val="18"/>
        </w:rPr>
        <w:t>Southern California Edison</w:t>
      </w:r>
      <w:r w:rsidRPr="2C356526">
        <w:rPr>
          <w:rFonts w:ascii="Calibri Light" w:hAnsi="Calibri Light" w:cs="Arial"/>
          <w:sz w:val="18"/>
          <w:szCs w:val="18"/>
        </w:rPr>
        <w:t>, along with the means of measuring each KPI and the current measurement statistic for each KPI:</w:t>
      </w: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818"/>
        <w:gridCol w:w="3211"/>
        <w:gridCol w:w="2556"/>
        <w:gridCol w:w="1991"/>
      </w:tblGrid>
      <w:tr w:rsidR="00D75481" w:rsidRPr="00CD4E29" w14:paraId="0EA9A3BD" w14:textId="77777777" w:rsidTr="00D75481">
        <w:trPr>
          <w:cantSplit/>
          <w:trHeight w:val="432"/>
          <w:tblHeader/>
        </w:trPr>
        <w:tc>
          <w:tcPr>
            <w:tcW w:w="1818" w:type="dxa"/>
            <w:tcBorders>
              <w:top w:val="threeDEmboss" w:sz="6" w:space="0" w:color="auto"/>
              <w:bottom w:val="threeDEmboss" w:sz="6" w:space="0" w:color="auto"/>
            </w:tcBorders>
            <w:shd w:val="clear" w:color="auto" w:fill="F9FBAF"/>
            <w:vAlign w:val="center"/>
          </w:tcPr>
          <w:p w14:paraId="3127A41F" w14:textId="77777777" w:rsidR="00D75481" w:rsidRPr="00CD4E29" w:rsidRDefault="00D75481" w:rsidP="0035091A">
            <w:pPr>
              <w:pStyle w:val="TableHeader-Left"/>
              <w:rPr>
                <w:rFonts w:ascii="Calibri Light,Arial" w:eastAsia="Calibri Light,Arial" w:hAnsi="Calibri Light,Arial" w:cs="Calibri Light,Arial"/>
                <w:sz w:val="18"/>
                <w:szCs w:val="18"/>
              </w:rPr>
            </w:pPr>
            <w:r w:rsidRPr="00A2B81E">
              <w:rPr>
                <w:rFonts w:ascii="Calibri Light" w:eastAsia="Calibri Light" w:hAnsi="Calibri Light" w:cs="Calibri Light"/>
                <w:sz w:val="18"/>
                <w:szCs w:val="18"/>
              </w:rPr>
              <w:t>Measured KPI</w:t>
            </w:r>
          </w:p>
        </w:tc>
        <w:tc>
          <w:tcPr>
            <w:tcW w:w="3211" w:type="dxa"/>
            <w:tcBorders>
              <w:top w:val="threeDEmboss" w:sz="6" w:space="0" w:color="auto"/>
              <w:bottom w:val="threeDEmboss" w:sz="6" w:space="0" w:color="auto"/>
            </w:tcBorders>
            <w:shd w:val="clear" w:color="auto" w:fill="F9FBAF"/>
            <w:vAlign w:val="center"/>
          </w:tcPr>
          <w:p w14:paraId="58CFF8BA" w14:textId="77777777" w:rsidR="00D75481" w:rsidRPr="00CD4E29" w:rsidRDefault="00D75481" w:rsidP="0035091A">
            <w:pPr>
              <w:pStyle w:val="TableHeader-Left"/>
              <w:rPr>
                <w:rFonts w:ascii="Calibri Light,Arial" w:eastAsia="Calibri Light,Arial" w:hAnsi="Calibri Light,Arial" w:cs="Calibri Light,Arial"/>
                <w:sz w:val="18"/>
                <w:szCs w:val="18"/>
              </w:rPr>
            </w:pPr>
            <w:r w:rsidRPr="00A2B81E">
              <w:rPr>
                <w:rFonts w:ascii="Calibri Light" w:eastAsia="Calibri Light" w:hAnsi="Calibri Light" w:cs="Calibri Light"/>
                <w:sz w:val="18"/>
                <w:szCs w:val="18"/>
              </w:rPr>
              <w:t>Description</w:t>
            </w:r>
          </w:p>
        </w:tc>
        <w:tc>
          <w:tcPr>
            <w:tcW w:w="2556" w:type="dxa"/>
            <w:tcBorders>
              <w:top w:val="threeDEmboss" w:sz="6" w:space="0" w:color="auto"/>
              <w:bottom w:val="threeDEmboss" w:sz="6" w:space="0" w:color="auto"/>
            </w:tcBorders>
            <w:shd w:val="clear" w:color="auto" w:fill="F9FBAF"/>
            <w:vAlign w:val="center"/>
          </w:tcPr>
          <w:p w14:paraId="3D85CBA4" w14:textId="77777777" w:rsidR="00D75481" w:rsidRPr="00CD4E29" w:rsidRDefault="00D75481" w:rsidP="0035091A">
            <w:pPr>
              <w:pStyle w:val="TableHeader-Left"/>
              <w:rPr>
                <w:rFonts w:ascii="Calibri Light,Arial" w:eastAsia="Calibri Light,Arial" w:hAnsi="Calibri Light,Arial" w:cs="Calibri Light,Arial"/>
                <w:sz w:val="18"/>
                <w:szCs w:val="18"/>
              </w:rPr>
            </w:pPr>
            <w:r w:rsidRPr="00A2B81E">
              <w:rPr>
                <w:rFonts w:ascii="Calibri Light" w:eastAsia="Calibri Light" w:hAnsi="Calibri Light" w:cs="Calibri Light"/>
                <w:sz w:val="18"/>
                <w:szCs w:val="18"/>
              </w:rPr>
              <w:t>Measurement Method</w:t>
            </w:r>
          </w:p>
        </w:tc>
        <w:tc>
          <w:tcPr>
            <w:tcW w:w="1991" w:type="dxa"/>
            <w:tcBorders>
              <w:top w:val="threeDEmboss" w:sz="6" w:space="0" w:color="auto"/>
              <w:bottom w:val="threeDEmboss" w:sz="6" w:space="0" w:color="auto"/>
            </w:tcBorders>
            <w:shd w:val="clear" w:color="auto" w:fill="F9FBAF"/>
            <w:vAlign w:val="center"/>
          </w:tcPr>
          <w:p w14:paraId="50E224C6" w14:textId="77777777" w:rsidR="00D75481" w:rsidRPr="00CD4E29" w:rsidRDefault="00D75481" w:rsidP="0035091A">
            <w:pPr>
              <w:pStyle w:val="TableHeader-Left"/>
              <w:rPr>
                <w:rFonts w:ascii="Calibri Light,Arial" w:eastAsia="Calibri Light,Arial" w:hAnsi="Calibri Light,Arial" w:cs="Calibri Light,Arial"/>
                <w:sz w:val="18"/>
                <w:szCs w:val="18"/>
              </w:rPr>
            </w:pPr>
            <w:r w:rsidRPr="00A2B81E">
              <w:rPr>
                <w:rFonts w:ascii="Calibri Light" w:eastAsia="Calibri Light" w:hAnsi="Calibri Light" w:cs="Calibri Light"/>
                <w:sz w:val="18"/>
                <w:szCs w:val="18"/>
              </w:rPr>
              <w:t>Current Statistic</w:t>
            </w:r>
          </w:p>
        </w:tc>
        <w:commentRangeStart w:id="74"/>
      </w:tr>
      <w:tr w:rsidR="00D75481" w:rsidRPr="00CD4E29" w14:paraId="23559ED0" w14:textId="77777777" w:rsidTr="00D75481">
        <w:trPr>
          <w:cantSplit/>
          <w:trHeight w:val="432"/>
        </w:trPr>
        <w:tc>
          <w:tcPr>
            <w:tcW w:w="1818" w:type="dxa"/>
            <w:tcBorders>
              <w:top w:val="threeDEmboss" w:sz="6" w:space="0" w:color="auto"/>
            </w:tcBorders>
            <w:vAlign w:val="center"/>
          </w:tcPr>
          <w:p w14:paraId="1CFB3B0A" w14:textId="0466F10A" w:rsidR="00D75481" w:rsidRPr="00CD4E29" w:rsidRDefault="0065538E" w:rsidP="0035091A">
            <w:pPr>
              <w:pStyle w:val="TableField-Left"/>
              <w:rPr>
                <w:rFonts w:ascii="Calibri Light,Arial" w:eastAsia="Calibri Light,Arial" w:hAnsi="Calibri Light,Arial" w:cs="Calibri Light,Arial"/>
                <w:sz w:val="18"/>
                <w:szCs w:val="18"/>
              </w:rPr>
            </w:pPr>
            <w:r w:rsidRPr="00A2B81E">
              <w:rPr>
                <w:rFonts w:ascii="Calibri Light" w:eastAsia="Calibri Light" w:hAnsi="Calibri Light" w:cs="Calibri Light"/>
                <w:sz w:val="18"/>
                <w:szCs w:val="18"/>
              </w:rPr>
              <w:t>N/</w:t>
            </w:r>
            <w:commentRangeEnd w:id="74"/>
            <w:r w:rsidR="000D4F79">
              <w:rPr>
                <w:rStyle w:val="CommentReference"/>
                <w:rFonts w:ascii="Arial" w:eastAsia="Times New Roman" w:hAnsi="Arial"/>
                <w:lang w:eastAsia="en-US"/>
              </w:rPr>
              <w:commentReference w:id="74"/>
            </w:r>
            <w:r w:rsidRPr="00A2B81E">
              <w:rPr>
                <w:rFonts w:ascii="Calibri Light" w:eastAsia="Calibri Light" w:hAnsi="Calibri Light" w:cs="Calibri Light"/>
                <w:sz w:val="18"/>
                <w:szCs w:val="18"/>
              </w:rPr>
              <w:t>A</w:t>
            </w:r>
          </w:p>
        </w:tc>
        <w:tc>
          <w:tcPr>
            <w:tcW w:w="3211" w:type="dxa"/>
            <w:tcBorders>
              <w:top w:val="threeDEmboss" w:sz="6" w:space="0" w:color="auto"/>
            </w:tcBorders>
          </w:tcPr>
          <w:p w14:paraId="6D14BD01" w14:textId="7C39CBCB" w:rsidR="00D75481" w:rsidRPr="00CD4E29" w:rsidRDefault="00D75481" w:rsidP="0035091A">
            <w:pPr>
              <w:pStyle w:val="TableField-Left"/>
              <w:rPr>
                <w:rFonts w:ascii="Calibri Light" w:hAnsi="Calibri Light" w:cs="Arial"/>
                <w:sz w:val="18"/>
              </w:rPr>
            </w:pPr>
          </w:p>
        </w:tc>
        <w:tc>
          <w:tcPr>
            <w:tcW w:w="2556" w:type="dxa"/>
            <w:tcBorders>
              <w:top w:val="threeDEmboss" w:sz="6" w:space="0" w:color="auto"/>
            </w:tcBorders>
            <w:vAlign w:val="center"/>
          </w:tcPr>
          <w:p w14:paraId="4FA3CF6A" w14:textId="504C2FAB" w:rsidR="00D75481" w:rsidRPr="00CD4E29" w:rsidRDefault="00D75481" w:rsidP="0035091A">
            <w:pPr>
              <w:pStyle w:val="TableField-Left"/>
              <w:rPr>
                <w:rFonts w:ascii="Calibri Light" w:hAnsi="Calibri Light" w:cs="Arial"/>
                <w:sz w:val="18"/>
              </w:rPr>
            </w:pPr>
          </w:p>
        </w:tc>
        <w:tc>
          <w:tcPr>
            <w:tcW w:w="1991" w:type="dxa"/>
            <w:tcBorders>
              <w:top w:val="threeDEmboss" w:sz="6" w:space="0" w:color="auto"/>
            </w:tcBorders>
            <w:vAlign w:val="center"/>
          </w:tcPr>
          <w:p w14:paraId="5A58FFAE" w14:textId="15CD95F4" w:rsidR="00D75481" w:rsidRPr="00CD4E29" w:rsidRDefault="00D75481" w:rsidP="0035091A">
            <w:pPr>
              <w:pStyle w:val="TableField-Left"/>
              <w:rPr>
                <w:rFonts w:ascii="Calibri Light" w:hAnsi="Calibri Light" w:cs="Arial"/>
                <w:sz w:val="18"/>
              </w:rPr>
            </w:pPr>
          </w:p>
        </w:tc>
      </w:tr>
      <w:tr w:rsidR="00D75481" w:rsidRPr="00CD4E29" w14:paraId="55E3599C" w14:textId="77777777" w:rsidTr="00D75481">
        <w:trPr>
          <w:cantSplit/>
          <w:trHeight w:val="432"/>
        </w:trPr>
        <w:tc>
          <w:tcPr>
            <w:tcW w:w="1818" w:type="dxa"/>
            <w:vAlign w:val="center"/>
          </w:tcPr>
          <w:p w14:paraId="26BA5AEB" w14:textId="0AFE7B86" w:rsidR="00D75481" w:rsidRPr="00CD4E29" w:rsidRDefault="00D75481" w:rsidP="0035091A">
            <w:pPr>
              <w:pStyle w:val="TableField-Left"/>
              <w:rPr>
                <w:rFonts w:ascii="Calibri Light" w:hAnsi="Calibri Light" w:cs="Arial"/>
                <w:sz w:val="18"/>
              </w:rPr>
            </w:pPr>
          </w:p>
        </w:tc>
        <w:tc>
          <w:tcPr>
            <w:tcW w:w="3211" w:type="dxa"/>
          </w:tcPr>
          <w:p w14:paraId="563EBC8A" w14:textId="44F5BECE" w:rsidR="00D75481" w:rsidRPr="00CD4E29" w:rsidRDefault="00D75481" w:rsidP="0035091A">
            <w:pPr>
              <w:pStyle w:val="TableField-Left"/>
              <w:rPr>
                <w:rFonts w:ascii="Calibri Light" w:hAnsi="Calibri Light" w:cs="Arial"/>
                <w:sz w:val="18"/>
              </w:rPr>
            </w:pPr>
          </w:p>
        </w:tc>
        <w:tc>
          <w:tcPr>
            <w:tcW w:w="2556" w:type="dxa"/>
            <w:vAlign w:val="center"/>
          </w:tcPr>
          <w:p w14:paraId="3FD3EBCD" w14:textId="77777777" w:rsidR="00D75481" w:rsidRPr="00CD4E29" w:rsidRDefault="00D75481" w:rsidP="0035091A">
            <w:pPr>
              <w:pStyle w:val="TableField-Left"/>
              <w:rPr>
                <w:rFonts w:ascii="Calibri Light" w:hAnsi="Calibri Light" w:cs="Arial"/>
                <w:sz w:val="18"/>
              </w:rPr>
            </w:pPr>
          </w:p>
        </w:tc>
        <w:tc>
          <w:tcPr>
            <w:tcW w:w="1991" w:type="dxa"/>
            <w:vAlign w:val="center"/>
          </w:tcPr>
          <w:p w14:paraId="4009E001" w14:textId="77777777" w:rsidR="00D75481" w:rsidRPr="00CD4E29" w:rsidRDefault="00D75481" w:rsidP="0035091A">
            <w:pPr>
              <w:pStyle w:val="TableField-Left"/>
              <w:rPr>
                <w:rFonts w:ascii="Calibri Light" w:hAnsi="Calibri Light" w:cs="Arial"/>
                <w:sz w:val="18"/>
              </w:rPr>
            </w:pPr>
          </w:p>
        </w:tc>
      </w:tr>
      <w:tr w:rsidR="00D75481" w:rsidRPr="00CD4E29" w14:paraId="0FB33562" w14:textId="77777777" w:rsidTr="00D75481">
        <w:trPr>
          <w:cantSplit/>
          <w:trHeight w:val="432"/>
        </w:trPr>
        <w:tc>
          <w:tcPr>
            <w:tcW w:w="1818" w:type="dxa"/>
            <w:vAlign w:val="center"/>
          </w:tcPr>
          <w:p w14:paraId="0DF187F2" w14:textId="77777777" w:rsidR="00D75481" w:rsidRPr="00CD4E29" w:rsidRDefault="00D75481" w:rsidP="0035091A">
            <w:pPr>
              <w:pStyle w:val="TableField-Left"/>
              <w:rPr>
                <w:rFonts w:ascii="Calibri Light" w:hAnsi="Calibri Light" w:cs="Arial"/>
                <w:sz w:val="18"/>
              </w:rPr>
            </w:pPr>
          </w:p>
        </w:tc>
        <w:tc>
          <w:tcPr>
            <w:tcW w:w="3211" w:type="dxa"/>
          </w:tcPr>
          <w:p w14:paraId="05F91354" w14:textId="77777777" w:rsidR="00D75481" w:rsidRPr="00CD4E29" w:rsidRDefault="00D75481" w:rsidP="0035091A">
            <w:pPr>
              <w:pStyle w:val="TableField-Left"/>
              <w:rPr>
                <w:rFonts w:ascii="Calibri Light" w:hAnsi="Calibri Light" w:cs="Arial"/>
                <w:sz w:val="18"/>
              </w:rPr>
            </w:pPr>
          </w:p>
        </w:tc>
        <w:tc>
          <w:tcPr>
            <w:tcW w:w="2556" w:type="dxa"/>
            <w:vAlign w:val="center"/>
          </w:tcPr>
          <w:p w14:paraId="3F672AC6" w14:textId="77777777" w:rsidR="00D75481" w:rsidRPr="00CD4E29" w:rsidRDefault="00D75481" w:rsidP="0035091A">
            <w:pPr>
              <w:pStyle w:val="TableField-Left"/>
              <w:rPr>
                <w:rFonts w:ascii="Calibri Light" w:hAnsi="Calibri Light" w:cs="Arial"/>
                <w:sz w:val="18"/>
              </w:rPr>
            </w:pPr>
          </w:p>
        </w:tc>
        <w:tc>
          <w:tcPr>
            <w:tcW w:w="1991" w:type="dxa"/>
            <w:vAlign w:val="center"/>
          </w:tcPr>
          <w:p w14:paraId="73E0BCAD" w14:textId="77777777" w:rsidR="00D75481" w:rsidRPr="00CD4E29" w:rsidRDefault="00D75481" w:rsidP="0035091A">
            <w:pPr>
              <w:pStyle w:val="TableField-Left"/>
              <w:rPr>
                <w:rFonts w:ascii="Calibri Light" w:hAnsi="Calibri Light" w:cs="Arial"/>
                <w:sz w:val="18"/>
              </w:rPr>
            </w:pPr>
          </w:p>
        </w:tc>
      </w:tr>
    </w:tbl>
    <w:p w14:paraId="69139FE1" w14:textId="77777777" w:rsidR="00E0118B" w:rsidRPr="006B24F0" w:rsidRDefault="00E0118B" w:rsidP="00E0118B">
      <w:pPr>
        <w:rPr>
          <w:rFonts w:ascii="Calibri Light" w:hAnsi="Calibri Light" w:cs="Arial"/>
        </w:rPr>
      </w:pPr>
    </w:p>
    <w:p w14:paraId="30E96C2E" w14:textId="7C0AA27B" w:rsidR="00D75481" w:rsidRPr="00CD4E29" w:rsidRDefault="005A7108" w:rsidP="2C356526">
      <w:pPr>
        <w:pStyle w:val="Heading3"/>
        <w:keepNext/>
        <w:numPr>
          <w:ilvl w:val="2"/>
          <w:numId w:val="0"/>
        </w:numPr>
        <w:tabs>
          <w:tab w:val="left" w:pos="1440"/>
        </w:tabs>
        <w:spacing w:before="120" w:after="120"/>
        <w:rPr>
          <w:rFonts w:ascii="Calibri Light" w:eastAsia="Calibri Light" w:hAnsi="Calibri Light" w:cs="Calibri Light"/>
          <w:sz w:val="32"/>
          <w:szCs w:val="32"/>
        </w:rPr>
      </w:pPr>
      <w:bookmarkStart w:id="75" w:name="_Toc491613824"/>
      <w:bookmarkStart w:id="76" w:name="_Toc513448832"/>
      <w:r w:rsidRPr="00A2B81E">
        <w:rPr>
          <w:rFonts w:ascii="Calibri Light" w:eastAsia="Calibri Light" w:hAnsi="Calibri Light" w:cs="Calibri Light"/>
          <w:sz w:val="32"/>
          <w:szCs w:val="32"/>
        </w:rPr>
        <w:t xml:space="preserve">2.12.1 </w:t>
      </w:r>
      <w:r w:rsidR="00CA70BF" w:rsidRPr="00A2B81E">
        <w:rPr>
          <w:rFonts w:ascii="Calibri Light" w:eastAsia="Calibri Light" w:hAnsi="Calibri Light" w:cs="Calibri Light"/>
          <w:sz w:val="32"/>
          <w:szCs w:val="32"/>
        </w:rPr>
        <w:t>Key Metric Definition</w:t>
      </w:r>
      <w:bookmarkEnd w:id="75"/>
      <w:bookmarkEnd w:id="76"/>
    </w:p>
    <w:p w14:paraId="05E7FAB4" w14:textId="77777777" w:rsidR="00D75481" w:rsidRPr="00CD4E29" w:rsidRDefault="00D75481" w:rsidP="00D75481">
      <w:pPr>
        <w:pStyle w:val="Heading2Text"/>
        <w:rPr>
          <w:rFonts w:ascii="Calibri Light" w:hAnsi="Calibri Light" w:cs="Arial"/>
          <w:sz w:val="18"/>
          <w:szCs w:val="18"/>
        </w:rPr>
      </w:pPr>
      <w:r w:rsidRPr="2C356526">
        <w:rPr>
          <w:rFonts w:ascii="Calibri Light" w:hAnsi="Calibri Light" w:cs="Arial"/>
          <w:sz w:val="18"/>
          <w:szCs w:val="18"/>
        </w:rPr>
        <w:t>The following have been identified as key metrics at Southern California Edison that require business rule for calculation:</w:t>
      </w: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818"/>
        <w:gridCol w:w="3211"/>
        <w:gridCol w:w="2556"/>
        <w:gridCol w:w="1991"/>
      </w:tblGrid>
      <w:tr w:rsidR="00D75481" w:rsidRPr="00CD4E29" w14:paraId="5AC0FB5A" w14:textId="77777777" w:rsidTr="00613D1D">
        <w:trPr>
          <w:cantSplit/>
          <w:trHeight w:val="432"/>
          <w:tblHeader/>
        </w:trPr>
        <w:tc>
          <w:tcPr>
            <w:tcW w:w="1818" w:type="dxa"/>
            <w:tcBorders>
              <w:top w:val="threeDEmboss" w:sz="6" w:space="0" w:color="auto"/>
              <w:bottom w:val="threeDEmboss" w:sz="6" w:space="0" w:color="auto"/>
            </w:tcBorders>
            <w:shd w:val="clear" w:color="auto" w:fill="F9FBAF"/>
            <w:vAlign w:val="center"/>
          </w:tcPr>
          <w:p w14:paraId="2F8984A3" w14:textId="77777777" w:rsidR="00D75481" w:rsidRPr="00CD4E29" w:rsidRDefault="00D75481" w:rsidP="00613D1D">
            <w:pPr>
              <w:pStyle w:val="TableHeader-Left"/>
              <w:rPr>
                <w:rFonts w:ascii="Calibri Light,Arial" w:eastAsia="Calibri Light,Arial" w:hAnsi="Calibri Light,Arial" w:cs="Calibri Light,Arial"/>
                <w:sz w:val="18"/>
                <w:szCs w:val="18"/>
              </w:rPr>
            </w:pPr>
            <w:r w:rsidRPr="00A2B81E">
              <w:rPr>
                <w:rFonts w:ascii="Calibri Light" w:eastAsia="Calibri Light" w:hAnsi="Calibri Light" w:cs="Calibri Light"/>
                <w:sz w:val="18"/>
                <w:szCs w:val="18"/>
              </w:rPr>
              <w:t>Key Metric</w:t>
            </w:r>
          </w:p>
        </w:tc>
        <w:tc>
          <w:tcPr>
            <w:tcW w:w="3211" w:type="dxa"/>
            <w:tcBorders>
              <w:top w:val="threeDEmboss" w:sz="6" w:space="0" w:color="auto"/>
              <w:bottom w:val="threeDEmboss" w:sz="6" w:space="0" w:color="auto"/>
            </w:tcBorders>
            <w:shd w:val="clear" w:color="auto" w:fill="F9FBAF"/>
            <w:vAlign w:val="center"/>
          </w:tcPr>
          <w:p w14:paraId="49B2325D" w14:textId="77777777" w:rsidR="00D75481" w:rsidRPr="00CD4E29" w:rsidRDefault="00D75481" w:rsidP="00613D1D">
            <w:pPr>
              <w:pStyle w:val="TableHeader-Left"/>
              <w:rPr>
                <w:rFonts w:ascii="Calibri Light,Arial" w:eastAsia="Calibri Light,Arial" w:hAnsi="Calibri Light,Arial" w:cs="Calibri Light,Arial"/>
                <w:sz w:val="18"/>
                <w:szCs w:val="18"/>
              </w:rPr>
            </w:pPr>
            <w:r w:rsidRPr="00A2B81E">
              <w:rPr>
                <w:rFonts w:ascii="Calibri Light" w:eastAsia="Calibri Light" w:hAnsi="Calibri Light" w:cs="Calibri Light"/>
                <w:sz w:val="18"/>
                <w:szCs w:val="18"/>
              </w:rPr>
              <w:t>Description</w:t>
            </w:r>
          </w:p>
        </w:tc>
        <w:tc>
          <w:tcPr>
            <w:tcW w:w="2556" w:type="dxa"/>
            <w:tcBorders>
              <w:top w:val="threeDEmboss" w:sz="6" w:space="0" w:color="auto"/>
              <w:bottom w:val="threeDEmboss" w:sz="6" w:space="0" w:color="auto"/>
            </w:tcBorders>
            <w:shd w:val="clear" w:color="auto" w:fill="F9FBAF"/>
            <w:vAlign w:val="center"/>
          </w:tcPr>
          <w:p w14:paraId="5442E8C2" w14:textId="77777777" w:rsidR="00D75481" w:rsidRPr="00CD4E29" w:rsidRDefault="00D75481" w:rsidP="00613D1D">
            <w:pPr>
              <w:pStyle w:val="TableHeader-Left"/>
              <w:rPr>
                <w:rFonts w:ascii="Calibri Light,Arial" w:eastAsia="Calibri Light,Arial" w:hAnsi="Calibri Light,Arial" w:cs="Calibri Light,Arial"/>
                <w:sz w:val="18"/>
                <w:szCs w:val="18"/>
              </w:rPr>
            </w:pPr>
            <w:r w:rsidRPr="00A2B81E">
              <w:rPr>
                <w:rFonts w:ascii="Calibri Light" w:eastAsia="Calibri Light" w:hAnsi="Calibri Light" w:cs="Calibri Light"/>
                <w:sz w:val="18"/>
                <w:szCs w:val="18"/>
              </w:rPr>
              <w:t>Business Rule</w:t>
            </w:r>
          </w:p>
        </w:tc>
        <w:tc>
          <w:tcPr>
            <w:tcW w:w="1991" w:type="dxa"/>
            <w:tcBorders>
              <w:top w:val="threeDEmboss" w:sz="6" w:space="0" w:color="auto"/>
              <w:bottom w:val="threeDEmboss" w:sz="6" w:space="0" w:color="auto"/>
            </w:tcBorders>
            <w:shd w:val="clear" w:color="auto" w:fill="F9FBAF"/>
            <w:vAlign w:val="center"/>
          </w:tcPr>
          <w:p w14:paraId="25E8458D" w14:textId="77777777" w:rsidR="00D75481" w:rsidRPr="00CD4E29" w:rsidRDefault="00D75481" w:rsidP="00613D1D">
            <w:pPr>
              <w:pStyle w:val="TableHeader-Left"/>
              <w:rPr>
                <w:rFonts w:ascii="Calibri Light,Arial" w:eastAsia="Calibri Light,Arial" w:hAnsi="Calibri Light,Arial" w:cs="Calibri Light,Arial"/>
                <w:sz w:val="18"/>
                <w:szCs w:val="18"/>
              </w:rPr>
            </w:pPr>
            <w:r w:rsidRPr="00A2B81E">
              <w:rPr>
                <w:rFonts w:ascii="Calibri Light" w:eastAsia="Calibri Light" w:hAnsi="Calibri Light" w:cs="Calibri Light"/>
                <w:sz w:val="18"/>
                <w:szCs w:val="18"/>
              </w:rPr>
              <w:t>Reference</w:t>
            </w:r>
          </w:p>
        </w:tc>
      </w:tr>
      <w:tr w:rsidR="00D75481" w:rsidRPr="00CD4E29" w14:paraId="58BB97AE" w14:textId="77777777" w:rsidTr="00613D1D">
        <w:trPr>
          <w:cantSplit/>
          <w:trHeight w:val="432"/>
        </w:trPr>
        <w:tc>
          <w:tcPr>
            <w:tcW w:w="1818" w:type="dxa"/>
            <w:tcBorders>
              <w:top w:val="threeDEmboss" w:sz="6" w:space="0" w:color="auto"/>
            </w:tcBorders>
            <w:vAlign w:val="center"/>
          </w:tcPr>
          <w:p w14:paraId="38779053" w14:textId="3B4811D8" w:rsidR="00D75481" w:rsidRPr="00CD4E29" w:rsidRDefault="0065538E" w:rsidP="00613D1D">
            <w:pPr>
              <w:pStyle w:val="TableField-Left"/>
              <w:rPr>
                <w:rFonts w:ascii="Calibri Light,Arial" w:eastAsia="Calibri Light,Arial" w:hAnsi="Calibri Light,Arial" w:cs="Calibri Light,Arial"/>
                <w:sz w:val="18"/>
                <w:szCs w:val="18"/>
              </w:rPr>
            </w:pPr>
            <w:r w:rsidRPr="00A2B81E">
              <w:rPr>
                <w:rFonts w:ascii="Calibri Light" w:eastAsia="Calibri Light" w:hAnsi="Calibri Light" w:cs="Calibri Light"/>
                <w:sz w:val="18"/>
                <w:szCs w:val="18"/>
              </w:rPr>
              <w:t>N/A</w:t>
            </w:r>
          </w:p>
        </w:tc>
        <w:tc>
          <w:tcPr>
            <w:tcW w:w="3211" w:type="dxa"/>
            <w:tcBorders>
              <w:top w:val="threeDEmboss" w:sz="6" w:space="0" w:color="auto"/>
            </w:tcBorders>
          </w:tcPr>
          <w:p w14:paraId="5DE897D1" w14:textId="56E15679" w:rsidR="00D75481" w:rsidRPr="00CD4E29" w:rsidRDefault="00D75481" w:rsidP="00613D1D">
            <w:pPr>
              <w:pStyle w:val="TableField-Left"/>
              <w:rPr>
                <w:rFonts w:ascii="Calibri Light" w:hAnsi="Calibri Light" w:cs="Arial"/>
                <w:sz w:val="18"/>
              </w:rPr>
            </w:pPr>
          </w:p>
        </w:tc>
        <w:tc>
          <w:tcPr>
            <w:tcW w:w="2556" w:type="dxa"/>
            <w:tcBorders>
              <w:top w:val="threeDEmboss" w:sz="6" w:space="0" w:color="auto"/>
            </w:tcBorders>
            <w:vAlign w:val="center"/>
          </w:tcPr>
          <w:p w14:paraId="3F151AB2" w14:textId="1DBF32FB" w:rsidR="00D75481" w:rsidRPr="00CD4E29" w:rsidRDefault="00D75481" w:rsidP="00613D1D">
            <w:pPr>
              <w:pStyle w:val="TableField-Left"/>
              <w:rPr>
                <w:rFonts w:ascii="Calibri Light" w:hAnsi="Calibri Light" w:cs="Arial"/>
                <w:sz w:val="18"/>
              </w:rPr>
            </w:pPr>
          </w:p>
        </w:tc>
        <w:tc>
          <w:tcPr>
            <w:tcW w:w="1991" w:type="dxa"/>
            <w:tcBorders>
              <w:top w:val="threeDEmboss" w:sz="6" w:space="0" w:color="auto"/>
            </w:tcBorders>
            <w:vAlign w:val="center"/>
          </w:tcPr>
          <w:p w14:paraId="27ADFC7A" w14:textId="4B13848D" w:rsidR="00D75481" w:rsidRPr="00CD4E29" w:rsidRDefault="00D75481" w:rsidP="00613D1D">
            <w:pPr>
              <w:pStyle w:val="TableField-Left"/>
              <w:rPr>
                <w:rFonts w:ascii="Calibri Light" w:hAnsi="Calibri Light" w:cs="Arial"/>
                <w:sz w:val="18"/>
              </w:rPr>
            </w:pPr>
          </w:p>
        </w:tc>
      </w:tr>
      <w:tr w:rsidR="00D75481" w:rsidRPr="00CD4E29" w14:paraId="4809E507" w14:textId="77777777" w:rsidTr="00613D1D">
        <w:trPr>
          <w:cantSplit/>
          <w:trHeight w:val="432"/>
        </w:trPr>
        <w:tc>
          <w:tcPr>
            <w:tcW w:w="1818" w:type="dxa"/>
            <w:vAlign w:val="center"/>
          </w:tcPr>
          <w:p w14:paraId="2FB6D35E" w14:textId="46D0E5FF" w:rsidR="00D75481" w:rsidRPr="00CD4E29" w:rsidRDefault="00D75481" w:rsidP="00613D1D">
            <w:pPr>
              <w:pStyle w:val="TableField-Left"/>
              <w:rPr>
                <w:rFonts w:ascii="Calibri Light" w:hAnsi="Calibri Light" w:cs="Arial"/>
                <w:sz w:val="18"/>
              </w:rPr>
            </w:pPr>
          </w:p>
        </w:tc>
        <w:tc>
          <w:tcPr>
            <w:tcW w:w="3211" w:type="dxa"/>
          </w:tcPr>
          <w:p w14:paraId="13D778DF" w14:textId="77777777" w:rsidR="00D75481" w:rsidRPr="00CD4E29" w:rsidRDefault="00D75481" w:rsidP="00613D1D">
            <w:pPr>
              <w:pStyle w:val="TableField-Left"/>
              <w:rPr>
                <w:rFonts w:ascii="Calibri Light" w:hAnsi="Calibri Light" w:cs="Arial"/>
                <w:sz w:val="18"/>
              </w:rPr>
            </w:pPr>
          </w:p>
        </w:tc>
        <w:tc>
          <w:tcPr>
            <w:tcW w:w="2556" w:type="dxa"/>
            <w:vAlign w:val="center"/>
          </w:tcPr>
          <w:p w14:paraId="4C44AD92" w14:textId="77777777" w:rsidR="00D75481" w:rsidRPr="00CD4E29" w:rsidRDefault="00D75481" w:rsidP="00613D1D">
            <w:pPr>
              <w:pStyle w:val="TableField-Left"/>
              <w:rPr>
                <w:rFonts w:ascii="Calibri Light" w:hAnsi="Calibri Light" w:cs="Arial"/>
                <w:sz w:val="18"/>
              </w:rPr>
            </w:pPr>
          </w:p>
        </w:tc>
        <w:tc>
          <w:tcPr>
            <w:tcW w:w="1991" w:type="dxa"/>
            <w:vAlign w:val="center"/>
          </w:tcPr>
          <w:p w14:paraId="01C39A7A" w14:textId="77777777" w:rsidR="00D75481" w:rsidRPr="00CD4E29" w:rsidRDefault="00D75481" w:rsidP="00613D1D">
            <w:pPr>
              <w:pStyle w:val="TableField-Left"/>
              <w:rPr>
                <w:rFonts w:ascii="Calibri Light" w:hAnsi="Calibri Light" w:cs="Arial"/>
                <w:sz w:val="18"/>
              </w:rPr>
            </w:pPr>
          </w:p>
        </w:tc>
      </w:tr>
      <w:tr w:rsidR="00D75481" w:rsidRPr="00CD4E29" w14:paraId="239E8510" w14:textId="77777777" w:rsidTr="00613D1D">
        <w:trPr>
          <w:cantSplit/>
          <w:trHeight w:val="432"/>
        </w:trPr>
        <w:tc>
          <w:tcPr>
            <w:tcW w:w="1818" w:type="dxa"/>
            <w:vAlign w:val="center"/>
          </w:tcPr>
          <w:p w14:paraId="3EA42BEA" w14:textId="77777777" w:rsidR="00D75481" w:rsidRPr="00CD4E29" w:rsidRDefault="00D75481" w:rsidP="00613D1D">
            <w:pPr>
              <w:pStyle w:val="TableField-Left"/>
              <w:rPr>
                <w:rFonts w:ascii="Calibri Light" w:hAnsi="Calibri Light" w:cs="Arial"/>
                <w:sz w:val="18"/>
              </w:rPr>
            </w:pPr>
          </w:p>
        </w:tc>
        <w:tc>
          <w:tcPr>
            <w:tcW w:w="3211" w:type="dxa"/>
          </w:tcPr>
          <w:p w14:paraId="3B358FD7" w14:textId="77777777" w:rsidR="00D75481" w:rsidRPr="00CD4E29" w:rsidRDefault="00D75481" w:rsidP="00613D1D">
            <w:pPr>
              <w:pStyle w:val="TableField-Left"/>
              <w:rPr>
                <w:rFonts w:ascii="Calibri Light" w:hAnsi="Calibri Light" w:cs="Arial"/>
                <w:sz w:val="18"/>
              </w:rPr>
            </w:pPr>
          </w:p>
        </w:tc>
        <w:tc>
          <w:tcPr>
            <w:tcW w:w="2556" w:type="dxa"/>
            <w:vAlign w:val="center"/>
          </w:tcPr>
          <w:p w14:paraId="10DC1129" w14:textId="77777777" w:rsidR="00D75481" w:rsidRPr="00CD4E29" w:rsidRDefault="00D75481" w:rsidP="00613D1D">
            <w:pPr>
              <w:pStyle w:val="TableField-Left"/>
              <w:rPr>
                <w:rFonts w:ascii="Calibri Light" w:hAnsi="Calibri Light" w:cs="Arial"/>
                <w:sz w:val="18"/>
              </w:rPr>
            </w:pPr>
          </w:p>
        </w:tc>
        <w:tc>
          <w:tcPr>
            <w:tcW w:w="1991" w:type="dxa"/>
            <w:vAlign w:val="center"/>
          </w:tcPr>
          <w:p w14:paraId="658B1481" w14:textId="77777777" w:rsidR="00D75481" w:rsidRPr="00CD4E29" w:rsidRDefault="00D75481" w:rsidP="00613D1D">
            <w:pPr>
              <w:pStyle w:val="TableField-Left"/>
              <w:rPr>
                <w:rFonts w:ascii="Calibri Light" w:hAnsi="Calibri Light" w:cs="Arial"/>
                <w:sz w:val="18"/>
              </w:rPr>
            </w:pPr>
          </w:p>
        </w:tc>
      </w:tr>
    </w:tbl>
    <w:p w14:paraId="1CA39192" w14:textId="4A144F60" w:rsidR="000C1703" w:rsidRPr="000C1703" w:rsidRDefault="000C1703" w:rsidP="000C1703">
      <w:pPr>
        <w:pStyle w:val="Heading1"/>
        <w:numPr>
          <w:ilvl w:val="0"/>
          <w:numId w:val="0"/>
        </w:numPr>
        <w:rPr>
          <w:rFonts w:ascii="Calibri Light" w:hAnsi="Calibri Light"/>
        </w:rPr>
      </w:pPr>
      <w:bookmarkStart w:id="77" w:name="_Toc513448833"/>
      <w:bookmarkStart w:id="78" w:name="_Toc491613825"/>
      <w:r>
        <w:rPr>
          <w:rFonts w:ascii="Calibri Light" w:hAnsi="Calibri Light"/>
        </w:rPr>
        <w:lastRenderedPageBreak/>
        <w:t xml:space="preserve">3 </w:t>
      </w:r>
      <w:r w:rsidRPr="000C1703">
        <w:rPr>
          <w:rFonts w:ascii="Calibri Light" w:hAnsi="Calibri Light"/>
        </w:rPr>
        <w:t>Controls, Regulatory Rules, and Security</w:t>
      </w:r>
      <w:bookmarkEnd w:id="77"/>
    </w:p>
    <w:tbl>
      <w:tblPr>
        <w:tblStyle w:val="TableGrid"/>
        <w:tblW w:w="10080" w:type="dxa"/>
        <w:tblInd w:w="-23" w:type="dxa"/>
        <w:tblBorders>
          <w:top w:val="threeDEmboss" w:sz="6" w:space="0" w:color="auto"/>
          <w:left w:val="threeDEmboss" w:sz="6" w:space="0" w:color="auto"/>
          <w:bottom w:val="threeDEmboss" w:sz="6" w:space="0" w:color="auto"/>
          <w:right w:val="threeDEmboss" w:sz="6" w:space="0" w:color="auto"/>
          <w:insideH w:val="none" w:sz="0" w:space="0" w:color="auto"/>
          <w:insideV w:val="none" w:sz="0" w:space="0" w:color="auto"/>
        </w:tblBorders>
        <w:tblLayout w:type="fixed"/>
        <w:tblLook w:val="04A0" w:firstRow="1" w:lastRow="0" w:firstColumn="1" w:lastColumn="0" w:noHBand="0" w:noVBand="1"/>
      </w:tblPr>
      <w:tblGrid>
        <w:gridCol w:w="1374"/>
        <w:gridCol w:w="1557"/>
        <w:gridCol w:w="1569"/>
        <w:gridCol w:w="1710"/>
        <w:gridCol w:w="1487"/>
        <w:gridCol w:w="2383"/>
      </w:tblGrid>
      <w:tr w:rsidR="005A7108" w:rsidRPr="0034372A" w14:paraId="1F9825C6" w14:textId="77777777" w:rsidTr="00966FA8">
        <w:trPr>
          <w:tblHeader/>
        </w:trPr>
        <w:tc>
          <w:tcPr>
            <w:tcW w:w="1374" w:type="dxa"/>
            <w:tcBorders>
              <w:top w:val="threeDEmboss" w:sz="6" w:space="0" w:color="auto"/>
              <w:bottom w:val="threeDEmboss" w:sz="6" w:space="0" w:color="auto"/>
              <w:right w:val="single" w:sz="4" w:space="0" w:color="auto"/>
            </w:tcBorders>
            <w:shd w:val="clear" w:color="auto" w:fill="FFFF99"/>
          </w:tcPr>
          <w:bookmarkEnd w:id="78"/>
          <w:p w14:paraId="2723A01F" w14:textId="77777777" w:rsidR="005A7108" w:rsidRPr="00281BA5" w:rsidRDefault="005A7108" w:rsidP="0076532F">
            <w:pPr>
              <w:rPr>
                <w:rFonts w:ascii="Calibri Light,Arial" w:eastAsia="Calibri Light,Arial" w:hAnsi="Calibri Light,Arial" w:cs="Calibri Light,Arial"/>
                <w:b/>
                <w:sz w:val="18"/>
                <w:szCs w:val="18"/>
              </w:rPr>
            </w:pPr>
            <w:r w:rsidRPr="00A2B81E">
              <w:rPr>
                <w:rFonts w:ascii="Calibri Light" w:eastAsia="Calibri Light" w:hAnsi="Calibri Light" w:cs="Calibri Light"/>
                <w:b/>
                <w:sz w:val="18"/>
                <w:szCs w:val="18"/>
              </w:rPr>
              <w:lastRenderedPageBreak/>
              <w:t xml:space="preserve">Requirement </w:t>
            </w:r>
          </w:p>
          <w:p w14:paraId="1CC284F4" w14:textId="77777777" w:rsidR="005A7108" w:rsidRPr="00281BA5" w:rsidRDefault="005A7108" w:rsidP="0076532F">
            <w:pPr>
              <w:rPr>
                <w:rFonts w:ascii="Calibri Light,Arial" w:eastAsia="Calibri Light,Arial" w:hAnsi="Calibri Light,Arial" w:cs="Calibri Light,Arial"/>
                <w:i/>
                <w:sz w:val="18"/>
                <w:szCs w:val="18"/>
              </w:rPr>
            </w:pPr>
            <w:r w:rsidRPr="00A2B81E">
              <w:rPr>
                <w:rFonts w:ascii="Calibri Light" w:eastAsia="Calibri Light" w:hAnsi="Calibri Light" w:cs="Calibri Light"/>
                <w:b/>
                <w:sz w:val="18"/>
                <w:szCs w:val="18"/>
              </w:rPr>
              <w:t>ID (from RTM)</w:t>
            </w:r>
          </w:p>
        </w:tc>
        <w:tc>
          <w:tcPr>
            <w:tcW w:w="1557" w:type="dxa"/>
            <w:tcBorders>
              <w:top w:val="threeDEmboss" w:sz="6" w:space="0" w:color="auto"/>
              <w:bottom w:val="threeDEmboss" w:sz="6" w:space="0" w:color="auto"/>
              <w:right w:val="single" w:sz="4" w:space="0" w:color="auto"/>
            </w:tcBorders>
            <w:shd w:val="clear" w:color="auto" w:fill="FFFF99"/>
          </w:tcPr>
          <w:p w14:paraId="6D734740" w14:textId="77777777" w:rsidR="005A7108" w:rsidRPr="00281BA5" w:rsidRDefault="005A7108" w:rsidP="0076532F">
            <w:pPr>
              <w:rPr>
                <w:rFonts w:ascii="Calibri Light,Arial" w:eastAsia="Calibri Light,Arial" w:hAnsi="Calibri Light,Arial" w:cs="Calibri Light,Arial"/>
                <w:b/>
                <w:sz w:val="18"/>
                <w:szCs w:val="18"/>
              </w:rPr>
            </w:pPr>
            <w:r w:rsidRPr="00A2B81E">
              <w:rPr>
                <w:rFonts w:ascii="Calibri Light" w:eastAsia="Calibri Light" w:hAnsi="Calibri Light" w:cs="Calibri Light"/>
                <w:b/>
                <w:sz w:val="18"/>
                <w:szCs w:val="18"/>
              </w:rPr>
              <w:t>“As-Is” Control Requirement</w:t>
            </w:r>
          </w:p>
        </w:tc>
        <w:tc>
          <w:tcPr>
            <w:tcW w:w="1569" w:type="dxa"/>
            <w:tcBorders>
              <w:top w:val="threeDEmboss" w:sz="6" w:space="0" w:color="auto"/>
              <w:left w:val="single" w:sz="4" w:space="0" w:color="auto"/>
              <w:bottom w:val="threeDEmboss" w:sz="6" w:space="0" w:color="auto"/>
              <w:right w:val="single" w:sz="4" w:space="0" w:color="auto"/>
            </w:tcBorders>
            <w:shd w:val="clear" w:color="auto" w:fill="FFFF99"/>
          </w:tcPr>
          <w:p w14:paraId="7A814E71" w14:textId="77777777" w:rsidR="005A7108" w:rsidRPr="00281BA5" w:rsidRDefault="005A7108" w:rsidP="0076532F">
            <w:pPr>
              <w:rPr>
                <w:rFonts w:ascii="Calibri Light,Arial" w:eastAsia="Calibri Light,Arial" w:hAnsi="Calibri Light,Arial" w:cs="Calibri Light,Arial"/>
                <w:b/>
                <w:sz w:val="18"/>
                <w:szCs w:val="18"/>
              </w:rPr>
            </w:pPr>
            <w:r w:rsidRPr="00A2B81E">
              <w:rPr>
                <w:rFonts w:ascii="Calibri Light" w:eastAsia="Calibri Light" w:hAnsi="Calibri Light" w:cs="Calibri Light"/>
                <w:b/>
                <w:sz w:val="18"/>
                <w:szCs w:val="18"/>
              </w:rPr>
              <w:t>“To Be” Risk Statement</w:t>
            </w:r>
          </w:p>
        </w:tc>
        <w:tc>
          <w:tcPr>
            <w:tcW w:w="1710" w:type="dxa"/>
            <w:tcBorders>
              <w:top w:val="threeDEmboss" w:sz="6" w:space="0" w:color="auto"/>
              <w:left w:val="single" w:sz="4" w:space="0" w:color="auto"/>
              <w:bottom w:val="threeDEmboss" w:sz="6" w:space="0" w:color="auto"/>
              <w:right w:val="single" w:sz="4" w:space="0" w:color="auto"/>
            </w:tcBorders>
            <w:shd w:val="clear" w:color="auto" w:fill="FFFF99"/>
          </w:tcPr>
          <w:p w14:paraId="4DAB5058" w14:textId="77777777" w:rsidR="005A7108" w:rsidRPr="00281BA5" w:rsidRDefault="005A7108" w:rsidP="0076532F">
            <w:pPr>
              <w:rPr>
                <w:rFonts w:ascii="Calibri Light,Arial" w:eastAsia="Calibri Light,Arial" w:hAnsi="Calibri Light,Arial" w:cs="Calibri Light,Arial"/>
                <w:b/>
                <w:sz w:val="18"/>
                <w:szCs w:val="18"/>
              </w:rPr>
            </w:pPr>
            <w:r w:rsidRPr="00A2B81E">
              <w:rPr>
                <w:rFonts w:ascii="Calibri Light" w:eastAsia="Calibri Light" w:hAnsi="Calibri Light" w:cs="Calibri Light"/>
                <w:b/>
                <w:sz w:val="18"/>
                <w:szCs w:val="18"/>
              </w:rPr>
              <w:t>“To-Be” Control Activity”</w:t>
            </w:r>
          </w:p>
        </w:tc>
        <w:tc>
          <w:tcPr>
            <w:tcW w:w="1487" w:type="dxa"/>
            <w:tcBorders>
              <w:top w:val="threeDEmboss" w:sz="6" w:space="0" w:color="auto"/>
              <w:left w:val="single" w:sz="4" w:space="0" w:color="auto"/>
              <w:bottom w:val="threeDEmboss" w:sz="6" w:space="0" w:color="auto"/>
              <w:right w:val="single" w:sz="4" w:space="0" w:color="auto"/>
            </w:tcBorders>
            <w:shd w:val="clear" w:color="auto" w:fill="FFFF99"/>
          </w:tcPr>
          <w:p w14:paraId="40360D38" w14:textId="4B01F721" w:rsidR="005A7108" w:rsidRPr="00281BA5" w:rsidRDefault="005A7108" w:rsidP="0076532F">
            <w:pPr>
              <w:rPr>
                <w:rFonts w:ascii="Calibri Light,Arial" w:eastAsia="Calibri Light,Arial" w:hAnsi="Calibri Light,Arial" w:cs="Calibri Light,Arial"/>
                <w:b/>
                <w:sz w:val="18"/>
                <w:szCs w:val="18"/>
              </w:rPr>
            </w:pPr>
            <w:r w:rsidRPr="00A2B81E">
              <w:rPr>
                <w:rFonts w:ascii="Calibri Light" w:eastAsia="Calibri Light" w:hAnsi="Calibri Light" w:cs="Calibri Light"/>
                <w:b/>
                <w:sz w:val="18"/>
                <w:szCs w:val="18"/>
              </w:rPr>
              <w:t>Control Automation (manual, I</w:t>
            </w:r>
            <w:r w:rsidR="00DF002A" w:rsidRPr="00A2B81E">
              <w:rPr>
                <w:rFonts w:ascii="Calibri Light" w:eastAsia="Calibri Light" w:hAnsi="Calibri Light" w:cs="Calibri Light"/>
                <w:b/>
                <w:sz w:val="18"/>
                <w:szCs w:val="18"/>
              </w:rPr>
              <w:t>T dependent- manual, automated</w:t>
            </w:r>
          </w:p>
        </w:tc>
        <w:tc>
          <w:tcPr>
            <w:tcW w:w="2383" w:type="dxa"/>
            <w:tcBorders>
              <w:top w:val="threeDEmboss" w:sz="6" w:space="0" w:color="auto"/>
              <w:left w:val="single" w:sz="4" w:space="0" w:color="auto"/>
              <w:bottom w:val="threeDEmboss" w:sz="6" w:space="0" w:color="auto"/>
            </w:tcBorders>
            <w:shd w:val="clear" w:color="auto" w:fill="FFFF99"/>
          </w:tcPr>
          <w:p w14:paraId="74A60198" w14:textId="77777777" w:rsidR="005A7108" w:rsidRPr="00281BA5" w:rsidRDefault="005A7108" w:rsidP="0076532F">
            <w:pPr>
              <w:rPr>
                <w:rFonts w:ascii="Calibri Light,Arial" w:eastAsia="Calibri Light,Arial" w:hAnsi="Calibri Light,Arial" w:cs="Calibri Light,Arial"/>
                <w:b/>
                <w:sz w:val="18"/>
                <w:szCs w:val="18"/>
              </w:rPr>
            </w:pPr>
            <w:r w:rsidRPr="00A2B81E">
              <w:rPr>
                <w:rFonts w:ascii="Calibri Light" w:eastAsia="Calibri Light" w:hAnsi="Calibri Light" w:cs="Calibri Light"/>
                <w:b/>
                <w:sz w:val="18"/>
                <w:szCs w:val="18"/>
              </w:rPr>
              <w:t>Relevant technical identifier or RICEFW reference</w:t>
            </w:r>
          </w:p>
        </w:tc>
      </w:tr>
      <w:tr w:rsidR="006B30DC" w:rsidRPr="0034372A" w14:paraId="27029FF7" w14:textId="77777777" w:rsidTr="00966FA8">
        <w:trPr>
          <w:trHeight w:val="3150"/>
          <w:tblHeader/>
        </w:trPr>
        <w:tc>
          <w:tcPr>
            <w:tcW w:w="1374" w:type="dxa"/>
            <w:tcBorders>
              <w:top w:val="threeDEmboss" w:sz="6" w:space="0" w:color="auto"/>
              <w:bottom w:val="single" w:sz="4" w:space="0" w:color="auto"/>
              <w:right w:val="single" w:sz="4" w:space="0" w:color="auto"/>
            </w:tcBorders>
          </w:tcPr>
          <w:p w14:paraId="2AEDD2A8" w14:textId="3542DBA4" w:rsidR="006B30DC" w:rsidRPr="005B6D20" w:rsidRDefault="005B6D20" w:rsidP="006B30DC">
            <w:pPr>
              <w:rPr>
                <w:rFonts w:ascii="Calibri Light,Arial" w:eastAsia="Calibri Light,Arial" w:hAnsi="Calibri Light,Arial" w:cs="Calibri Light,Arial"/>
                <w:sz w:val="18"/>
                <w:szCs w:val="18"/>
              </w:rPr>
            </w:pPr>
            <w:r w:rsidRPr="00A2B81E">
              <w:rPr>
                <w:rFonts w:ascii="Calibri Light" w:eastAsia="Calibri Light" w:hAnsi="Calibri Light" w:cs="Calibri Light"/>
                <w:sz w:val="18"/>
                <w:szCs w:val="18"/>
                <w:lang w:val="de-CH"/>
              </w:rPr>
              <w:t>CONTROL-CS-1216 (Out of Scope)</w:t>
            </w:r>
          </w:p>
        </w:tc>
        <w:tc>
          <w:tcPr>
            <w:tcW w:w="1557" w:type="dxa"/>
            <w:tcBorders>
              <w:top w:val="threeDEmboss" w:sz="6" w:space="0" w:color="auto"/>
              <w:bottom w:val="single" w:sz="4" w:space="0" w:color="auto"/>
              <w:right w:val="single" w:sz="4" w:space="0" w:color="auto"/>
            </w:tcBorders>
          </w:tcPr>
          <w:p w14:paraId="00B73394" w14:textId="2B8D6F0F" w:rsidR="006B30DC" w:rsidRPr="005B6D20" w:rsidRDefault="005B6D20" w:rsidP="006B30DC">
            <w:pPr>
              <w:pStyle w:val="TableField-Left"/>
              <w:rPr>
                <w:rFonts w:ascii="Calibri Light,Arial" w:eastAsia="Calibri Light,Arial" w:hAnsi="Calibri Light,Arial" w:cs="Calibri Light,Arial"/>
                <w:sz w:val="18"/>
                <w:szCs w:val="18"/>
              </w:rPr>
            </w:pPr>
            <w:r w:rsidRPr="00A2B81E">
              <w:rPr>
                <w:rFonts w:ascii="Calibri Light" w:eastAsia="Calibri Light" w:hAnsi="Calibri Light" w:cs="Calibri Light"/>
                <w:strike/>
                <w:sz w:val="18"/>
                <w:szCs w:val="18"/>
                <w:lang w:val="de-CH"/>
              </w:rPr>
              <w:t xml:space="preserve">Provide Training to Employees that Develop Content for Customer Notices (DisabRA Settlement Agreement): SCE is required to provide training, as needed, to employees that develop/design content for written customer notices on importance of </w:t>
            </w:r>
            <w:r w:rsidRPr="00A2B81E">
              <w:rPr>
                <w:rFonts w:ascii="Calibri Light" w:eastAsia="Calibri Light" w:hAnsi="Calibri Light" w:cs="Calibri Light"/>
                <w:b/>
                <w:strike/>
                <w:sz w:val="18"/>
                <w:szCs w:val="18"/>
                <w:lang w:val="de-CH"/>
              </w:rPr>
              <w:t>providing access to individuals with disabilities.</w:t>
            </w:r>
            <w:r w:rsidRPr="00A2B81E">
              <w:rPr>
                <w:rFonts w:ascii="Calibri Light" w:eastAsia="Calibri Light" w:hAnsi="Calibri Light" w:cs="Calibri Light"/>
                <w:strike/>
                <w:sz w:val="18"/>
                <w:szCs w:val="18"/>
                <w:lang w:val="de-CH"/>
              </w:rPr>
              <w:t xml:space="preserve"> (See DisabRA Settlement Agreement, IV.E.2).</w:t>
            </w:r>
          </w:p>
        </w:tc>
        <w:tc>
          <w:tcPr>
            <w:tcW w:w="1569" w:type="dxa"/>
            <w:tcBorders>
              <w:top w:val="threeDEmboss" w:sz="6" w:space="0" w:color="auto"/>
              <w:left w:val="single" w:sz="4" w:space="0" w:color="auto"/>
              <w:bottom w:val="single" w:sz="4" w:space="0" w:color="auto"/>
              <w:right w:val="single" w:sz="4" w:space="0" w:color="auto"/>
            </w:tcBorders>
          </w:tcPr>
          <w:p w14:paraId="004CF3B8" w14:textId="37452056" w:rsidR="006B30DC" w:rsidRPr="005B6D20" w:rsidRDefault="005B6D20" w:rsidP="0C82F3F6">
            <w:pPr>
              <w:pStyle w:val="TableField-Left"/>
              <w:rPr>
                <w:rFonts w:ascii="Calibri Light,Arial" w:eastAsia="Calibri Light,Arial" w:hAnsi="Calibri Light,Arial" w:cs="Calibri Light,Arial"/>
                <w:sz w:val="18"/>
                <w:szCs w:val="18"/>
              </w:rPr>
            </w:pPr>
            <w:r w:rsidRPr="00A2B81E">
              <w:rPr>
                <w:rFonts w:ascii="Calibri Light" w:eastAsia="Calibri Light" w:hAnsi="Calibri Light" w:cs="Calibri Light"/>
                <w:strike/>
                <w:sz w:val="18"/>
                <w:szCs w:val="18"/>
                <w:lang w:val="de-CH"/>
              </w:rPr>
              <w:t>Noncompliance or misinterpretation with regulatory and legislative requirements may lead to misstatement of financial statements, penalties, fines and/or prosecution from governing regulatory bodies</w:t>
            </w:r>
          </w:p>
        </w:tc>
        <w:tc>
          <w:tcPr>
            <w:tcW w:w="1710" w:type="dxa"/>
            <w:tcBorders>
              <w:top w:val="threeDEmboss" w:sz="6" w:space="0" w:color="auto"/>
              <w:left w:val="single" w:sz="4" w:space="0" w:color="auto"/>
              <w:bottom w:val="single" w:sz="4" w:space="0" w:color="auto"/>
              <w:right w:val="single" w:sz="4" w:space="0" w:color="auto"/>
            </w:tcBorders>
          </w:tcPr>
          <w:p w14:paraId="232E942D" w14:textId="5840AA32" w:rsidR="006B30DC" w:rsidRPr="005B6D20" w:rsidRDefault="005B6D20" w:rsidP="006B30DC">
            <w:pPr>
              <w:rPr>
                <w:rFonts w:ascii="Calibri Light,Arial" w:eastAsia="Calibri Light,Arial" w:hAnsi="Calibri Light,Arial" w:cs="Calibri Light,Arial"/>
                <w:sz w:val="18"/>
                <w:szCs w:val="18"/>
              </w:rPr>
            </w:pPr>
            <w:r w:rsidRPr="00A2B81E">
              <w:rPr>
                <w:rFonts w:ascii="Calibri Light" w:eastAsia="Calibri Light" w:hAnsi="Calibri Light" w:cs="Calibri Light"/>
                <w:sz w:val="18"/>
                <w:szCs w:val="18"/>
                <w:lang w:val="de-CH"/>
              </w:rPr>
              <w:t>Out of scope because this process does not provide editing the content to cater to the individuals with disabilties.  The process to make edits by Consumer Affairs or CCC are outside this process.</w:t>
            </w:r>
          </w:p>
        </w:tc>
        <w:tc>
          <w:tcPr>
            <w:tcW w:w="1487" w:type="dxa"/>
            <w:tcBorders>
              <w:top w:val="threeDEmboss" w:sz="6" w:space="0" w:color="auto"/>
              <w:left w:val="single" w:sz="4" w:space="0" w:color="auto"/>
              <w:bottom w:val="single" w:sz="4" w:space="0" w:color="auto"/>
              <w:right w:val="single" w:sz="4" w:space="0" w:color="auto"/>
            </w:tcBorders>
          </w:tcPr>
          <w:p w14:paraId="4CF758A1" w14:textId="6AD39E52" w:rsidR="006B30DC" w:rsidRPr="005B6D20" w:rsidRDefault="005B6D20" w:rsidP="006B30DC">
            <w:pPr>
              <w:rPr>
                <w:rFonts w:ascii="Calibri Light,Arial" w:eastAsia="Calibri Light,Arial" w:hAnsi="Calibri Light,Arial" w:cs="Calibri Light,Arial"/>
                <w:sz w:val="18"/>
                <w:szCs w:val="18"/>
              </w:rPr>
            </w:pPr>
            <w:r w:rsidRPr="00A2B81E">
              <w:rPr>
                <w:rFonts w:ascii="Calibri Light" w:eastAsia="Calibri Light" w:hAnsi="Calibri Light" w:cs="Calibri Light"/>
                <w:sz w:val="18"/>
                <w:szCs w:val="18"/>
              </w:rPr>
              <w:t>N/A</w:t>
            </w:r>
          </w:p>
        </w:tc>
        <w:tc>
          <w:tcPr>
            <w:tcW w:w="2383" w:type="dxa"/>
            <w:tcBorders>
              <w:top w:val="threeDEmboss" w:sz="6" w:space="0" w:color="auto"/>
              <w:left w:val="single" w:sz="4" w:space="0" w:color="auto"/>
              <w:bottom w:val="single" w:sz="4" w:space="0" w:color="auto"/>
            </w:tcBorders>
          </w:tcPr>
          <w:p w14:paraId="480FF3A3" w14:textId="0AF4108B" w:rsidR="006B30DC" w:rsidRPr="005B6D20" w:rsidRDefault="005B6D20" w:rsidP="006B30DC">
            <w:pPr>
              <w:rPr>
                <w:rFonts w:ascii="Calibri Light,Arial" w:eastAsia="Calibri Light,Arial" w:hAnsi="Calibri Light,Arial" w:cs="Calibri Light,Arial"/>
                <w:sz w:val="18"/>
                <w:szCs w:val="18"/>
              </w:rPr>
            </w:pPr>
            <w:r w:rsidRPr="00A2B81E">
              <w:rPr>
                <w:rFonts w:ascii="Calibri Light" w:eastAsia="Calibri Light" w:hAnsi="Calibri Light" w:cs="Calibri Light"/>
                <w:sz w:val="18"/>
                <w:szCs w:val="18"/>
              </w:rPr>
              <w:t>N/A</w:t>
            </w:r>
          </w:p>
        </w:tc>
      </w:tr>
      <w:tr w:rsidR="287BB974" w14:paraId="50B9AC34" w14:textId="77777777" w:rsidTr="00966FA8">
        <w:trPr>
          <w:trHeight w:val="3150"/>
          <w:tblHeader/>
        </w:trPr>
        <w:tc>
          <w:tcPr>
            <w:tcW w:w="1374" w:type="dxa"/>
            <w:tcBorders>
              <w:top w:val="threeDEmboss" w:sz="6" w:space="0" w:color="auto"/>
              <w:bottom w:val="threeDEmboss" w:sz="6" w:space="0" w:color="auto"/>
              <w:right w:val="single" w:sz="4" w:space="0" w:color="auto"/>
            </w:tcBorders>
          </w:tcPr>
          <w:p w14:paraId="1F7B8CAC" w14:textId="0626BD97" w:rsidR="287BB974" w:rsidRPr="005B6D20" w:rsidRDefault="005B6D20" w:rsidP="287BB974">
            <w:pPr>
              <w:rPr>
                <w:rFonts w:ascii="Calibri Light,Tahoma" w:eastAsia="Calibri Light,Tahoma" w:hAnsi="Calibri Light,Tahoma" w:cs="Calibri Light,Tahoma"/>
                <w:sz w:val="18"/>
                <w:szCs w:val="18"/>
              </w:rPr>
            </w:pPr>
            <w:r w:rsidRPr="00A2B81E">
              <w:rPr>
                <w:rFonts w:ascii="Calibri Light" w:eastAsia="Calibri Light" w:hAnsi="Calibri Light" w:cs="Calibri Light"/>
                <w:sz w:val="18"/>
                <w:szCs w:val="18"/>
                <w:lang w:val="de-CH"/>
              </w:rPr>
              <w:lastRenderedPageBreak/>
              <w:t>CONTROL-CS-2354 (Covered by CIM-CS-11-R0001)</w:t>
            </w:r>
          </w:p>
        </w:tc>
        <w:tc>
          <w:tcPr>
            <w:tcW w:w="1557" w:type="dxa"/>
            <w:tcBorders>
              <w:top w:val="threeDEmboss" w:sz="6" w:space="0" w:color="auto"/>
              <w:bottom w:val="threeDEmboss" w:sz="6" w:space="0" w:color="auto"/>
              <w:right w:val="single" w:sz="4" w:space="0" w:color="auto"/>
            </w:tcBorders>
          </w:tcPr>
          <w:p w14:paraId="1E782920" w14:textId="3A710514" w:rsidR="287BB974" w:rsidRPr="005B6D20" w:rsidRDefault="005B6D20" w:rsidP="287BB974">
            <w:pPr>
              <w:pStyle w:val="TableField-Left"/>
              <w:rPr>
                <w:rFonts w:ascii="Calibri Light,Tahoma" w:eastAsia="Calibri Light,Tahoma" w:hAnsi="Calibri Light,Tahoma" w:cs="Calibri Light,Tahoma"/>
                <w:sz w:val="18"/>
                <w:szCs w:val="18"/>
              </w:rPr>
            </w:pPr>
            <w:r w:rsidRPr="00A2B81E">
              <w:rPr>
                <w:rFonts w:ascii="Calibri Light" w:eastAsia="Calibri Light" w:hAnsi="Calibri Light" w:cs="Calibri Light"/>
                <w:sz w:val="18"/>
                <w:szCs w:val="18"/>
                <w:lang w:val="de-CH"/>
              </w:rPr>
              <w:t xml:space="preserve">SCE is required to </w:t>
            </w:r>
            <w:r w:rsidRPr="00A2B81E">
              <w:rPr>
                <w:rFonts w:ascii="Calibri Light" w:eastAsia="Calibri Light" w:hAnsi="Calibri Light" w:cs="Calibri Light"/>
                <w:b/>
                <w:sz w:val="18"/>
                <w:szCs w:val="18"/>
                <w:lang w:val="de-CH"/>
              </w:rPr>
              <w:t>notify affected customers of a planned outage at least 3 calendar days before an outage event.</w:t>
            </w:r>
            <w:r w:rsidRPr="00A2B81E">
              <w:rPr>
                <w:rFonts w:ascii="Calibri Light" w:eastAsia="Calibri Light" w:hAnsi="Calibri Light" w:cs="Calibri Light"/>
                <w:sz w:val="18"/>
                <w:szCs w:val="18"/>
                <w:lang w:val="de-CH"/>
              </w:rPr>
              <w:t xml:space="preserve"> SCE may </w:t>
            </w:r>
            <w:r w:rsidRPr="00A2B81E">
              <w:rPr>
                <w:rFonts w:ascii="Calibri Light" w:eastAsia="Calibri Light" w:hAnsi="Calibri Light" w:cs="Calibri Light"/>
                <w:b/>
                <w:sz w:val="18"/>
                <w:szCs w:val="18"/>
                <w:lang w:val="de-CH"/>
              </w:rPr>
              <w:t>notify customers by US mail, by phone, in-person or door-to-door through door hangers, or by e-mail if SCE has the customer’s e-mail address on file.</w:t>
            </w:r>
            <w:r w:rsidRPr="00A2B81E">
              <w:rPr>
                <w:rFonts w:ascii="Calibri Light" w:eastAsia="Calibri Light" w:hAnsi="Calibri Light" w:cs="Calibri Light"/>
                <w:sz w:val="18"/>
                <w:szCs w:val="18"/>
                <w:lang w:val="de-CH"/>
              </w:rPr>
              <w:t xml:space="preserve"> If a planned outage is rescheduled to a new date not specified in the original notice to the customer, SCE will provide a new notice at least three calendar days before the rescheduled planned outage. (</w:t>
            </w:r>
            <w:r w:rsidRPr="00A2B81E">
              <w:rPr>
                <w:rFonts w:ascii="Calibri Light" w:eastAsia="Calibri Light" w:hAnsi="Calibri Light" w:cs="Calibri Light"/>
                <w:color w:val="385623"/>
                <w:sz w:val="18"/>
                <w:szCs w:val="18"/>
                <w:lang w:val="de-CH"/>
              </w:rPr>
              <w:t>Service Guarantee Standard 3; See also SCE’s tariff in Section E.4 of the Preliminary Statement</w:t>
            </w:r>
            <w:r w:rsidRPr="00A2B81E">
              <w:rPr>
                <w:rFonts w:ascii="Calibri Light" w:eastAsia="Calibri Light" w:hAnsi="Calibri Light" w:cs="Calibri Light"/>
                <w:sz w:val="18"/>
                <w:szCs w:val="18"/>
                <w:lang w:val="de-CH"/>
              </w:rPr>
              <w:t>).</w:t>
            </w:r>
          </w:p>
        </w:tc>
        <w:tc>
          <w:tcPr>
            <w:tcW w:w="1569" w:type="dxa"/>
            <w:tcBorders>
              <w:top w:val="threeDEmboss" w:sz="6" w:space="0" w:color="auto"/>
              <w:left w:val="single" w:sz="4" w:space="0" w:color="auto"/>
              <w:bottom w:val="threeDEmboss" w:sz="6" w:space="0" w:color="auto"/>
              <w:right w:val="single" w:sz="4" w:space="0" w:color="auto"/>
            </w:tcBorders>
          </w:tcPr>
          <w:p w14:paraId="1B930F82" w14:textId="42534267" w:rsidR="287BB974" w:rsidRPr="005B6D20" w:rsidRDefault="005B6D20" w:rsidP="2389F4F5">
            <w:pPr>
              <w:pStyle w:val="TableField-Left"/>
              <w:rPr>
                <w:rFonts w:ascii="Calibri Light,Arial" w:eastAsia="Calibri Light,Arial" w:hAnsi="Calibri Light,Arial" w:cs="Calibri Light,Arial"/>
                <w:sz w:val="18"/>
                <w:szCs w:val="18"/>
              </w:rPr>
            </w:pPr>
            <w:r w:rsidRPr="00A2B81E">
              <w:rPr>
                <w:rFonts w:ascii="Calibri Light" w:eastAsia="Calibri Light" w:hAnsi="Calibri Light" w:cs="Calibri Light"/>
                <w:sz w:val="18"/>
                <w:szCs w:val="18"/>
                <w:lang w:val="de-CH"/>
              </w:rPr>
              <w:t>Noncompliance or misinterpretation with regulatory and legislative requirements may lead to misstatement of financial statements, penalties, fines and/or prosecution from governing regulatory bodies</w:t>
            </w:r>
          </w:p>
        </w:tc>
        <w:tc>
          <w:tcPr>
            <w:tcW w:w="1710" w:type="dxa"/>
            <w:tcBorders>
              <w:top w:val="threeDEmboss" w:sz="6" w:space="0" w:color="auto"/>
              <w:left w:val="single" w:sz="4" w:space="0" w:color="auto"/>
              <w:bottom w:val="threeDEmboss" w:sz="6" w:space="0" w:color="auto"/>
              <w:right w:val="single" w:sz="4" w:space="0" w:color="auto"/>
            </w:tcBorders>
          </w:tcPr>
          <w:p w14:paraId="0D9549A7" w14:textId="77777777" w:rsidR="005B6D20" w:rsidRPr="005B6D20" w:rsidRDefault="005B6D20" w:rsidP="005B6D20">
            <w:pPr>
              <w:spacing w:before="100" w:beforeAutospacing="1" w:after="100" w:afterAutospacing="1"/>
              <w:rPr>
                <w:rFonts w:ascii="Calibri Light" w:eastAsia="Calibri Light" w:hAnsi="Calibri Light" w:cs="Calibri Light"/>
                <w:sz w:val="18"/>
                <w:szCs w:val="18"/>
                <w:lang w:val="de-CH"/>
              </w:rPr>
            </w:pPr>
            <w:r w:rsidRPr="00A2B81E">
              <w:rPr>
                <w:rFonts w:ascii="Calibri Light" w:eastAsia="Calibri Light" w:hAnsi="Calibri Light" w:cs="Calibri Light"/>
                <w:sz w:val="18"/>
                <w:szCs w:val="18"/>
                <w:lang w:val="de-CH"/>
              </w:rPr>
              <w:t>SCE provides notifications by US Mail, by phone, or by e-mail if SCE has the customer’s e-mail addresss on file for outage notifications. (Outage Requirement met in Outage BPD and in-person or door-to-door through door hangers are cover in DF-WM BPDs))</w:t>
            </w:r>
          </w:p>
          <w:p w14:paraId="3AE0A48C" w14:textId="33374A4F" w:rsidR="287BB974" w:rsidRPr="005B6D20" w:rsidRDefault="005B6D20" w:rsidP="005B6D20">
            <w:pPr>
              <w:rPr>
                <w:rFonts w:ascii="Calibri Light,Tahoma,MS Mincho" w:eastAsia="Calibri Light,Tahoma,MS Mincho" w:hAnsi="Calibri Light,Tahoma,MS Mincho" w:cs="Calibri Light,Tahoma,MS Mincho"/>
                <w:sz w:val="18"/>
                <w:szCs w:val="18"/>
                <w:lang w:eastAsia="ja-JP"/>
              </w:rPr>
            </w:pPr>
            <w:r w:rsidRPr="00A2B81E">
              <w:rPr>
                <w:rFonts w:ascii="Calibri Light" w:eastAsia="Calibri Light" w:hAnsi="Calibri Light" w:cs="Calibri Light"/>
                <w:sz w:val="18"/>
                <w:szCs w:val="18"/>
                <w:lang w:val="de-CH"/>
              </w:rPr>
              <w:t>N-DF-WM-02-102 (Outage notice to customer within 3 days). N-DF-WM-02-076 (Outage notification by door hangers)</w:t>
            </w:r>
          </w:p>
        </w:tc>
        <w:tc>
          <w:tcPr>
            <w:tcW w:w="1487" w:type="dxa"/>
            <w:tcBorders>
              <w:top w:val="threeDEmboss" w:sz="6" w:space="0" w:color="auto"/>
              <w:left w:val="single" w:sz="4" w:space="0" w:color="auto"/>
              <w:bottom w:val="threeDEmboss" w:sz="6" w:space="0" w:color="auto"/>
              <w:right w:val="single" w:sz="4" w:space="0" w:color="auto"/>
            </w:tcBorders>
          </w:tcPr>
          <w:p w14:paraId="5AD97F7C" w14:textId="11995027" w:rsidR="287BB974" w:rsidRPr="005B6D20" w:rsidRDefault="00447707" w:rsidP="00447707">
            <w:pPr>
              <w:spacing w:before="100" w:beforeAutospacing="1" w:after="100" w:afterAutospacing="1"/>
              <w:rPr>
                <w:rFonts w:ascii="Calibri Light,Arial" w:eastAsia="Calibri Light,Arial" w:hAnsi="Calibri Light,Arial" w:cs="Calibri Light,Arial"/>
                <w:sz w:val="18"/>
                <w:szCs w:val="18"/>
              </w:rPr>
            </w:pPr>
            <w:r w:rsidRPr="00A2B81E">
              <w:rPr>
                <w:rFonts w:ascii="Calibri Light" w:eastAsia="Calibri Light" w:hAnsi="Calibri Light" w:cs="Calibri Light"/>
                <w:sz w:val="18"/>
                <w:szCs w:val="18"/>
                <w:lang w:val="de-CH"/>
              </w:rPr>
              <w:t>Manual for Manual Correspondences &amp; Automated for Mass/Automated Correspondences</w:t>
            </w:r>
          </w:p>
        </w:tc>
        <w:tc>
          <w:tcPr>
            <w:tcW w:w="2383" w:type="dxa"/>
            <w:tcBorders>
              <w:top w:val="threeDEmboss" w:sz="6" w:space="0" w:color="auto"/>
              <w:left w:val="single" w:sz="4" w:space="0" w:color="auto"/>
              <w:bottom w:val="threeDEmboss" w:sz="6" w:space="0" w:color="auto"/>
            </w:tcBorders>
          </w:tcPr>
          <w:p w14:paraId="1D2646BC" w14:textId="6EBDEFDC" w:rsidR="287BB974" w:rsidRPr="005B6D20" w:rsidRDefault="005B6D20" w:rsidP="287BB974">
            <w:pPr>
              <w:rPr>
                <w:rFonts w:ascii="Calibri Light,Arial" w:eastAsia="Calibri Light,Arial" w:hAnsi="Calibri Light,Arial" w:cs="Calibri Light,Arial"/>
                <w:sz w:val="18"/>
                <w:szCs w:val="18"/>
              </w:rPr>
            </w:pPr>
            <w:r w:rsidRPr="00A2B81E">
              <w:rPr>
                <w:rFonts w:ascii="Calibri Light" w:eastAsia="Calibri Light" w:hAnsi="Calibri Light" w:cs="Calibri Light"/>
                <w:sz w:val="18"/>
                <w:szCs w:val="18"/>
              </w:rPr>
              <w:t>N/A</w:t>
            </w:r>
          </w:p>
        </w:tc>
      </w:tr>
      <w:tr w:rsidR="005B6D20" w14:paraId="181EDA47" w14:textId="77777777" w:rsidTr="00DE18D7">
        <w:trPr>
          <w:trHeight w:val="3150"/>
          <w:tblHeader/>
        </w:trPr>
        <w:tc>
          <w:tcPr>
            <w:tcW w:w="1374" w:type="dxa"/>
            <w:tcBorders>
              <w:top w:val="threeDEmboss" w:sz="6" w:space="0" w:color="auto"/>
              <w:bottom w:val="threeDEmboss" w:sz="6" w:space="0" w:color="auto"/>
              <w:right w:val="single" w:sz="4" w:space="0" w:color="auto"/>
            </w:tcBorders>
          </w:tcPr>
          <w:p w14:paraId="3E8FADA2" w14:textId="062D9C89" w:rsidR="005B6D20" w:rsidRPr="005B6D20" w:rsidRDefault="005B6D20" w:rsidP="287BB974">
            <w:pPr>
              <w:rPr>
                <w:rFonts w:ascii="Calibri Light" w:eastAsia="Calibri Light" w:hAnsi="Calibri Light" w:cs="Calibri Light"/>
                <w:sz w:val="18"/>
                <w:szCs w:val="18"/>
                <w:lang w:val="de-CH"/>
              </w:rPr>
            </w:pPr>
            <w:r w:rsidRPr="00A2B81E">
              <w:rPr>
                <w:rFonts w:ascii="Calibri Light" w:eastAsia="Calibri Light" w:hAnsi="Calibri Light" w:cs="Calibri Light"/>
                <w:sz w:val="18"/>
                <w:szCs w:val="18"/>
                <w:lang w:val="de-CH"/>
              </w:rPr>
              <w:lastRenderedPageBreak/>
              <w:t>CONTROL-CS-2358 (Out of Scope)</w:t>
            </w:r>
          </w:p>
        </w:tc>
        <w:tc>
          <w:tcPr>
            <w:tcW w:w="1557" w:type="dxa"/>
            <w:tcBorders>
              <w:top w:val="threeDEmboss" w:sz="6" w:space="0" w:color="auto"/>
              <w:bottom w:val="threeDEmboss" w:sz="6" w:space="0" w:color="auto"/>
              <w:right w:val="single" w:sz="4" w:space="0" w:color="auto"/>
            </w:tcBorders>
          </w:tcPr>
          <w:p w14:paraId="6944DE29" w14:textId="77777777" w:rsidR="005B6D20" w:rsidRPr="005F75BB" w:rsidRDefault="005B6D20" w:rsidP="005B6D20">
            <w:pPr>
              <w:rPr>
                <w:rFonts w:ascii="Calibri Light" w:eastAsia="Calibri Light" w:hAnsi="Calibri Light" w:cs="Calibri Light"/>
                <w:strike/>
                <w:sz w:val="18"/>
                <w:szCs w:val="18"/>
                <w:lang w:val="de-CH"/>
              </w:rPr>
            </w:pPr>
            <w:r w:rsidRPr="00A2B81E">
              <w:rPr>
                <w:rFonts w:ascii="Calibri Light" w:eastAsia="Calibri Light" w:hAnsi="Calibri Light" w:cs="Calibri Light"/>
                <w:strike/>
                <w:sz w:val="18"/>
                <w:szCs w:val="18"/>
                <w:lang w:val="de-CH"/>
              </w:rPr>
              <w:t xml:space="preserve">SCE shall </w:t>
            </w:r>
            <w:r w:rsidRPr="00A2B81E">
              <w:rPr>
                <w:rFonts w:ascii="Calibri Light" w:eastAsia="Calibri Light" w:hAnsi="Calibri Light" w:cs="Calibri Light"/>
                <w:b/>
                <w:strike/>
                <w:sz w:val="18"/>
                <w:szCs w:val="18"/>
                <w:lang w:val="de-CH"/>
              </w:rPr>
              <w:t>follow-up with customers who complain about their bills, customers who are behind on their bills, and customers who have been contacted about disconnection or have been placed on a payment plan</w:t>
            </w:r>
            <w:r w:rsidRPr="00A2B81E">
              <w:rPr>
                <w:rFonts w:ascii="Calibri Light" w:eastAsia="Calibri Light" w:hAnsi="Calibri Light" w:cs="Calibri Light"/>
                <w:strike/>
                <w:sz w:val="18"/>
                <w:szCs w:val="18"/>
                <w:lang w:val="de-CH"/>
              </w:rPr>
              <w:t>.  SCE is directed to follow-up with each customer through the customers' preferred method of communication (phone, email or mailer) on potential EMT solutions to reduce those customers' bills and avoid disconnection.  At a minimum the follow-up would include:</w:t>
            </w:r>
          </w:p>
          <w:p w14:paraId="120BB30C" w14:textId="77777777" w:rsidR="005B6D20" w:rsidRPr="005F75BB" w:rsidRDefault="005B6D20" w:rsidP="005B6D20">
            <w:pPr>
              <w:rPr>
                <w:rFonts w:ascii="Calibri Light" w:eastAsia="Calibri Light" w:hAnsi="Calibri Light" w:cs="Calibri Light"/>
                <w:strike/>
                <w:sz w:val="18"/>
                <w:szCs w:val="18"/>
                <w:lang w:val="de-CH"/>
              </w:rPr>
            </w:pPr>
            <w:r w:rsidRPr="00A2B81E">
              <w:rPr>
                <w:rFonts w:ascii="Calibri Light" w:eastAsia="Calibri Light" w:hAnsi="Calibri Light" w:cs="Calibri Light"/>
                <w:strike/>
                <w:sz w:val="18"/>
                <w:szCs w:val="18"/>
                <w:lang w:val="de-CH"/>
              </w:rPr>
              <w:t xml:space="preserve">a. Direct installation </w:t>
            </w:r>
            <w:r w:rsidRPr="00A2B81E">
              <w:rPr>
                <w:rFonts w:ascii="Calibri Light" w:eastAsia="Calibri Light" w:hAnsi="Calibri Light" w:cs="Calibri Light"/>
                <w:b/>
                <w:strike/>
                <w:sz w:val="18"/>
                <w:szCs w:val="18"/>
                <w:lang w:val="de-CH"/>
              </w:rPr>
              <w:t>energy management technology measures available through energy efficiency, demand response (including direct install measures that provides a rebate, like Air Conditioning Cycling), and low income or Middle Income Direct Install programs that may be available to the customer</w:t>
            </w:r>
            <w:r w:rsidRPr="00A2B81E">
              <w:rPr>
                <w:rFonts w:ascii="Calibri Light" w:eastAsia="Calibri Light" w:hAnsi="Calibri Light" w:cs="Calibri Light"/>
                <w:strike/>
                <w:sz w:val="18"/>
                <w:szCs w:val="18"/>
                <w:lang w:val="de-CH"/>
              </w:rPr>
              <w:t>;</w:t>
            </w:r>
          </w:p>
          <w:p w14:paraId="65E09944" w14:textId="77777777" w:rsidR="005B6D20" w:rsidRPr="005F75BB" w:rsidRDefault="005B6D20" w:rsidP="005B6D20">
            <w:pPr>
              <w:rPr>
                <w:rFonts w:ascii="Calibri Light" w:eastAsia="Calibri Light" w:hAnsi="Calibri Light" w:cs="Calibri Light"/>
                <w:strike/>
                <w:sz w:val="18"/>
                <w:szCs w:val="18"/>
                <w:lang w:val="de-CH"/>
              </w:rPr>
            </w:pPr>
            <w:r w:rsidRPr="00A2B81E">
              <w:rPr>
                <w:rFonts w:ascii="Calibri Light" w:eastAsia="Calibri Light" w:hAnsi="Calibri Light" w:cs="Calibri Light"/>
                <w:strike/>
                <w:sz w:val="18"/>
                <w:szCs w:val="18"/>
                <w:lang w:val="de-CH"/>
              </w:rPr>
              <w:t xml:space="preserve">b. Specific </w:t>
            </w:r>
            <w:r w:rsidRPr="00A2B81E">
              <w:rPr>
                <w:rFonts w:ascii="Calibri Light" w:eastAsia="Calibri Light" w:hAnsi="Calibri Light" w:cs="Calibri Light"/>
                <w:b/>
                <w:strike/>
                <w:sz w:val="18"/>
                <w:szCs w:val="18"/>
                <w:lang w:val="de-CH"/>
              </w:rPr>
              <w:t xml:space="preserve">rebates for energy management technology products and programs </w:t>
            </w:r>
            <w:r w:rsidRPr="00A2B81E">
              <w:rPr>
                <w:rFonts w:ascii="Calibri Light" w:eastAsia="Calibri Light" w:hAnsi="Calibri Light" w:cs="Calibri Light"/>
                <w:strike/>
                <w:sz w:val="18"/>
                <w:szCs w:val="18"/>
                <w:lang w:val="de-CH"/>
              </w:rPr>
              <w:t xml:space="preserve">that </w:t>
            </w:r>
            <w:r w:rsidRPr="00A2B81E">
              <w:rPr>
                <w:rFonts w:ascii="Calibri Light" w:eastAsia="Calibri Light" w:hAnsi="Calibri Light" w:cs="Calibri Light"/>
                <w:strike/>
                <w:sz w:val="18"/>
                <w:szCs w:val="18"/>
                <w:lang w:val="de-CH"/>
              </w:rPr>
              <w:lastRenderedPageBreak/>
              <w:t>may be available to the customer that would be tailored to meet the customer’s climate zone, energy consumption patterns, and the home vintage of the customer;</w:t>
            </w:r>
          </w:p>
          <w:p w14:paraId="7464B199" w14:textId="77777777" w:rsidR="005B6D20" w:rsidRPr="005F75BB" w:rsidRDefault="005B6D20" w:rsidP="005B6D20">
            <w:pPr>
              <w:rPr>
                <w:rFonts w:ascii="Calibri Light" w:eastAsia="Calibri Light" w:hAnsi="Calibri Light" w:cs="Calibri Light"/>
                <w:strike/>
                <w:sz w:val="18"/>
                <w:szCs w:val="18"/>
                <w:lang w:val="de-CH"/>
              </w:rPr>
            </w:pPr>
            <w:r w:rsidRPr="00A2B81E">
              <w:rPr>
                <w:rFonts w:ascii="Calibri Light" w:eastAsia="Calibri Light" w:hAnsi="Calibri Light" w:cs="Calibri Light"/>
                <w:strike/>
                <w:sz w:val="18"/>
                <w:szCs w:val="18"/>
                <w:lang w:val="de-CH"/>
              </w:rPr>
              <w:t xml:space="preserve">c.  Directions on </w:t>
            </w:r>
            <w:r w:rsidRPr="00A2B81E">
              <w:rPr>
                <w:rFonts w:ascii="Calibri Light" w:eastAsia="Calibri Light" w:hAnsi="Calibri Light" w:cs="Calibri Light"/>
                <w:b/>
                <w:strike/>
                <w:sz w:val="18"/>
                <w:szCs w:val="18"/>
                <w:lang w:val="de-CH"/>
              </w:rPr>
              <w:t>how to access the updated energy technology marketplace website and understand the relevant product information that would be obtained ther</w:t>
            </w:r>
            <w:r w:rsidRPr="00A2B81E">
              <w:rPr>
                <w:rFonts w:ascii="Calibri Light" w:eastAsia="Calibri Light" w:hAnsi="Calibri Light" w:cs="Calibri Light"/>
                <w:strike/>
                <w:sz w:val="18"/>
                <w:szCs w:val="18"/>
                <w:lang w:val="de-CH"/>
              </w:rPr>
              <w:t xml:space="preserve">e (product pricing, product </w:t>
            </w:r>
            <w:r w:rsidRPr="00A2B81E">
              <w:rPr>
                <w:rFonts w:ascii="Calibri Light" w:eastAsia="Calibri Light" w:hAnsi="Calibri Light" w:cs="Calibri Light"/>
                <w:b/>
                <w:strike/>
                <w:sz w:val="18"/>
                <w:szCs w:val="18"/>
                <w:lang w:val="de-CH"/>
              </w:rPr>
              <w:t>rebates</w:t>
            </w:r>
            <w:r w:rsidRPr="00A2B81E">
              <w:rPr>
                <w:rFonts w:ascii="Calibri Light" w:eastAsia="Calibri Light" w:hAnsi="Calibri Light" w:cs="Calibri Light"/>
                <w:strike/>
                <w:sz w:val="18"/>
                <w:szCs w:val="18"/>
                <w:lang w:val="de-CH"/>
              </w:rPr>
              <w:t xml:space="preserve"> available, savings estimates for the products, customer reviews etc.); and</w:t>
            </w:r>
          </w:p>
          <w:p w14:paraId="2904EE27" w14:textId="55FE2A00" w:rsidR="005B6D20" w:rsidRPr="005B6D20" w:rsidRDefault="005B6D20" w:rsidP="005B6D20">
            <w:pPr>
              <w:pStyle w:val="TableField-Left"/>
              <w:rPr>
                <w:rFonts w:ascii="Calibri Light" w:eastAsia="Calibri Light" w:hAnsi="Calibri Light" w:cs="Calibri Light"/>
                <w:sz w:val="18"/>
                <w:szCs w:val="18"/>
                <w:lang w:val="de-CH"/>
              </w:rPr>
            </w:pPr>
            <w:r w:rsidRPr="00A2B81E">
              <w:rPr>
                <w:rFonts w:ascii="Calibri Light" w:eastAsia="Calibri Light" w:hAnsi="Calibri Light" w:cs="Calibri Light"/>
                <w:strike/>
                <w:sz w:val="18"/>
                <w:szCs w:val="18"/>
                <w:lang w:val="de-CH"/>
              </w:rPr>
              <w:t xml:space="preserve">d. </w:t>
            </w:r>
            <w:r w:rsidRPr="00A2B81E">
              <w:rPr>
                <w:rFonts w:ascii="Calibri Light" w:eastAsia="Calibri Light" w:hAnsi="Calibri Light" w:cs="Calibri Light"/>
                <w:b/>
                <w:strike/>
                <w:sz w:val="18"/>
                <w:szCs w:val="18"/>
                <w:lang w:val="de-CH"/>
              </w:rPr>
              <w:t>Directions to and tips for navigating the IOU online tools to monitor energy usage and perform online audits, such as through MyAccount, and instructions on how to sign up for bill alerts or bill forecasts.</w:t>
            </w:r>
          </w:p>
        </w:tc>
        <w:tc>
          <w:tcPr>
            <w:tcW w:w="1569" w:type="dxa"/>
            <w:tcBorders>
              <w:top w:val="threeDEmboss" w:sz="6" w:space="0" w:color="auto"/>
              <w:left w:val="single" w:sz="4" w:space="0" w:color="auto"/>
              <w:bottom w:val="threeDEmboss" w:sz="6" w:space="0" w:color="auto"/>
              <w:right w:val="single" w:sz="4" w:space="0" w:color="auto"/>
            </w:tcBorders>
          </w:tcPr>
          <w:p w14:paraId="3D3120E4" w14:textId="3ECC7846" w:rsidR="005B6D20" w:rsidRPr="005B6D20" w:rsidRDefault="005B6D20" w:rsidP="2389F4F5">
            <w:pPr>
              <w:pStyle w:val="TableField-Left"/>
              <w:rPr>
                <w:rFonts w:ascii="Calibri Light" w:eastAsia="Calibri Light" w:hAnsi="Calibri Light" w:cs="Calibri Light"/>
                <w:sz w:val="18"/>
                <w:szCs w:val="18"/>
                <w:lang w:val="de-CH"/>
              </w:rPr>
            </w:pPr>
            <w:r w:rsidRPr="00A2B81E">
              <w:rPr>
                <w:rFonts w:ascii="Calibri Light" w:eastAsia="Calibri Light" w:hAnsi="Calibri Light" w:cs="Calibri Light"/>
                <w:strike/>
                <w:sz w:val="18"/>
                <w:szCs w:val="18"/>
                <w:lang w:val="de-CH"/>
              </w:rPr>
              <w:lastRenderedPageBreak/>
              <w:t>Noncompliance or misinterpretation with regulatory and legislative requirements may lead to misstatement of financial statements, penalties, fines and/or prosecution from governing regulatory bodies</w:t>
            </w:r>
          </w:p>
        </w:tc>
        <w:tc>
          <w:tcPr>
            <w:tcW w:w="1710" w:type="dxa"/>
            <w:tcBorders>
              <w:top w:val="threeDEmboss" w:sz="6" w:space="0" w:color="auto"/>
              <w:left w:val="single" w:sz="4" w:space="0" w:color="auto"/>
              <w:bottom w:val="threeDEmboss" w:sz="6" w:space="0" w:color="auto"/>
              <w:right w:val="single" w:sz="4" w:space="0" w:color="auto"/>
            </w:tcBorders>
          </w:tcPr>
          <w:p w14:paraId="7C431730" w14:textId="77777777" w:rsidR="005B6D20" w:rsidRPr="005B6D20" w:rsidRDefault="005B6D20" w:rsidP="005B6D20">
            <w:pPr>
              <w:spacing w:before="100" w:beforeAutospacing="1" w:after="100" w:afterAutospacing="1"/>
              <w:rPr>
                <w:rFonts w:ascii="Calibri Light" w:eastAsia="Calibri Light" w:hAnsi="Calibri Light" w:cs="Calibri Light"/>
                <w:sz w:val="18"/>
                <w:szCs w:val="18"/>
                <w:lang w:val="de-CH"/>
              </w:rPr>
            </w:pPr>
            <w:r w:rsidRPr="00A2B81E">
              <w:rPr>
                <w:rFonts w:ascii="Calibri Light" w:eastAsia="Calibri Light" w:hAnsi="Calibri Light" w:cs="Calibri Light"/>
                <w:sz w:val="18"/>
                <w:szCs w:val="18"/>
                <w:lang w:val="de-CH"/>
              </w:rPr>
              <w:t>Out of Scope: This BPD covers methods for outbound communications and there is a Complaints BPD covering complaints,</w:t>
            </w:r>
          </w:p>
          <w:p w14:paraId="34DD8BE4" w14:textId="77777777" w:rsidR="005B6D20" w:rsidRPr="005B6D20" w:rsidRDefault="005B6D20" w:rsidP="005B6D20">
            <w:pPr>
              <w:spacing w:before="100" w:beforeAutospacing="1" w:after="100" w:afterAutospacing="1"/>
              <w:rPr>
                <w:rFonts w:ascii="Calibri Light" w:hAnsi="Calibri Light"/>
                <w:iCs/>
                <w:sz w:val="18"/>
                <w:szCs w:val="18"/>
                <w:lang w:val="de-CH"/>
              </w:rPr>
            </w:pPr>
          </w:p>
          <w:p w14:paraId="324C829F" w14:textId="77777777" w:rsidR="005B6D20" w:rsidRPr="005B6D20" w:rsidRDefault="005B6D20" w:rsidP="005B6D20">
            <w:pPr>
              <w:spacing w:before="100" w:beforeAutospacing="1" w:after="100" w:afterAutospacing="1"/>
              <w:rPr>
                <w:rFonts w:ascii="Calibri Light" w:hAnsi="Calibri Light"/>
                <w:iCs/>
                <w:sz w:val="18"/>
                <w:szCs w:val="18"/>
                <w:lang w:val="de-CH"/>
              </w:rPr>
            </w:pPr>
          </w:p>
          <w:p w14:paraId="3C3BCA9B" w14:textId="77777777" w:rsidR="005B6D20" w:rsidRPr="005B6D20" w:rsidRDefault="005B6D20" w:rsidP="005B6D20">
            <w:pPr>
              <w:spacing w:before="100" w:beforeAutospacing="1" w:after="100" w:afterAutospacing="1"/>
              <w:rPr>
                <w:rFonts w:ascii="Calibri Light" w:hAnsi="Calibri Light"/>
                <w:iCs/>
                <w:sz w:val="18"/>
                <w:szCs w:val="18"/>
                <w:lang w:val="de-CH"/>
              </w:rPr>
            </w:pPr>
          </w:p>
          <w:p w14:paraId="5CD862AA" w14:textId="77777777" w:rsidR="005B6D20" w:rsidRPr="005B6D20" w:rsidRDefault="005B6D20" w:rsidP="005B6D20">
            <w:pPr>
              <w:spacing w:before="100" w:beforeAutospacing="1" w:after="100" w:afterAutospacing="1"/>
              <w:rPr>
                <w:rFonts w:ascii="Calibri Light" w:hAnsi="Calibri Light"/>
                <w:iCs/>
                <w:sz w:val="18"/>
                <w:szCs w:val="18"/>
                <w:lang w:val="de-CH"/>
              </w:rPr>
            </w:pPr>
          </w:p>
          <w:p w14:paraId="50F75513" w14:textId="77777777" w:rsidR="005B6D20" w:rsidRPr="005B6D20" w:rsidRDefault="005B6D20" w:rsidP="005B6D20">
            <w:pPr>
              <w:spacing w:before="100" w:beforeAutospacing="1" w:after="100" w:afterAutospacing="1"/>
              <w:rPr>
                <w:rFonts w:ascii="Calibri Light" w:hAnsi="Calibri Light"/>
                <w:iCs/>
                <w:sz w:val="18"/>
                <w:szCs w:val="18"/>
                <w:lang w:val="de-CH"/>
              </w:rPr>
            </w:pPr>
          </w:p>
          <w:p w14:paraId="3B8791CB" w14:textId="77777777" w:rsidR="005B6D20" w:rsidRPr="005B6D20" w:rsidRDefault="005B6D20" w:rsidP="005B6D20">
            <w:pPr>
              <w:spacing w:before="100" w:beforeAutospacing="1" w:after="100" w:afterAutospacing="1"/>
              <w:rPr>
                <w:rFonts w:ascii="Calibri Light" w:hAnsi="Calibri Light"/>
                <w:iCs/>
                <w:sz w:val="18"/>
                <w:szCs w:val="18"/>
                <w:lang w:val="de-CH"/>
              </w:rPr>
            </w:pPr>
          </w:p>
          <w:p w14:paraId="5AF0F50E" w14:textId="77777777" w:rsidR="005B6D20" w:rsidRDefault="005B6D20" w:rsidP="005B6D20">
            <w:pPr>
              <w:spacing w:before="100" w:beforeAutospacing="1" w:after="100" w:afterAutospacing="1"/>
              <w:rPr>
                <w:rFonts w:ascii="Calibri Light" w:hAnsi="Calibri Light"/>
                <w:iCs/>
                <w:sz w:val="18"/>
                <w:szCs w:val="18"/>
                <w:lang w:val="de-CH"/>
              </w:rPr>
            </w:pPr>
          </w:p>
          <w:p w14:paraId="0F03E43D" w14:textId="77777777" w:rsidR="005B6D20" w:rsidRDefault="005B6D20" w:rsidP="005B6D20">
            <w:pPr>
              <w:spacing w:before="100" w:beforeAutospacing="1" w:after="100" w:afterAutospacing="1"/>
              <w:rPr>
                <w:rFonts w:ascii="Calibri Light" w:hAnsi="Calibri Light"/>
                <w:iCs/>
                <w:sz w:val="18"/>
                <w:szCs w:val="18"/>
                <w:lang w:val="de-CH"/>
              </w:rPr>
            </w:pPr>
          </w:p>
          <w:p w14:paraId="23579E87" w14:textId="77777777" w:rsidR="005B6D20" w:rsidRDefault="005B6D20" w:rsidP="005B6D20">
            <w:pPr>
              <w:spacing w:before="100" w:beforeAutospacing="1" w:after="100" w:afterAutospacing="1"/>
              <w:rPr>
                <w:rFonts w:ascii="Calibri Light" w:hAnsi="Calibri Light"/>
                <w:iCs/>
                <w:sz w:val="18"/>
                <w:szCs w:val="18"/>
                <w:lang w:val="de-CH"/>
              </w:rPr>
            </w:pPr>
          </w:p>
          <w:p w14:paraId="73695484" w14:textId="77777777" w:rsidR="005B6D20" w:rsidRPr="005B6D20" w:rsidRDefault="005B6D20" w:rsidP="005B6D20">
            <w:pPr>
              <w:spacing w:before="100" w:beforeAutospacing="1" w:after="100" w:afterAutospacing="1"/>
              <w:rPr>
                <w:rFonts w:ascii="Calibri Light" w:hAnsi="Calibri Light"/>
                <w:iCs/>
                <w:sz w:val="18"/>
                <w:szCs w:val="18"/>
                <w:lang w:val="de-CH"/>
              </w:rPr>
            </w:pPr>
          </w:p>
          <w:p w14:paraId="744E0319" w14:textId="75F0BD2A" w:rsidR="005B6D20" w:rsidRPr="005B6D20" w:rsidRDefault="005B6D20" w:rsidP="005B6D20">
            <w:pPr>
              <w:spacing w:before="100" w:beforeAutospacing="1" w:after="100" w:afterAutospacing="1"/>
              <w:rPr>
                <w:rFonts w:ascii="Calibri Light" w:eastAsia="Calibri Light" w:hAnsi="Calibri Light" w:cs="Calibri Light"/>
                <w:sz w:val="18"/>
                <w:szCs w:val="18"/>
                <w:lang w:val="de-CH"/>
              </w:rPr>
            </w:pPr>
            <w:r w:rsidRPr="00A2B81E">
              <w:rPr>
                <w:rFonts w:ascii="Calibri Light" w:eastAsia="Calibri Light" w:hAnsi="Calibri Light" w:cs="Calibri Light"/>
                <w:sz w:val="18"/>
                <w:szCs w:val="18"/>
                <w:lang w:val="de-CH"/>
              </w:rPr>
              <w:t xml:space="preserve">a. BP Communications Preferences BPD, covering preferred methods of communications (Manage BP), </w:t>
            </w:r>
          </w:p>
          <w:p w14:paraId="6FD9D322" w14:textId="77777777" w:rsidR="005B6D20" w:rsidRPr="005B6D20" w:rsidRDefault="005B6D20" w:rsidP="005B6D20">
            <w:pPr>
              <w:spacing w:before="100" w:beforeAutospacing="1" w:after="100" w:afterAutospacing="1"/>
              <w:rPr>
                <w:rFonts w:ascii="Calibri Light" w:hAnsi="Calibri Light"/>
                <w:iCs/>
                <w:sz w:val="18"/>
                <w:szCs w:val="18"/>
                <w:lang w:val="de-CH"/>
              </w:rPr>
            </w:pPr>
          </w:p>
          <w:p w14:paraId="1285C5B3" w14:textId="77777777" w:rsidR="005B6D20" w:rsidRDefault="005B6D20" w:rsidP="005B6D20">
            <w:pPr>
              <w:spacing w:before="100" w:beforeAutospacing="1" w:after="100" w:afterAutospacing="1"/>
              <w:rPr>
                <w:rFonts w:ascii="Calibri Light" w:hAnsi="Calibri Light"/>
                <w:iCs/>
                <w:sz w:val="18"/>
                <w:szCs w:val="18"/>
                <w:lang w:val="de-CH"/>
              </w:rPr>
            </w:pPr>
          </w:p>
          <w:p w14:paraId="5F291A73" w14:textId="77777777" w:rsidR="005B6D20" w:rsidRPr="005B6D20" w:rsidRDefault="005B6D20" w:rsidP="005B6D20">
            <w:pPr>
              <w:spacing w:before="100" w:beforeAutospacing="1" w:after="100" w:afterAutospacing="1"/>
              <w:rPr>
                <w:rFonts w:ascii="Calibri Light" w:hAnsi="Calibri Light"/>
                <w:iCs/>
                <w:sz w:val="18"/>
                <w:szCs w:val="18"/>
                <w:lang w:val="de-CH"/>
              </w:rPr>
            </w:pPr>
          </w:p>
          <w:p w14:paraId="2F95E939" w14:textId="77777777" w:rsidR="005B6D20" w:rsidRPr="005B6D20" w:rsidRDefault="005B6D20" w:rsidP="005B6D20">
            <w:pPr>
              <w:spacing w:before="100" w:beforeAutospacing="1" w:after="100" w:afterAutospacing="1"/>
              <w:rPr>
                <w:rFonts w:ascii="Calibri Light" w:hAnsi="Calibri Light"/>
                <w:iCs/>
                <w:sz w:val="18"/>
                <w:szCs w:val="18"/>
                <w:lang w:val="de-CH"/>
              </w:rPr>
            </w:pPr>
          </w:p>
          <w:p w14:paraId="30FE31BB" w14:textId="7CD76FCA" w:rsidR="005B6D20" w:rsidRPr="005B6D20" w:rsidRDefault="005B6D20" w:rsidP="005B6D20">
            <w:pPr>
              <w:spacing w:before="100" w:beforeAutospacing="1" w:after="100" w:afterAutospacing="1"/>
              <w:rPr>
                <w:rFonts w:ascii="Calibri Light" w:eastAsia="Calibri Light" w:hAnsi="Calibri Light" w:cs="Calibri Light"/>
                <w:sz w:val="18"/>
                <w:szCs w:val="18"/>
                <w:lang w:val="de-CH"/>
              </w:rPr>
            </w:pPr>
            <w:r w:rsidRPr="00A2B81E">
              <w:rPr>
                <w:rFonts w:ascii="Calibri Light" w:eastAsia="Calibri Light" w:hAnsi="Calibri Light" w:cs="Calibri Light"/>
                <w:sz w:val="18"/>
                <w:szCs w:val="18"/>
                <w:lang w:val="de-CH"/>
              </w:rPr>
              <w:t>b. Information on energy management technology mesures are available on SCE.com,</w:t>
            </w:r>
          </w:p>
          <w:p w14:paraId="22C69446" w14:textId="77777777" w:rsidR="005B6D20" w:rsidRPr="005B6D20" w:rsidRDefault="005B6D20" w:rsidP="005B6D20">
            <w:pPr>
              <w:spacing w:before="100" w:beforeAutospacing="1" w:after="100" w:afterAutospacing="1"/>
              <w:rPr>
                <w:rFonts w:ascii="Calibri Light" w:hAnsi="Calibri Light"/>
                <w:iCs/>
                <w:sz w:val="18"/>
                <w:szCs w:val="18"/>
                <w:lang w:val="de-CH"/>
              </w:rPr>
            </w:pPr>
          </w:p>
          <w:p w14:paraId="373303E4" w14:textId="77777777" w:rsidR="005B6D20" w:rsidRPr="005B6D20" w:rsidRDefault="005B6D20" w:rsidP="005B6D20">
            <w:pPr>
              <w:spacing w:before="100" w:beforeAutospacing="1" w:after="100" w:afterAutospacing="1"/>
              <w:rPr>
                <w:rFonts w:ascii="Calibri Light" w:hAnsi="Calibri Light"/>
                <w:iCs/>
                <w:sz w:val="18"/>
                <w:szCs w:val="18"/>
                <w:lang w:val="de-CH"/>
              </w:rPr>
            </w:pPr>
          </w:p>
          <w:p w14:paraId="49ECBD45" w14:textId="77777777" w:rsidR="005B6D20" w:rsidRDefault="005B6D20" w:rsidP="005B6D20">
            <w:pPr>
              <w:spacing w:before="100" w:beforeAutospacing="1" w:after="100" w:afterAutospacing="1"/>
              <w:rPr>
                <w:rFonts w:ascii="Calibri Light" w:hAnsi="Calibri Light"/>
                <w:iCs/>
                <w:sz w:val="18"/>
                <w:szCs w:val="18"/>
                <w:lang w:val="de-CH"/>
              </w:rPr>
            </w:pPr>
          </w:p>
          <w:p w14:paraId="46E889F0" w14:textId="77777777" w:rsidR="005B6D20" w:rsidRPr="005B6D20" w:rsidRDefault="005B6D20" w:rsidP="005B6D20">
            <w:pPr>
              <w:spacing w:before="100" w:beforeAutospacing="1" w:after="100" w:afterAutospacing="1"/>
              <w:rPr>
                <w:rFonts w:ascii="Calibri Light" w:hAnsi="Calibri Light"/>
                <w:iCs/>
                <w:sz w:val="18"/>
                <w:szCs w:val="18"/>
                <w:lang w:val="de-CH"/>
              </w:rPr>
            </w:pPr>
          </w:p>
          <w:p w14:paraId="3B292017" w14:textId="43A27198" w:rsidR="005B6D20" w:rsidRPr="005B6D20" w:rsidRDefault="005B6D20" w:rsidP="005B6D20">
            <w:pPr>
              <w:spacing w:before="100" w:beforeAutospacing="1" w:after="100" w:afterAutospacing="1"/>
              <w:rPr>
                <w:rFonts w:ascii="Calibri Light" w:eastAsia="Calibri Light" w:hAnsi="Calibri Light" w:cs="Calibri Light"/>
                <w:sz w:val="18"/>
                <w:szCs w:val="18"/>
                <w:lang w:val="de-CH"/>
              </w:rPr>
            </w:pPr>
            <w:r w:rsidRPr="00A2B81E">
              <w:rPr>
                <w:rFonts w:ascii="Calibri Light" w:eastAsia="Calibri Light" w:hAnsi="Calibri Light" w:cs="Calibri Light"/>
                <w:sz w:val="18"/>
                <w:szCs w:val="18"/>
                <w:lang w:val="de-CH"/>
              </w:rPr>
              <w:t xml:space="preserve">c. iEnergy covers the Rebate Programs scope, </w:t>
            </w:r>
          </w:p>
          <w:p w14:paraId="33C0D92A" w14:textId="77777777" w:rsidR="005B6D20" w:rsidRPr="005B6D20" w:rsidRDefault="005B6D20" w:rsidP="005B6D20">
            <w:pPr>
              <w:spacing w:before="100" w:beforeAutospacing="1" w:after="100" w:afterAutospacing="1"/>
              <w:rPr>
                <w:rFonts w:ascii="Calibri Light" w:hAnsi="Calibri Light"/>
                <w:iCs/>
                <w:sz w:val="18"/>
                <w:szCs w:val="18"/>
                <w:lang w:val="de-CH"/>
              </w:rPr>
            </w:pPr>
          </w:p>
          <w:p w14:paraId="0857ECB0" w14:textId="77777777" w:rsidR="005B6D20" w:rsidRPr="005B6D20" w:rsidRDefault="005B6D20" w:rsidP="005B6D20">
            <w:pPr>
              <w:spacing w:before="100" w:beforeAutospacing="1" w:after="100" w:afterAutospacing="1"/>
              <w:rPr>
                <w:rFonts w:ascii="Calibri Light" w:hAnsi="Calibri Light"/>
                <w:iCs/>
                <w:sz w:val="18"/>
                <w:szCs w:val="18"/>
                <w:lang w:val="de-CH"/>
              </w:rPr>
            </w:pPr>
          </w:p>
          <w:p w14:paraId="1A25CCDF" w14:textId="77777777" w:rsidR="005B6D20" w:rsidRPr="005B6D20" w:rsidRDefault="005B6D20" w:rsidP="005B6D20">
            <w:pPr>
              <w:spacing w:before="100" w:beforeAutospacing="1" w:after="100" w:afterAutospacing="1"/>
              <w:rPr>
                <w:rFonts w:ascii="Calibri Light" w:hAnsi="Calibri Light"/>
                <w:iCs/>
                <w:sz w:val="18"/>
                <w:szCs w:val="18"/>
                <w:lang w:val="de-CH"/>
              </w:rPr>
            </w:pPr>
          </w:p>
          <w:p w14:paraId="37314175" w14:textId="77777777" w:rsidR="005B6D20" w:rsidRDefault="005B6D20" w:rsidP="005B6D20">
            <w:pPr>
              <w:spacing w:before="100" w:beforeAutospacing="1" w:after="100" w:afterAutospacing="1"/>
              <w:rPr>
                <w:rFonts w:ascii="Calibri Light" w:hAnsi="Calibri Light"/>
                <w:iCs/>
                <w:sz w:val="18"/>
                <w:szCs w:val="18"/>
                <w:lang w:val="de-CH"/>
              </w:rPr>
            </w:pPr>
          </w:p>
          <w:p w14:paraId="6200A60F" w14:textId="77777777" w:rsidR="005B6D20" w:rsidRDefault="005B6D20" w:rsidP="005B6D20">
            <w:pPr>
              <w:spacing w:before="100" w:beforeAutospacing="1" w:after="100" w:afterAutospacing="1"/>
              <w:rPr>
                <w:rFonts w:ascii="Calibri Light" w:hAnsi="Calibri Light"/>
                <w:iCs/>
                <w:sz w:val="18"/>
                <w:szCs w:val="18"/>
                <w:lang w:val="de-CH"/>
              </w:rPr>
            </w:pPr>
          </w:p>
          <w:p w14:paraId="4DEF808A" w14:textId="77777777" w:rsidR="005B6D20" w:rsidRPr="005B6D20" w:rsidRDefault="005B6D20" w:rsidP="005B6D20">
            <w:pPr>
              <w:spacing w:before="100" w:beforeAutospacing="1" w:after="100" w:afterAutospacing="1"/>
              <w:rPr>
                <w:rFonts w:ascii="Calibri Light" w:hAnsi="Calibri Light"/>
                <w:iCs/>
                <w:sz w:val="18"/>
                <w:szCs w:val="18"/>
                <w:lang w:val="de-CH"/>
              </w:rPr>
            </w:pPr>
          </w:p>
          <w:p w14:paraId="20C792B0" w14:textId="278139DA" w:rsidR="005B6D20" w:rsidRPr="005B6D20" w:rsidRDefault="005B6D20" w:rsidP="005B6D20">
            <w:pPr>
              <w:spacing w:before="100" w:beforeAutospacing="1" w:after="100" w:afterAutospacing="1"/>
              <w:rPr>
                <w:rFonts w:ascii="Calibri Light" w:eastAsia="Calibri Light" w:hAnsi="Calibri Light" w:cs="Calibri Light"/>
                <w:sz w:val="18"/>
                <w:szCs w:val="18"/>
                <w:lang w:val="de-CH"/>
              </w:rPr>
            </w:pPr>
            <w:r w:rsidRPr="00A2B81E">
              <w:rPr>
                <w:rFonts w:ascii="Calibri Light" w:eastAsia="Calibri Light" w:hAnsi="Calibri Light" w:cs="Calibri Light"/>
                <w:sz w:val="18"/>
                <w:szCs w:val="18"/>
                <w:lang w:val="de-CH"/>
              </w:rPr>
              <w:t>d. directions &amp; tips for SCE online tools to monitor energy usage are covered in SCE.com.</w:t>
            </w:r>
          </w:p>
        </w:tc>
        <w:tc>
          <w:tcPr>
            <w:tcW w:w="1487" w:type="dxa"/>
            <w:tcBorders>
              <w:top w:val="threeDEmboss" w:sz="6" w:space="0" w:color="auto"/>
              <w:left w:val="single" w:sz="4" w:space="0" w:color="auto"/>
              <w:bottom w:val="threeDEmboss" w:sz="6" w:space="0" w:color="auto"/>
              <w:right w:val="single" w:sz="4" w:space="0" w:color="auto"/>
            </w:tcBorders>
          </w:tcPr>
          <w:p w14:paraId="235324D5" w14:textId="77777777" w:rsidR="005B6D20" w:rsidRPr="005B6D20" w:rsidRDefault="005B6D20" w:rsidP="287BB974">
            <w:pPr>
              <w:rPr>
                <w:rFonts w:ascii="Calibri Light" w:hAnsi="Calibri Light"/>
                <w:iCs/>
                <w:sz w:val="18"/>
                <w:szCs w:val="18"/>
                <w:lang w:val="de-CH"/>
              </w:rPr>
            </w:pPr>
          </w:p>
        </w:tc>
        <w:tc>
          <w:tcPr>
            <w:tcW w:w="2383" w:type="dxa"/>
            <w:tcBorders>
              <w:top w:val="threeDEmboss" w:sz="6" w:space="0" w:color="auto"/>
              <w:left w:val="single" w:sz="4" w:space="0" w:color="auto"/>
              <w:bottom w:val="threeDEmboss" w:sz="6" w:space="0" w:color="auto"/>
            </w:tcBorders>
          </w:tcPr>
          <w:p w14:paraId="47B8D060" w14:textId="77777777" w:rsidR="005B6D20" w:rsidRPr="005B6D20" w:rsidRDefault="005B6D20" w:rsidP="287BB974">
            <w:pPr>
              <w:rPr>
                <w:rFonts w:ascii="Calibri Light" w:hAnsi="Calibri Light" w:cs="Arial"/>
                <w:iCs/>
                <w:sz w:val="18"/>
                <w:szCs w:val="18"/>
              </w:rPr>
            </w:pPr>
          </w:p>
        </w:tc>
      </w:tr>
      <w:tr w:rsidR="00DE18D7" w14:paraId="1B228057" w14:textId="77777777" w:rsidTr="00966FA8">
        <w:trPr>
          <w:trHeight w:val="3150"/>
          <w:tblHeader/>
        </w:trPr>
        <w:tc>
          <w:tcPr>
            <w:tcW w:w="1374" w:type="dxa"/>
            <w:tcBorders>
              <w:top w:val="threeDEmboss" w:sz="6" w:space="0" w:color="auto"/>
              <w:bottom w:val="single" w:sz="4" w:space="0" w:color="auto"/>
              <w:right w:val="single" w:sz="4" w:space="0" w:color="auto"/>
            </w:tcBorders>
          </w:tcPr>
          <w:p w14:paraId="34DD9619" w14:textId="77777777" w:rsidR="00DE18D7" w:rsidRPr="005B6D20" w:rsidRDefault="00DE18D7" w:rsidP="287BB974">
            <w:pPr>
              <w:rPr>
                <w:rFonts w:ascii="Calibri Light" w:hAnsi="Calibri Light"/>
                <w:iCs/>
                <w:sz w:val="18"/>
                <w:szCs w:val="18"/>
                <w:lang w:val="de-CH"/>
              </w:rPr>
            </w:pPr>
          </w:p>
        </w:tc>
        <w:tc>
          <w:tcPr>
            <w:tcW w:w="1557" w:type="dxa"/>
            <w:tcBorders>
              <w:top w:val="threeDEmboss" w:sz="6" w:space="0" w:color="auto"/>
              <w:bottom w:val="single" w:sz="4" w:space="0" w:color="auto"/>
              <w:right w:val="single" w:sz="4" w:space="0" w:color="auto"/>
            </w:tcBorders>
          </w:tcPr>
          <w:p w14:paraId="33D418A5" w14:textId="77777777" w:rsidR="00DE18D7" w:rsidRPr="005F75BB" w:rsidRDefault="00DE18D7" w:rsidP="005B6D20">
            <w:pPr>
              <w:rPr>
                <w:rFonts w:ascii="Calibri Light" w:hAnsi="Calibri Light"/>
                <w:iCs/>
                <w:strike/>
                <w:sz w:val="18"/>
                <w:szCs w:val="18"/>
                <w:lang w:val="de-CH"/>
              </w:rPr>
            </w:pPr>
          </w:p>
        </w:tc>
        <w:tc>
          <w:tcPr>
            <w:tcW w:w="1569" w:type="dxa"/>
            <w:tcBorders>
              <w:top w:val="threeDEmboss" w:sz="6" w:space="0" w:color="auto"/>
              <w:left w:val="single" w:sz="4" w:space="0" w:color="auto"/>
              <w:bottom w:val="single" w:sz="4" w:space="0" w:color="auto"/>
              <w:right w:val="single" w:sz="4" w:space="0" w:color="auto"/>
            </w:tcBorders>
          </w:tcPr>
          <w:p w14:paraId="6AC24A6E" w14:textId="77777777" w:rsidR="00DE18D7" w:rsidRPr="005B6D20" w:rsidRDefault="00DE18D7" w:rsidP="2389F4F5">
            <w:pPr>
              <w:pStyle w:val="TableField-Left"/>
              <w:rPr>
                <w:rFonts w:ascii="Calibri Light" w:hAnsi="Calibri Light"/>
                <w:iCs/>
                <w:strike/>
                <w:sz w:val="18"/>
                <w:szCs w:val="18"/>
                <w:lang w:val="de-CH"/>
              </w:rPr>
            </w:pPr>
          </w:p>
        </w:tc>
        <w:tc>
          <w:tcPr>
            <w:tcW w:w="1710" w:type="dxa"/>
            <w:tcBorders>
              <w:top w:val="threeDEmboss" w:sz="6" w:space="0" w:color="auto"/>
              <w:left w:val="single" w:sz="4" w:space="0" w:color="auto"/>
              <w:bottom w:val="single" w:sz="4" w:space="0" w:color="auto"/>
              <w:right w:val="single" w:sz="4" w:space="0" w:color="auto"/>
            </w:tcBorders>
          </w:tcPr>
          <w:p w14:paraId="3AAE4BA8" w14:textId="77777777" w:rsidR="00DE18D7" w:rsidRPr="005B6D20" w:rsidRDefault="00DE18D7" w:rsidP="005B6D20">
            <w:pPr>
              <w:spacing w:before="100" w:beforeAutospacing="1" w:after="100" w:afterAutospacing="1"/>
              <w:rPr>
                <w:rFonts w:ascii="Calibri Light" w:hAnsi="Calibri Light"/>
                <w:iCs/>
                <w:sz w:val="18"/>
                <w:szCs w:val="18"/>
                <w:lang w:val="de-CH"/>
              </w:rPr>
            </w:pPr>
          </w:p>
        </w:tc>
        <w:tc>
          <w:tcPr>
            <w:tcW w:w="1487" w:type="dxa"/>
            <w:tcBorders>
              <w:top w:val="threeDEmboss" w:sz="6" w:space="0" w:color="auto"/>
              <w:left w:val="single" w:sz="4" w:space="0" w:color="auto"/>
              <w:bottom w:val="single" w:sz="4" w:space="0" w:color="auto"/>
              <w:right w:val="single" w:sz="4" w:space="0" w:color="auto"/>
            </w:tcBorders>
          </w:tcPr>
          <w:p w14:paraId="4B9942DF" w14:textId="77777777" w:rsidR="00DE18D7" w:rsidRPr="005B6D20" w:rsidRDefault="00DE18D7" w:rsidP="287BB974">
            <w:pPr>
              <w:rPr>
                <w:rFonts w:ascii="Calibri Light" w:hAnsi="Calibri Light"/>
                <w:iCs/>
                <w:sz w:val="18"/>
                <w:szCs w:val="18"/>
                <w:lang w:val="de-CH"/>
              </w:rPr>
            </w:pPr>
          </w:p>
        </w:tc>
        <w:tc>
          <w:tcPr>
            <w:tcW w:w="2383" w:type="dxa"/>
            <w:tcBorders>
              <w:top w:val="threeDEmboss" w:sz="6" w:space="0" w:color="auto"/>
              <w:left w:val="single" w:sz="4" w:space="0" w:color="auto"/>
              <w:bottom w:val="single" w:sz="4" w:space="0" w:color="auto"/>
            </w:tcBorders>
          </w:tcPr>
          <w:p w14:paraId="51A752DB" w14:textId="77777777" w:rsidR="00DE18D7" w:rsidRPr="005B6D20" w:rsidRDefault="00DE18D7" w:rsidP="287BB974">
            <w:pPr>
              <w:rPr>
                <w:rFonts w:ascii="Calibri Light" w:hAnsi="Calibri Light" w:cs="Arial"/>
                <w:iCs/>
                <w:sz w:val="18"/>
                <w:szCs w:val="18"/>
              </w:rPr>
            </w:pPr>
          </w:p>
        </w:tc>
      </w:tr>
    </w:tbl>
    <w:p w14:paraId="1085D6FC" w14:textId="77777777" w:rsidR="001375DC" w:rsidRPr="006B24F0" w:rsidRDefault="001375DC" w:rsidP="001375DC">
      <w:pPr>
        <w:pStyle w:val="Heading2TextBulleted"/>
        <w:numPr>
          <w:ilvl w:val="0"/>
          <w:numId w:val="0"/>
        </w:numPr>
        <w:ind w:left="720" w:hanging="360"/>
        <w:rPr>
          <w:rFonts w:ascii="Calibri Light" w:hAnsi="Calibri Light" w:cs="Arial"/>
        </w:rPr>
      </w:pPr>
    </w:p>
    <w:p w14:paraId="79954E6C" w14:textId="10EA3DBC" w:rsidR="00D96A12" w:rsidRPr="006B24F0" w:rsidRDefault="001A6236" w:rsidP="003C6C8A">
      <w:pPr>
        <w:pStyle w:val="Heading2"/>
      </w:pPr>
      <w:bookmarkStart w:id="79" w:name="_Toc513448834"/>
      <w:r>
        <w:lastRenderedPageBreak/>
        <w:t xml:space="preserve">3.1 </w:t>
      </w:r>
      <w:r w:rsidR="00D96A12" w:rsidRPr="006B24F0">
        <w:t>Security Considerations</w:t>
      </w:r>
      <w:bookmarkEnd w:id="79"/>
    </w:p>
    <w:p w14:paraId="0FFA274E" w14:textId="77777777" w:rsidR="005A7108" w:rsidRPr="005A7108" w:rsidRDefault="005A7108" w:rsidP="005A7108">
      <w:pPr>
        <w:ind w:left="360"/>
        <w:rPr>
          <w:rStyle w:val="Hyperlink"/>
          <w:rFonts w:ascii="Calibri Light,Arial" w:eastAsia="Calibri Light,Arial" w:hAnsi="Calibri Light,Arial" w:cs="Calibri Light,Arial"/>
          <w:i/>
          <w:color w:val="auto"/>
          <w:sz w:val="18"/>
          <w:szCs w:val="18"/>
          <w:u w:val="none"/>
        </w:rPr>
      </w:pPr>
      <w:r w:rsidRPr="1E137593">
        <w:rPr>
          <w:rStyle w:val="Hyperlink"/>
          <w:rFonts w:ascii="Calibri Light" w:eastAsia="Calibri Light" w:hAnsi="Calibri Light" w:cs="Calibri Light"/>
          <w:i/>
          <w:color w:val="auto"/>
          <w:sz w:val="18"/>
          <w:szCs w:val="18"/>
          <w:u w:val="none"/>
        </w:rPr>
        <w:t>Guidelines:</w:t>
      </w:r>
    </w:p>
    <w:p w14:paraId="0AC29A6E" w14:textId="22A5F078" w:rsidR="005A7108" w:rsidRPr="005A7108" w:rsidRDefault="005A7108" w:rsidP="00F0069E">
      <w:pPr>
        <w:pStyle w:val="CommentText"/>
        <w:numPr>
          <w:ilvl w:val="0"/>
          <w:numId w:val="12"/>
        </w:numPr>
        <w:rPr>
          <w:rStyle w:val="Hyperlink"/>
          <w:rFonts w:ascii="Calibri Light,Arial" w:eastAsia="Calibri Light,Arial" w:hAnsi="Calibri Light,Arial" w:cs="Calibri Light,Arial"/>
          <w:i/>
          <w:color w:val="auto"/>
          <w:sz w:val="18"/>
          <w:szCs w:val="18"/>
          <w:u w:val="none"/>
        </w:rPr>
      </w:pPr>
      <w:r w:rsidRPr="1E137593">
        <w:rPr>
          <w:rStyle w:val="Hyperlink"/>
          <w:rFonts w:ascii="Calibri Light" w:eastAsia="Calibri Light" w:hAnsi="Calibri Light" w:cs="Calibri Light"/>
          <w:i/>
          <w:color w:val="auto"/>
          <w:sz w:val="18"/>
          <w:szCs w:val="18"/>
          <w:u w:val="none"/>
        </w:rPr>
        <w:t>Identify task functions for the processes and sub processes in the Role column. This will be used to establish SAP Technical Roles in SAP by Security during build phase security workshops conducted with process teams</w:t>
      </w:r>
    </w:p>
    <w:p w14:paraId="66AB1F30" w14:textId="77777777" w:rsidR="005A7108" w:rsidRPr="005A7108" w:rsidRDefault="005A7108" w:rsidP="00F0069E">
      <w:pPr>
        <w:pStyle w:val="CommentText"/>
        <w:numPr>
          <w:ilvl w:val="0"/>
          <w:numId w:val="12"/>
        </w:numPr>
        <w:rPr>
          <w:rStyle w:val="Hyperlink"/>
          <w:rFonts w:ascii="Calibri Light,Arial" w:eastAsia="Calibri Light,Arial" w:hAnsi="Calibri Light,Arial" w:cs="Calibri Light,Arial"/>
          <w:i/>
          <w:color w:val="auto"/>
          <w:sz w:val="18"/>
          <w:szCs w:val="18"/>
          <w:u w:val="none"/>
        </w:rPr>
      </w:pPr>
      <w:r w:rsidRPr="1E137593">
        <w:rPr>
          <w:rStyle w:val="Hyperlink"/>
          <w:rFonts w:ascii="Calibri Light" w:eastAsia="Calibri Light" w:hAnsi="Calibri Light" w:cs="Calibri Light"/>
          <w:i/>
          <w:color w:val="auto"/>
          <w:sz w:val="18"/>
          <w:szCs w:val="18"/>
          <w:u w:val="none"/>
        </w:rPr>
        <w:t>In the Functional Restriction column, identify any sensitive/critical t-codes or confidential and elevated access t-codes</w:t>
      </w:r>
    </w:p>
    <w:p w14:paraId="4DD85B3D" w14:textId="77777777" w:rsidR="005A7108" w:rsidRDefault="005A7108" w:rsidP="00F0069E">
      <w:pPr>
        <w:pStyle w:val="CommentText"/>
        <w:numPr>
          <w:ilvl w:val="0"/>
          <w:numId w:val="12"/>
        </w:numPr>
        <w:rPr>
          <w:rStyle w:val="Hyperlink"/>
          <w:rFonts w:ascii="Calibri Light,Arial" w:eastAsia="Calibri Light,Arial" w:hAnsi="Calibri Light,Arial" w:cs="Calibri Light,Arial"/>
          <w:i/>
          <w:color w:val="auto"/>
          <w:sz w:val="18"/>
          <w:szCs w:val="18"/>
          <w:u w:val="none"/>
        </w:rPr>
      </w:pPr>
      <w:r w:rsidRPr="1E137593">
        <w:rPr>
          <w:rStyle w:val="Hyperlink"/>
          <w:rFonts w:ascii="Calibri Light" w:eastAsia="Calibri Light" w:hAnsi="Calibri Light" w:cs="Calibri Light"/>
          <w:i/>
          <w:color w:val="auto"/>
          <w:sz w:val="18"/>
          <w:szCs w:val="18"/>
          <w:u w:val="none"/>
        </w:rPr>
        <w:t>Identify any known cross- functional business processes that will have potential SOD (Segregation of Duties) conflicts and ensure any applicable mitigating controls are identified in the above Section 3</w:t>
      </w:r>
    </w:p>
    <w:p w14:paraId="216953DB" w14:textId="77777777" w:rsidR="00DF002A" w:rsidRPr="00DF002A" w:rsidRDefault="00DF002A" w:rsidP="00F0069E">
      <w:pPr>
        <w:pStyle w:val="CommentText"/>
        <w:numPr>
          <w:ilvl w:val="0"/>
          <w:numId w:val="12"/>
        </w:numPr>
        <w:rPr>
          <w:rStyle w:val="Hyperlink"/>
          <w:rFonts w:ascii="Calibri Light,Arial" w:eastAsia="Calibri Light,Arial" w:hAnsi="Calibri Light,Arial" w:cs="Calibri Light,Arial"/>
          <w:i/>
          <w:color w:val="auto"/>
          <w:sz w:val="18"/>
          <w:szCs w:val="18"/>
          <w:u w:val="none"/>
        </w:rPr>
      </w:pPr>
      <w:r w:rsidRPr="1E137593">
        <w:rPr>
          <w:rStyle w:val="Hyperlink"/>
          <w:rFonts w:ascii="Calibri Light" w:eastAsia="Calibri Light" w:hAnsi="Calibri Light" w:cs="Calibri Light"/>
          <w:i/>
          <w:color w:val="auto"/>
          <w:sz w:val="18"/>
          <w:szCs w:val="18"/>
          <w:u w:val="none"/>
        </w:rPr>
        <w:t>Special Considerations should be noted if there is any of the following:</w:t>
      </w:r>
    </w:p>
    <w:p w14:paraId="60C2BFAA" w14:textId="77777777" w:rsidR="00DF002A" w:rsidRPr="00DF002A" w:rsidRDefault="00DF002A" w:rsidP="00F0069E">
      <w:pPr>
        <w:pStyle w:val="CommentText"/>
        <w:numPr>
          <w:ilvl w:val="0"/>
          <w:numId w:val="13"/>
        </w:numPr>
        <w:ind w:left="1080"/>
        <w:rPr>
          <w:rStyle w:val="Hyperlink"/>
          <w:rFonts w:ascii="Calibri Light,Arial" w:eastAsia="Calibri Light,Arial" w:hAnsi="Calibri Light,Arial" w:cs="Calibri Light,Arial"/>
          <w:i/>
          <w:color w:val="auto"/>
          <w:sz w:val="18"/>
          <w:szCs w:val="18"/>
          <w:u w:val="none"/>
        </w:rPr>
      </w:pPr>
      <w:r w:rsidRPr="1E137593">
        <w:rPr>
          <w:rStyle w:val="Hyperlink"/>
          <w:rFonts w:ascii="Calibri Light" w:eastAsia="Calibri Light" w:hAnsi="Calibri Light" w:cs="Calibri Light"/>
          <w:i/>
          <w:color w:val="auto"/>
          <w:sz w:val="18"/>
          <w:szCs w:val="18"/>
          <w:u w:val="none"/>
        </w:rPr>
        <w:t xml:space="preserve">Segregation of Duties (SOD) - </w:t>
      </w:r>
      <w:r w:rsidRPr="1E137593">
        <w:rPr>
          <w:rFonts w:ascii="Calibri Light" w:eastAsia="Calibri Light" w:hAnsi="Calibri Light" w:cs="Calibri Light"/>
          <w:i/>
          <w:sz w:val="18"/>
          <w:szCs w:val="18"/>
        </w:rPr>
        <w:t>Control that is based on the system authorization concept to assist in segregating system and non-system duties that could cause conflicts of interest</w:t>
      </w:r>
    </w:p>
    <w:p w14:paraId="2A3FC50F" w14:textId="77777777" w:rsidR="00DF002A" w:rsidRPr="00DF002A" w:rsidRDefault="00DF002A" w:rsidP="00F0069E">
      <w:pPr>
        <w:pStyle w:val="CommentText"/>
        <w:numPr>
          <w:ilvl w:val="0"/>
          <w:numId w:val="13"/>
        </w:numPr>
        <w:ind w:left="1080"/>
        <w:rPr>
          <w:rFonts w:ascii="Calibri Light,Arial" w:eastAsia="Calibri Light,Arial" w:hAnsi="Calibri Light,Arial" w:cs="Calibri Light,Arial"/>
          <w:i/>
          <w:sz w:val="18"/>
          <w:szCs w:val="18"/>
        </w:rPr>
      </w:pPr>
      <w:r w:rsidRPr="1E137593">
        <w:rPr>
          <w:rStyle w:val="Hyperlink"/>
          <w:rFonts w:ascii="Calibri Light" w:eastAsia="Calibri Light" w:hAnsi="Calibri Light" w:cs="Calibri Light"/>
          <w:i/>
          <w:color w:val="auto"/>
          <w:sz w:val="18"/>
          <w:szCs w:val="18"/>
          <w:u w:val="none"/>
        </w:rPr>
        <w:t xml:space="preserve">Sensitive Access – </w:t>
      </w:r>
      <w:r w:rsidRPr="1E137593">
        <w:rPr>
          <w:rFonts w:ascii="Calibri Light" w:eastAsia="Calibri Light" w:hAnsi="Calibri Light" w:cs="Calibri Light"/>
          <w:i/>
          <w:sz w:val="18"/>
          <w:szCs w:val="18"/>
        </w:rPr>
        <w:t xml:space="preserve">System based control that is based on the system authorization concept </w:t>
      </w:r>
    </w:p>
    <w:p w14:paraId="5ED8A1A9" w14:textId="3D800D16" w:rsidR="00DF002A" w:rsidRPr="00DF002A" w:rsidRDefault="00DF002A" w:rsidP="00F0069E">
      <w:pPr>
        <w:pStyle w:val="ListParagraph"/>
        <w:numPr>
          <w:ilvl w:val="0"/>
          <w:numId w:val="13"/>
        </w:numPr>
        <w:ind w:left="1080"/>
        <w:rPr>
          <w:rStyle w:val="Hyperlink"/>
          <w:rFonts w:ascii="Calibri Light,Arial" w:eastAsia="Calibri Light,Arial" w:hAnsi="Calibri Light,Arial" w:cs="Calibri Light,Arial"/>
          <w:i/>
          <w:color w:val="auto"/>
          <w:sz w:val="18"/>
          <w:szCs w:val="18"/>
          <w:u w:val="none"/>
        </w:rPr>
      </w:pPr>
      <w:r w:rsidRPr="1E137593">
        <w:rPr>
          <w:rStyle w:val="Hyperlink"/>
          <w:rFonts w:ascii="Calibri Light" w:eastAsia="Calibri Light" w:hAnsi="Calibri Light" w:cs="Calibri Light"/>
          <w:i/>
          <w:color w:val="auto"/>
          <w:sz w:val="18"/>
          <w:szCs w:val="18"/>
          <w:u w:val="none"/>
        </w:rPr>
        <w:t>Elevated Access - Privileges temporarily assigned and highly monitored to address emergency situations. Includes sensitive and confidential access. Access managed in Firefighter. Requires additional review of activity logs to confirm access was appropriately used for the emergency need.</w:t>
      </w:r>
    </w:p>
    <w:p w14:paraId="72A08EA9" w14:textId="4D93721E" w:rsidR="005A7108" w:rsidRPr="00DA4892" w:rsidRDefault="005A7108" w:rsidP="00DA4892">
      <w:pPr>
        <w:rPr>
          <w:rStyle w:val="Hyperlink"/>
          <w:rFonts w:ascii="Calibri Light" w:hAnsi="Calibri Light" w:cs="Arial"/>
          <w:i/>
          <w:color w:val="auto"/>
          <w:sz w:val="18"/>
          <w:szCs w:val="18"/>
          <w:u w:val="none"/>
        </w:rPr>
      </w:pPr>
    </w:p>
    <w:tbl>
      <w:tblPr>
        <w:tblW w:w="7650" w:type="dxa"/>
        <w:tblInd w:w="-23"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1E0" w:firstRow="1" w:lastRow="1" w:firstColumn="1" w:lastColumn="1" w:noHBand="0" w:noVBand="0"/>
      </w:tblPr>
      <w:tblGrid>
        <w:gridCol w:w="1440"/>
        <w:gridCol w:w="1530"/>
        <w:gridCol w:w="1890"/>
        <w:gridCol w:w="1440"/>
        <w:gridCol w:w="1350"/>
      </w:tblGrid>
      <w:tr w:rsidR="00DF002A" w:rsidRPr="00467597" w14:paraId="7A4AEE84" w14:textId="77777777" w:rsidTr="00DF5CE4">
        <w:trPr>
          <w:cantSplit/>
          <w:trHeight w:val="432"/>
          <w:tblHeader/>
        </w:trPr>
        <w:tc>
          <w:tcPr>
            <w:tcW w:w="1440" w:type="dxa"/>
            <w:tcBorders>
              <w:top w:val="threeDEmboss" w:sz="6" w:space="0" w:color="auto"/>
              <w:bottom w:val="threeDEmboss" w:sz="6" w:space="0" w:color="auto"/>
            </w:tcBorders>
            <w:shd w:val="clear" w:color="auto" w:fill="F9FBAF"/>
            <w:vAlign w:val="center"/>
          </w:tcPr>
          <w:p w14:paraId="148DECAC" w14:textId="77777777" w:rsidR="00DF002A" w:rsidRPr="00467597" w:rsidRDefault="00DF002A" w:rsidP="0076532F">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 xml:space="preserve">Role </w:t>
            </w:r>
          </w:p>
        </w:tc>
        <w:tc>
          <w:tcPr>
            <w:tcW w:w="1530" w:type="dxa"/>
            <w:tcBorders>
              <w:top w:val="threeDEmboss" w:sz="6" w:space="0" w:color="auto"/>
              <w:bottom w:val="threeDEmboss" w:sz="6" w:space="0" w:color="auto"/>
            </w:tcBorders>
            <w:shd w:val="clear" w:color="auto" w:fill="F9FBAF"/>
            <w:vAlign w:val="center"/>
          </w:tcPr>
          <w:p w14:paraId="23BD3EF4" w14:textId="77777777" w:rsidR="00DF002A" w:rsidRPr="00467597" w:rsidRDefault="00DF002A" w:rsidP="0076532F">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 xml:space="preserve">Transaction Code (T-Code) </w:t>
            </w:r>
          </w:p>
        </w:tc>
        <w:tc>
          <w:tcPr>
            <w:tcW w:w="1890" w:type="dxa"/>
            <w:tcBorders>
              <w:top w:val="threeDEmboss" w:sz="6" w:space="0" w:color="auto"/>
              <w:bottom w:val="threeDEmboss" w:sz="6" w:space="0" w:color="auto"/>
            </w:tcBorders>
            <w:shd w:val="clear" w:color="auto" w:fill="F9FBAF"/>
            <w:vAlign w:val="center"/>
          </w:tcPr>
          <w:p w14:paraId="2E24E085" w14:textId="77777777" w:rsidR="00DF002A" w:rsidRPr="00467597" w:rsidRDefault="00DF002A" w:rsidP="0076532F">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T-Code Description</w:t>
            </w:r>
          </w:p>
        </w:tc>
        <w:tc>
          <w:tcPr>
            <w:tcW w:w="1440" w:type="dxa"/>
            <w:tcBorders>
              <w:top w:val="threeDEmboss" w:sz="6" w:space="0" w:color="auto"/>
              <w:bottom w:val="threeDEmboss" w:sz="6" w:space="0" w:color="auto"/>
            </w:tcBorders>
            <w:shd w:val="clear" w:color="auto" w:fill="F9FBAF"/>
            <w:vAlign w:val="center"/>
          </w:tcPr>
          <w:p w14:paraId="57C62BE7" w14:textId="77777777" w:rsidR="00DF002A" w:rsidRPr="00467597" w:rsidRDefault="00DF002A" w:rsidP="0076532F">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Functional Restriction</w:t>
            </w:r>
          </w:p>
        </w:tc>
        <w:tc>
          <w:tcPr>
            <w:tcW w:w="1350" w:type="dxa"/>
            <w:tcBorders>
              <w:top w:val="threeDEmboss" w:sz="6" w:space="0" w:color="auto"/>
              <w:bottom w:val="threeDEmboss" w:sz="6" w:space="0" w:color="auto"/>
            </w:tcBorders>
            <w:shd w:val="clear" w:color="auto" w:fill="F9FBAF"/>
          </w:tcPr>
          <w:p w14:paraId="688F11BC" w14:textId="77777777" w:rsidR="00DF002A" w:rsidRPr="00467597" w:rsidDel="00036EF2" w:rsidRDefault="00DF002A" w:rsidP="0076532F">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Organizational Restriction</w:t>
            </w:r>
          </w:p>
        </w:tc>
      </w:tr>
      <w:tr w:rsidR="00DF002A" w:rsidRPr="00467597" w14:paraId="55356075" w14:textId="77777777" w:rsidTr="00DF5CE4">
        <w:trPr>
          <w:cantSplit/>
          <w:trHeight w:val="108"/>
          <w:tblHeader/>
        </w:trPr>
        <w:tc>
          <w:tcPr>
            <w:tcW w:w="1440" w:type="dxa"/>
            <w:tcBorders>
              <w:top w:val="threeDEmboss" w:sz="6" w:space="0" w:color="auto"/>
              <w:bottom w:val="single" w:sz="6" w:space="0" w:color="auto"/>
            </w:tcBorders>
            <w:vAlign w:val="center"/>
          </w:tcPr>
          <w:p w14:paraId="27AD3FCE" w14:textId="5FEA9B96" w:rsidR="00DF002A" w:rsidRPr="00467597" w:rsidRDefault="00DF5CE4" w:rsidP="0076532F">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Manual Outbound Correspondence</w:t>
            </w:r>
          </w:p>
        </w:tc>
        <w:tc>
          <w:tcPr>
            <w:tcW w:w="1530" w:type="dxa"/>
            <w:tcBorders>
              <w:top w:val="threeDEmboss" w:sz="6" w:space="0" w:color="auto"/>
              <w:bottom w:val="single" w:sz="6" w:space="0" w:color="auto"/>
            </w:tcBorders>
            <w:vAlign w:val="center"/>
          </w:tcPr>
          <w:p w14:paraId="3C75936F" w14:textId="2EA060B0" w:rsidR="00DF002A" w:rsidRPr="00467597" w:rsidRDefault="00DF5CE4" w:rsidP="0076532F">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Hybris C4C Mashup (</w:t>
            </w:r>
            <w:r w:rsidR="004239AF" w:rsidRPr="1E137593">
              <w:rPr>
                <w:rFonts w:ascii="Calibri Light" w:eastAsia="Calibri Light" w:hAnsi="Calibri Light" w:cs="Calibri Light"/>
                <w:sz w:val="18"/>
                <w:szCs w:val="18"/>
              </w:rPr>
              <w:t>OpenText</w:t>
            </w:r>
            <w:r w:rsidRPr="1E137593">
              <w:rPr>
                <w:rFonts w:ascii="Calibri Light" w:eastAsia="Calibri Light" w:hAnsi="Calibri Light" w:cs="Calibri Light"/>
                <w:sz w:val="18"/>
                <w:szCs w:val="18"/>
              </w:rPr>
              <w:t xml:space="preserve"> Empower Editor)</w:t>
            </w:r>
          </w:p>
        </w:tc>
        <w:tc>
          <w:tcPr>
            <w:tcW w:w="1890" w:type="dxa"/>
            <w:tcBorders>
              <w:top w:val="threeDEmboss" w:sz="6" w:space="0" w:color="auto"/>
              <w:bottom w:val="single" w:sz="6" w:space="0" w:color="auto"/>
            </w:tcBorders>
            <w:vAlign w:val="center"/>
          </w:tcPr>
          <w:p w14:paraId="05A5DBC0" w14:textId="27B20A28" w:rsidR="00DF002A" w:rsidRPr="00467597" w:rsidRDefault="004239AF" w:rsidP="0076532F">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OpenText</w:t>
            </w:r>
            <w:r w:rsidR="00DF5CE4" w:rsidRPr="1E137593">
              <w:rPr>
                <w:rFonts w:ascii="Calibri Light" w:eastAsia="Calibri Light" w:hAnsi="Calibri Light" w:cs="Calibri Light"/>
                <w:sz w:val="18"/>
                <w:szCs w:val="18"/>
              </w:rPr>
              <w:t xml:space="preserve"> screen to generate correspondence</w:t>
            </w:r>
          </w:p>
        </w:tc>
        <w:tc>
          <w:tcPr>
            <w:tcW w:w="1440" w:type="dxa"/>
            <w:tcBorders>
              <w:top w:val="threeDEmboss" w:sz="6" w:space="0" w:color="auto"/>
              <w:bottom w:val="single" w:sz="6" w:space="0" w:color="auto"/>
            </w:tcBorders>
            <w:vAlign w:val="center"/>
          </w:tcPr>
          <w:p w14:paraId="46EC00BC" w14:textId="3FE9C616" w:rsidR="00DF002A" w:rsidRPr="00467597" w:rsidRDefault="00DF5CE4" w:rsidP="0076532F">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Create/Change/Delete</w:t>
            </w:r>
          </w:p>
        </w:tc>
        <w:tc>
          <w:tcPr>
            <w:tcW w:w="1350" w:type="dxa"/>
            <w:tcBorders>
              <w:top w:val="threeDEmboss" w:sz="6" w:space="0" w:color="auto"/>
              <w:bottom w:val="single" w:sz="6" w:space="0" w:color="auto"/>
            </w:tcBorders>
          </w:tcPr>
          <w:p w14:paraId="66E4F7AC" w14:textId="550646C4" w:rsidR="00DF002A" w:rsidRPr="00467597" w:rsidRDefault="00DF5CE4" w:rsidP="0076532F">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N/A</w:t>
            </w:r>
          </w:p>
        </w:tc>
      </w:tr>
      <w:tr w:rsidR="00DF002A" w:rsidRPr="00467597" w14:paraId="14E4A2C1" w14:textId="77777777" w:rsidTr="00DF5CE4">
        <w:trPr>
          <w:cantSplit/>
          <w:trHeight w:val="111"/>
          <w:tblHeader/>
        </w:trPr>
        <w:tc>
          <w:tcPr>
            <w:tcW w:w="1440" w:type="dxa"/>
            <w:tcBorders>
              <w:top w:val="single" w:sz="6" w:space="0" w:color="auto"/>
              <w:bottom w:val="single" w:sz="6" w:space="0" w:color="auto"/>
            </w:tcBorders>
            <w:vAlign w:val="center"/>
          </w:tcPr>
          <w:p w14:paraId="7BC23B26" w14:textId="4B419F8F" w:rsidR="00DF002A" w:rsidRPr="00467597" w:rsidRDefault="00533D5C" w:rsidP="001A7DB0">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Automatic Correspondence</w:t>
            </w:r>
          </w:p>
        </w:tc>
        <w:tc>
          <w:tcPr>
            <w:tcW w:w="1530" w:type="dxa"/>
            <w:tcBorders>
              <w:top w:val="single" w:sz="6" w:space="0" w:color="auto"/>
              <w:bottom w:val="single" w:sz="6" w:space="0" w:color="auto"/>
            </w:tcBorders>
            <w:vAlign w:val="center"/>
          </w:tcPr>
          <w:p w14:paraId="6564080E" w14:textId="3028769A" w:rsidR="00DF002A" w:rsidRPr="00467597" w:rsidRDefault="00DF5CE4" w:rsidP="0076532F">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 xml:space="preserve">S/4HANA </w:t>
            </w:r>
          </w:p>
        </w:tc>
        <w:tc>
          <w:tcPr>
            <w:tcW w:w="1890" w:type="dxa"/>
            <w:tcBorders>
              <w:top w:val="single" w:sz="6" w:space="0" w:color="auto"/>
              <w:bottom w:val="single" w:sz="6" w:space="0" w:color="auto"/>
            </w:tcBorders>
            <w:vAlign w:val="center"/>
          </w:tcPr>
          <w:p w14:paraId="4995E69D" w14:textId="38D1CD5D" w:rsidR="00DF002A" w:rsidRPr="00467597" w:rsidRDefault="00DF5CE4" w:rsidP="001A7DB0">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 xml:space="preserve">Create </w:t>
            </w:r>
            <w:r w:rsidR="001A7DB0" w:rsidRPr="1E137593">
              <w:rPr>
                <w:rFonts w:ascii="Calibri Light" w:eastAsia="Calibri Light" w:hAnsi="Calibri Light" w:cs="Calibri Light"/>
                <w:sz w:val="18"/>
                <w:szCs w:val="18"/>
              </w:rPr>
              <w:t xml:space="preserve">automatic </w:t>
            </w:r>
            <w:r w:rsidRPr="1E137593">
              <w:rPr>
                <w:rFonts w:ascii="Calibri Light" w:eastAsia="Calibri Light" w:hAnsi="Calibri Light" w:cs="Calibri Light"/>
                <w:sz w:val="18"/>
                <w:szCs w:val="18"/>
              </w:rPr>
              <w:t>correspondence</w:t>
            </w:r>
          </w:p>
        </w:tc>
        <w:tc>
          <w:tcPr>
            <w:tcW w:w="1440" w:type="dxa"/>
            <w:tcBorders>
              <w:top w:val="single" w:sz="6" w:space="0" w:color="auto"/>
              <w:bottom w:val="single" w:sz="6" w:space="0" w:color="auto"/>
            </w:tcBorders>
            <w:vAlign w:val="center"/>
          </w:tcPr>
          <w:p w14:paraId="16BCF399" w14:textId="28E9591F" w:rsidR="00DF002A" w:rsidRPr="00467597" w:rsidRDefault="00DF5CE4" w:rsidP="0076532F">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Create</w:t>
            </w:r>
          </w:p>
        </w:tc>
        <w:tc>
          <w:tcPr>
            <w:tcW w:w="1350" w:type="dxa"/>
            <w:tcBorders>
              <w:top w:val="single" w:sz="6" w:space="0" w:color="auto"/>
              <w:bottom w:val="single" w:sz="6" w:space="0" w:color="auto"/>
            </w:tcBorders>
          </w:tcPr>
          <w:p w14:paraId="69D9F0E6" w14:textId="2FF19CA5" w:rsidR="00DF002A" w:rsidRPr="00467597" w:rsidRDefault="00DF5CE4" w:rsidP="0076532F">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N/A</w:t>
            </w:r>
          </w:p>
        </w:tc>
      </w:tr>
      <w:tr w:rsidR="00DF002A" w:rsidRPr="00467597" w14:paraId="6FB6D38E" w14:textId="77777777" w:rsidTr="00DF5CE4">
        <w:trPr>
          <w:cantSplit/>
          <w:trHeight w:val="111"/>
          <w:tblHeader/>
        </w:trPr>
        <w:tc>
          <w:tcPr>
            <w:tcW w:w="1440" w:type="dxa"/>
            <w:tcBorders>
              <w:top w:val="single" w:sz="6" w:space="0" w:color="auto"/>
              <w:bottom w:val="single" w:sz="6" w:space="0" w:color="auto"/>
            </w:tcBorders>
            <w:vAlign w:val="center"/>
          </w:tcPr>
          <w:p w14:paraId="31DCBCB7" w14:textId="6BF8C458" w:rsidR="00DF002A" w:rsidRPr="00467597" w:rsidRDefault="00DF5CE4" w:rsidP="0076532F">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Automatic &amp; Mass Outbound Correspondence</w:t>
            </w:r>
          </w:p>
        </w:tc>
        <w:tc>
          <w:tcPr>
            <w:tcW w:w="1530" w:type="dxa"/>
            <w:tcBorders>
              <w:top w:val="single" w:sz="6" w:space="0" w:color="auto"/>
              <w:bottom w:val="single" w:sz="6" w:space="0" w:color="auto"/>
            </w:tcBorders>
            <w:vAlign w:val="center"/>
          </w:tcPr>
          <w:p w14:paraId="7C4085F4" w14:textId="40C78F4B" w:rsidR="00DF002A" w:rsidRPr="00467597" w:rsidRDefault="00DF5CE4" w:rsidP="0076532F">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SP01</w:t>
            </w:r>
          </w:p>
        </w:tc>
        <w:tc>
          <w:tcPr>
            <w:tcW w:w="1890" w:type="dxa"/>
            <w:tcBorders>
              <w:top w:val="single" w:sz="6" w:space="0" w:color="auto"/>
              <w:bottom w:val="single" w:sz="6" w:space="0" w:color="auto"/>
            </w:tcBorders>
            <w:vAlign w:val="center"/>
          </w:tcPr>
          <w:p w14:paraId="525FDACD" w14:textId="3C3DD74D" w:rsidR="00DF002A" w:rsidRPr="00467597" w:rsidRDefault="00DF5CE4" w:rsidP="0076532F">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Access to the spool to locate the log file created by Automatic and Mass Outbound Correspondence process</w:t>
            </w:r>
          </w:p>
        </w:tc>
        <w:tc>
          <w:tcPr>
            <w:tcW w:w="1440" w:type="dxa"/>
            <w:tcBorders>
              <w:top w:val="single" w:sz="6" w:space="0" w:color="auto"/>
              <w:bottom w:val="single" w:sz="6" w:space="0" w:color="auto"/>
            </w:tcBorders>
            <w:vAlign w:val="center"/>
          </w:tcPr>
          <w:p w14:paraId="4259B95F" w14:textId="07428A1D" w:rsidR="00DF002A" w:rsidRPr="00467597" w:rsidRDefault="00DF5CE4" w:rsidP="0076532F">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View</w:t>
            </w:r>
          </w:p>
        </w:tc>
        <w:tc>
          <w:tcPr>
            <w:tcW w:w="1350" w:type="dxa"/>
            <w:tcBorders>
              <w:top w:val="single" w:sz="6" w:space="0" w:color="auto"/>
              <w:bottom w:val="single" w:sz="6" w:space="0" w:color="auto"/>
            </w:tcBorders>
          </w:tcPr>
          <w:p w14:paraId="0729559F" w14:textId="6653AD7E" w:rsidR="00DF002A" w:rsidRPr="00467597" w:rsidRDefault="00DF5CE4" w:rsidP="0076532F">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N/A</w:t>
            </w:r>
          </w:p>
        </w:tc>
      </w:tr>
    </w:tbl>
    <w:p w14:paraId="7D2D7357" w14:textId="77777777" w:rsidR="00D96A12" w:rsidRDefault="00D96A12" w:rsidP="001375DC">
      <w:pPr>
        <w:pStyle w:val="Heading2TextBulleted"/>
        <w:numPr>
          <w:ilvl w:val="0"/>
          <w:numId w:val="0"/>
        </w:numPr>
        <w:ind w:left="720" w:hanging="360"/>
        <w:rPr>
          <w:rFonts w:ascii="Calibri Light" w:hAnsi="Calibri Light" w:cs="Arial"/>
        </w:rPr>
      </w:pPr>
    </w:p>
    <w:p w14:paraId="53AED5FA" w14:textId="054F0BC6" w:rsidR="00676625" w:rsidRPr="006B24F0" w:rsidRDefault="001A6236" w:rsidP="003C6C8A">
      <w:pPr>
        <w:pStyle w:val="Heading2"/>
      </w:pPr>
      <w:bookmarkStart w:id="80" w:name="_Toc513448835"/>
      <w:r>
        <w:t xml:space="preserve">3.2 </w:t>
      </w:r>
      <w:r w:rsidR="00676625" w:rsidRPr="006B24F0">
        <w:t>Custom Program/Transaction Codes</w:t>
      </w:r>
      <w:bookmarkEnd w:id="80"/>
    </w:p>
    <w:tbl>
      <w:tblPr>
        <w:tblW w:w="9427" w:type="dxa"/>
        <w:tblInd w:w="262" w:type="dxa"/>
        <w:tblBorders>
          <w:top w:val="threeDEmboss" w:sz="6" w:space="0" w:color="auto"/>
          <w:left w:val="threeDEmboss" w:sz="6" w:space="0" w:color="auto"/>
          <w:bottom w:val="threeDEmboss" w:sz="6" w:space="0" w:color="auto"/>
          <w:right w:val="threeDEmboss" w:sz="6" w:space="0" w:color="auto"/>
          <w:insideH w:val="threeDEmboss" w:sz="6" w:space="0" w:color="auto"/>
          <w:insideV w:val="single" w:sz="6" w:space="0" w:color="auto"/>
        </w:tblBorders>
        <w:tblLayout w:type="fixed"/>
        <w:tblLook w:val="01E0" w:firstRow="1" w:lastRow="1" w:firstColumn="1" w:lastColumn="1" w:noHBand="0" w:noVBand="0"/>
      </w:tblPr>
      <w:tblGrid>
        <w:gridCol w:w="1916"/>
        <w:gridCol w:w="2291"/>
        <w:gridCol w:w="1718"/>
        <w:gridCol w:w="3502"/>
      </w:tblGrid>
      <w:tr w:rsidR="008128C6" w14:paraId="29F5A181" w14:textId="77777777" w:rsidTr="008128C6">
        <w:trPr>
          <w:cantSplit/>
          <w:trHeight w:val="432"/>
          <w:tblHeader/>
        </w:trPr>
        <w:tc>
          <w:tcPr>
            <w:tcW w:w="1916" w:type="dxa"/>
            <w:tcBorders>
              <w:top w:val="threeDEmboss" w:sz="6" w:space="0" w:color="auto"/>
              <w:left w:val="threeDEmboss" w:sz="6" w:space="0" w:color="auto"/>
              <w:bottom w:val="threeDEmboss" w:sz="6" w:space="0" w:color="auto"/>
              <w:right w:val="single" w:sz="6" w:space="0" w:color="auto"/>
            </w:tcBorders>
            <w:shd w:val="clear" w:color="auto" w:fill="F9FBAF"/>
            <w:vAlign w:val="center"/>
            <w:hideMark/>
          </w:tcPr>
          <w:p w14:paraId="6BF74E3F" w14:textId="77777777" w:rsidR="008128C6" w:rsidRPr="008128C6" w:rsidRDefault="008128C6">
            <w:pPr>
              <w:pStyle w:val="TableHeader-Left"/>
              <w:rPr>
                <w:rFonts w:ascii="Calibri Light,Arial" w:eastAsia="Calibri Light,Arial" w:hAnsi="Calibri Light,Arial" w:cs="Calibri Light,Arial"/>
                <w:sz w:val="18"/>
                <w:szCs w:val="18"/>
                <w:lang w:val="de-CH"/>
              </w:rPr>
            </w:pPr>
            <w:r w:rsidRPr="1E137593">
              <w:rPr>
                <w:rFonts w:ascii="Calibri Light" w:eastAsia="Calibri Light" w:hAnsi="Calibri Light" w:cs="Calibri Light"/>
                <w:sz w:val="18"/>
                <w:szCs w:val="18"/>
                <w:lang w:val="de-CH"/>
              </w:rPr>
              <w:t>Custom Program</w:t>
            </w:r>
          </w:p>
        </w:tc>
        <w:tc>
          <w:tcPr>
            <w:tcW w:w="2291" w:type="dxa"/>
            <w:tcBorders>
              <w:top w:val="threeDEmboss" w:sz="6" w:space="0" w:color="auto"/>
              <w:left w:val="single" w:sz="6" w:space="0" w:color="auto"/>
              <w:bottom w:val="threeDEmboss" w:sz="6" w:space="0" w:color="auto"/>
              <w:right w:val="single" w:sz="6" w:space="0" w:color="auto"/>
            </w:tcBorders>
            <w:shd w:val="clear" w:color="auto" w:fill="F9FBAF"/>
            <w:vAlign w:val="center"/>
            <w:hideMark/>
          </w:tcPr>
          <w:p w14:paraId="0981AD64" w14:textId="77777777" w:rsidR="008128C6" w:rsidRPr="008128C6" w:rsidRDefault="008128C6">
            <w:pPr>
              <w:pStyle w:val="TableHeader-Left"/>
              <w:rPr>
                <w:rFonts w:ascii="Calibri Light,Arial" w:eastAsia="Calibri Light,Arial" w:hAnsi="Calibri Light,Arial" w:cs="Calibri Light,Arial"/>
                <w:sz w:val="18"/>
                <w:szCs w:val="18"/>
                <w:lang w:val="de-CH"/>
              </w:rPr>
            </w:pPr>
            <w:r w:rsidRPr="1E137593">
              <w:rPr>
                <w:rFonts w:ascii="Calibri Light" w:eastAsia="Calibri Light" w:hAnsi="Calibri Light" w:cs="Calibri Light"/>
                <w:sz w:val="18"/>
                <w:szCs w:val="18"/>
                <w:lang w:val="de-CH"/>
              </w:rPr>
              <w:t xml:space="preserve">Authorization Grp </w:t>
            </w:r>
          </w:p>
        </w:tc>
        <w:tc>
          <w:tcPr>
            <w:tcW w:w="1718" w:type="dxa"/>
            <w:tcBorders>
              <w:top w:val="threeDEmboss" w:sz="6" w:space="0" w:color="auto"/>
              <w:left w:val="single" w:sz="6" w:space="0" w:color="auto"/>
              <w:bottom w:val="threeDEmboss" w:sz="6" w:space="0" w:color="auto"/>
              <w:right w:val="single" w:sz="6" w:space="0" w:color="auto"/>
            </w:tcBorders>
            <w:shd w:val="clear" w:color="auto" w:fill="F9FBAF"/>
            <w:vAlign w:val="center"/>
            <w:hideMark/>
          </w:tcPr>
          <w:p w14:paraId="4EE59B63" w14:textId="77777777" w:rsidR="008128C6" w:rsidRPr="008128C6" w:rsidRDefault="008128C6">
            <w:pPr>
              <w:pStyle w:val="TableHeader-Left"/>
              <w:rPr>
                <w:rFonts w:ascii="Calibri Light,Arial" w:eastAsia="Calibri Light,Arial" w:hAnsi="Calibri Light,Arial" w:cs="Calibri Light,Arial"/>
                <w:sz w:val="18"/>
                <w:szCs w:val="18"/>
                <w:lang w:val="de-CH"/>
              </w:rPr>
            </w:pPr>
            <w:r w:rsidRPr="1E137593">
              <w:rPr>
                <w:rFonts w:ascii="Calibri Light" w:eastAsia="Calibri Light" w:hAnsi="Calibri Light" w:cs="Calibri Light"/>
                <w:sz w:val="18"/>
                <w:szCs w:val="18"/>
                <w:lang w:val="de-CH"/>
              </w:rPr>
              <w:t>Custom T-code</w:t>
            </w:r>
          </w:p>
        </w:tc>
        <w:tc>
          <w:tcPr>
            <w:tcW w:w="3502" w:type="dxa"/>
            <w:tcBorders>
              <w:top w:val="threeDEmboss" w:sz="6" w:space="0" w:color="auto"/>
              <w:left w:val="single" w:sz="6" w:space="0" w:color="auto"/>
              <w:bottom w:val="threeDEmboss" w:sz="6" w:space="0" w:color="auto"/>
              <w:right w:val="threeDEmboss" w:sz="6" w:space="0" w:color="auto"/>
            </w:tcBorders>
            <w:shd w:val="clear" w:color="auto" w:fill="F9FBAF"/>
            <w:vAlign w:val="center"/>
            <w:hideMark/>
          </w:tcPr>
          <w:p w14:paraId="5986F86F" w14:textId="77777777" w:rsidR="008128C6" w:rsidRPr="008128C6" w:rsidRDefault="008128C6">
            <w:pPr>
              <w:pStyle w:val="TableHeader-Left"/>
              <w:rPr>
                <w:rFonts w:ascii="Calibri Light,Arial" w:eastAsia="Calibri Light,Arial" w:hAnsi="Calibri Light,Arial" w:cs="Calibri Light,Arial"/>
                <w:sz w:val="18"/>
                <w:szCs w:val="18"/>
                <w:lang w:val="de-CH"/>
              </w:rPr>
            </w:pPr>
            <w:r w:rsidRPr="1E137593">
              <w:rPr>
                <w:rFonts w:ascii="Calibri Light" w:eastAsia="Calibri Light" w:hAnsi="Calibri Light" w:cs="Calibri Light"/>
                <w:sz w:val="18"/>
                <w:szCs w:val="18"/>
                <w:lang w:val="de-CH"/>
              </w:rPr>
              <w:t>Authorization Object used in the authorization check statement</w:t>
            </w:r>
          </w:p>
        </w:tc>
      </w:tr>
      <w:tr w:rsidR="008128C6" w14:paraId="442B7D3C" w14:textId="77777777" w:rsidTr="001A7DB0">
        <w:trPr>
          <w:cantSplit/>
          <w:trHeight w:val="117"/>
        </w:trPr>
        <w:tc>
          <w:tcPr>
            <w:tcW w:w="1916" w:type="dxa"/>
            <w:tcBorders>
              <w:top w:val="threeDEmboss" w:sz="6" w:space="0" w:color="auto"/>
              <w:left w:val="threeDEmboss" w:sz="6" w:space="0" w:color="auto"/>
              <w:bottom w:val="single" w:sz="4" w:space="0" w:color="auto"/>
              <w:right w:val="single" w:sz="6" w:space="0" w:color="auto"/>
            </w:tcBorders>
            <w:vAlign w:val="center"/>
          </w:tcPr>
          <w:p w14:paraId="4F4189E9" w14:textId="63C02BD8" w:rsidR="008128C6" w:rsidRPr="008128C6" w:rsidRDefault="008128C6">
            <w:pPr>
              <w:pStyle w:val="TableField-Left"/>
              <w:rPr>
                <w:rFonts w:ascii="Calibri Light" w:hAnsi="Calibri Light" w:cs="Arial"/>
                <w:sz w:val="18"/>
                <w:szCs w:val="18"/>
                <w:lang w:val="de-CH"/>
              </w:rPr>
            </w:pPr>
          </w:p>
        </w:tc>
        <w:tc>
          <w:tcPr>
            <w:tcW w:w="2291" w:type="dxa"/>
            <w:tcBorders>
              <w:top w:val="threeDEmboss" w:sz="6" w:space="0" w:color="auto"/>
              <w:left w:val="single" w:sz="6" w:space="0" w:color="auto"/>
              <w:bottom w:val="single" w:sz="4" w:space="0" w:color="auto"/>
              <w:right w:val="single" w:sz="6" w:space="0" w:color="auto"/>
            </w:tcBorders>
            <w:vAlign w:val="center"/>
          </w:tcPr>
          <w:p w14:paraId="20548464" w14:textId="5697AFA5" w:rsidR="008128C6" w:rsidRPr="008128C6" w:rsidRDefault="008128C6">
            <w:pPr>
              <w:pStyle w:val="TableField-Left"/>
              <w:rPr>
                <w:rFonts w:ascii="Calibri Light" w:hAnsi="Calibri Light" w:cs="Arial"/>
                <w:sz w:val="18"/>
                <w:szCs w:val="18"/>
                <w:lang w:val="de-CH"/>
              </w:rPr>
            </w:pPr>
          </w:p>
        </w:tc>
        <w:tc>
          <w:tcPr>
            <w:tcW w:w="1718" w:type="dxa"/>
            <w:tcBorders>
              <w:top w:val="threeDEmboss" w:sz="6" w:space="0" w:color="auto"/>
              <w:left w:val="single" w:sz="6" w:space="0" w:color="auto"/>
              <w:bottom w:val="single" w:sz="4" w:space="0" w:color="auto"/>
              <w:right w:val="single" w:sz="6" w:space="0" w:color="auto"/>
            </w:tcBorders>
            <w:vAlign w:val="center"/>
          </w:tcPr>
          <w:p w14:paraId="6567B483" w14:textId="00C718B7" w:rsidR="008128C6" w:rsidRPr="008128C6" w:rsidRDefault="008128C6">
            <w:pPr>
              <w:pStyle w:val="TableField-Left"/>
              <w:rPr>
                <w:rFonts w:ascii="Calibri Light" w:hAnsi="Calibri Light" w:cs="Arial"/>
                <w:sz w:val="18"/>
                <w:szCs w:val="18"/>
                <w:lang w:val="de-CH"/>
              </w:rPr>
            </w:pPr>
          </w:p>
        </w:tc>
        <w:tc>
          <w:tcPr>
            <w:tcW w:w="3502" w:type="dxa"/>
            <w:tcBorders>
              <w:top w:val="threeDEmboss" w:sz="6" w:space="0" w:color="auto"/>
              <w:left w:val="single" w:sz="6" w:space="0" w:color="auto"/>
              <w:bottom w:val="single" w:sz="4" w:space="0" w:color="auto"/>
              <w:right w:val="threeDEmboss" w:sz="6" w:space="0" w:color="auto"/>
            </w:tcBorders>
            <w:vAlign w:val="center"/>
          </w:tcPr>
          <w:p w14:paraId="5684EAAB" w14:textId="77777777" w:rsidR="008128C6" w:rsidRPr="008128C6" w:rsidRDefault="008128C6">
            <w:pPr>
              <w:pStyle w:val="TableField-Left"/>
              <w:rPr>
                <w:rFonts w:ascii="Calibri Light" w:hAnsi="Calibri Light" w:cs="Arial"/>
                <w:sz w:val="18"/>
                <w:szCs w:val="18"/>
                <w:lang w:val="de-CH"/>
              </w:rPr>
            </w:pPr>
          </w:p>
        </w:tc>
      </w:tr>
    </w:tbl>
    <w:p w14:paraId="55D82C4E" w14:textId="77777777" w:rsidR="008128C6" w:rsidRPr="006B24F0" w:rsidRDefault="008128C6" w:rsidP="008128C6">
      <w:pPr>
        <w:pStyle w:val="Heading2TextBulleted"/>
        <w:numPr>
          <w:ilvl w:val="0"/>
          <w:numId w:val="0"/>
        </w:numPr>
        <w:rPr>
          <w:rFonts w:ascii="Calibri Light" w:hAnsi="Calibri Light" w:cs="Arial"/>
        </w:rPr>
      </w:pPr>
    </w:p>
    <w:p w14:paraId="56D93F2C" w14:textId="4483606E" w:rsidR="00676625" w:rsidRPr="006B24F0" w:rsidRDefault="001A6236" w:rsidP="003C6C8A">
      <w:pPr>
        <w:pStyle w:val="Heading2"/>
      </w:pPr>
      <w:bookmarkStart w:id="81" w:name="_Toc513448836"/>
      <w:r>
        <w:t xml:space="preserve">3.3 </w:t>
      </w:r>
      <w:r w:rsidR="00676625" w:rsidRPr="006B24F0">
        <w:t>Custom Table/Transaction Codes</w:t>
      </w:r>
      <w:bookmarkEnd w:id="81"/>
    </w:p>
    <w:p w14:paraId="175E2D97" w14:textId="77777777" w:rsidR="00280C7F" w:rsidRPr="006B24F0" w:rsidRDefault="00280C7F" w:rsidP="00280C7F">
      <w:pPr>
        <w:rPr>
          <w:rFonts w:ascii="Calibri Light" w:hAnsi="Calibri Light" w:cs="Arial"/>
        </w:rPr>
      </w:pPr>
    </w:p>
    <w:tbl>
      <w:tblPr>
        <w:tblW w:w="10239" w:type="dxa"/>
        <w:tblInd w:w="-131" w:type="dxa"/>
        <w:tblBorders>
          <w:top w:val="threeDEmboss" w:sz="6" w:space="0" w:color="auto"/>
          <w:left w:val="threeDEmboss" w:sz="6" w:space="0" w:color="auto"/>
          <w:bottom w:val="threeDEmboss" w:sz="6" w:space="0" w:color="auto"/>
          <w:right w:val="threeDEmboss" w:sz="6" w:space="0" w:color="auto"/>
          <w:insideH w:val="threeDEmboss" w:sz="6" w:space="0" w:color="auto"/>
          <w:insideV w:val="single" w:sz="6" w:space="0" w:color="auto"/>
        </w:tblBorders>
        <w:tblLayout w:type="fixed"/>
        <w:tblLook w:val="01E0" w:firstRow="1" w:lastRow="1" w:firstColumn="1" w:lastColumn="1" w:noHBand="0" w:noVBand="0"/>
      </w:tblPr>
      <w:tblGrid>
        <w:gridCol w:w="1630"/>
        <w:gridCol w:w="1949"/>
        <w:gridCol w:w="2220"/>
        <w:gridCol w:w="2220"/>
        <w:gridCol w:w="2220"/>
      </w:tblGrid>
      <w:tr w:rsidR="00AE5F37" w:rsidRPr="00AE5F37" w14:paraId="6EDAA698" w14:textId="77777777" w:rsidTr="00426993">
        <w:trPr>
          <w:cantSplit/>
          <w:trHeight w:val="520"/>
          <w:tblHeader/>
        </w:trPr>
        <w:tc>
          <w:tcPr>
            <w:tcW w:w="1630" w:type="dxa"/>
            <w:tcBorders>
              <w:bottom w:val="threeDEmboss" w:sz="6" w:space="0" w:color="auto"/>
            </w:tcBorders>
            <w:shd w:val="clear" w:color="auto" w:fill="F9FBAF"/>
            <w:vAlign w:val="center"/>
          </w:tcPr>
          <w:p w14:paraId="34742929" w14:textId="77777777" w:rsidR="00AE5F37" w:rsidRPr="00AE5F37" w:rsidRDefault="00AE5F37" w:rsidP="009E4B2C">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Custom Table</w:t>
            </w:r>
          </w:p>
        </w:tc>
        <w:tc>
          <w:tcPr>
            <w:tcW w:w="1949" w:type="dxa"/>
            <w:tcBorders>
              <w:bottom w:val="threeDEmboss" w:sz="6" w:space="0" w:color="auto"/>
            </w:tcBorders>
            <w:shd w:val="clear" w:color="auto" w:fill="F9FBAF"/>
            <w:vAlign w:val="center"/>
          </w:tcPr>
          <w:p w14:paraId="675BE980" w14:textId="77777777" w:rsidR="00AE5F37" w:rsidRPr="00AE5F37" w:rsidRDefault="00AE5F37" w:rsidP="009E4B2C">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Authorization Grp Assigned</w:t>
            </w:r>
          </w:p>
        </w:tc>
        <w:tc>
          <w:tcPr>
            <w:tcW w:w="2220" w:type="dxa"/>
            <w:tcBorders>
              <w:bottom w:val="threeDEmboss" w:sz="6" w:space="0" w:color="auto"/>
            </w:tcBorders>
            <w:shd w:val="clear" w:color="auto" w:fill="F9FBAF"/>
            <w:vAlign w:val="center"/>
          </w:tcPr>
          <w:p w14:paraId="4C19CB03" w14:textId="77777777" w:rsidR="00AE5F37" w:rsidRPr="00AE5F37" w:rsidRDefault="00AE5F37" w:rsidP="009E4B2C">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Custom T-code for the Table</w:t>
            </w:r>
          </w:p>
        </w:tc>
        <w:tc>
          <w:tcPr>
            <w:tcW w:w="2220" w:type="dxa"/>
            <w:tcBorders>
              <w:bottom w:val="threeDEmboss" w:sz="6" w:space="0" w:color="auto"/>
            </w:tcBorders>
            <w:shd w:val="clear" w:color="auto" w:fill="F9FBAF"/>
            <w:vAlign w:val="center"/>
          </w:tcPr>
          <w:p w14:paraId="148E0111" w14:textId="77777777" w:rsidR="00AE5F37" w:rsidRPr="00AE5F37" w:rsidRDefault="00AE5F37" w:rsidP="009E4B2C">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Table Access (display/update)</w:t>
            </w:r>
          </w:p>
        </w:tc>
        <w:tc>
          <w:tcPr>
            <w:tcW w:w="2220" w:type="dxa"/>
            <w:tcBorders>
              <w:bottom w:val="threeDEmboss" w:sz="6" w:space="0" w:color="auto"/>
            </w:tcBorders>
            <w:shd w:val="clear" w:color="auto" w:fill="F9FBAF"/>
          </w:tcPr>
          <w:p w14:paraId="26CBADE3" w14:textId="77777777" w:rsidR="00AE5F37" w:rsidRPr="00AE5F37" w:rsidRDefault="00AE5F37" w:rsidP="009E4B2C">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RICEFW Reference ID</w:t>
            </w:r>
          </w:p>
        </w:tc>
      </w:tr>
      <w:tr w:rsidR="00AE5F37" w:rsidRPr="00AE5F37" w14:paraId="6731C3C9" w14:textId="77777777" w:rsidTr="00426993">
        <w:trPr>
          <w:cantSplit/>
          <w:trHeight w:val="130"/>
        </w:trPr>
        <w:tc>
          <w:tcPr>
            <w:tcW w:w="1630" w:type="dxa"/>
            <w:tcBorders>
              <w:bottom w:val="single" w:sz="4" w:space="0" w:color="auto"/>
            </w:tcBorders>
            <w:vAlign w:val="center"/>
          </w:tcPr>
          <w:p w14:paraId="5535F9D9" w14:textId="1B2A714C" w:rsidR="00AE5F37" w:rsidRPr="00AE5F37" w:rsidRDefault="00AE5F37" w:rsidP="009E4B2C">
            <w:pPr>
              <w:pStyle w:val="TableField-Left"/>
              <w:rPr>
                <w:rFonts w:ascii="Calibri Light" w:hAnsi="Calibri Light" w:cs="Arial"/>
                <w:sz w:val="18"/>
                <w:szCs w:val="18"/>
              </w:rPr>
            </w:pPr>
          </w:p>
        </w:tc>
        <w:tc>
          <w:tcPr>
            <w:tcW w:w="1949" w:type="dxa"/>
            <w:tcBorders>
              <w:bottom w:val="single" w:sz="4" w:space="0" w:color="auto"/>
            </w:tcBorders>
            <w:vAlign w:val="center"/>
          </w:tcPr>
          <w:p w14:paraId="12BED193" w14:textId="0DEE6A8A" w:rsidR="00AE5F37" w:rsidRPr="00AE5F37" w:rsidRDefault="00AE5F37" w:rsidP="009E4B2C">
            <w:pPr>
              <w:pStyle w:val="TableField-Left"/>
              <w:rPr>
                <w:rFonts w:ascii="Calibri Light" w:hAnsi="Calibri Light" w:cs="Arial"/>
                <w:sz w:val="18"/>
                <w:szCs w:val="18"/>
              </w:rPr>
            </w:pPr>
          </w:p>
        </w:tc>
        <w:tc>
          <w:tcPr>
            <w:tcW w:w="2220" w:type="dxa"/>
            <w:tcBorders>
              <w:bottom w:val="single" w:sz="4" w:space="0" w:color="auto"/>
            </w:tcBorders>
            <w:vAlign w:val="center"/>
          </w:tcPr>
          <w:p w14:paraId="3D7AC2C7" w14:textId="0F62E57D" w:rsidR="00AE5F37" w:rsidRPr="00AE5F37" w:rsidRDefault="00AE5F37" w:rsidP="009E4B2C">
            <w:pPr>
              <w:pStyle w:val="TableField-Left"/>
              <w:rPr>
                <w:rFonts w:ascii="Calibri Light" w:hAnsi="Calibri Light" w:cs="Arial"/>
                <w:sz w:val="18"/>
                <w:szCs w:val="18"/>
              </w:rPr>
            </w:pPr>
          </w:p>
        </w:tc>
        <w:tc>
          <w:tcPr>
            <w:tcW w:w="2220" w:type="dxa"/>
            <w:tcBorders>
              <w:bottom w:val="single" w:sz="4" w:space="0" w:color="auto"/>
            </w:tcBorders>
            <w:vAlign w:val="center"/>
          </w:tcPr>
          <w:p w14:paraId="298F25FC" w14:textId="2C2080E3" w:rsidR="00AE5F37" w:rsidRPr="00AE5F37" w:rsidRDefault="00AE5F37" w:rsidP="009E4B2C">
            <w:pPr>
              <w:pStyle w:val="TableField-Left"/>
              <w:rPr>
                <w:rFonts w:ascii="Calibri Light" w:hAnsi="Calibri Light" w:cs="Arial"/>
                <w:sz w:val="18"/>
                <w:szCs w:val="18"/>
              </w:rPr>
            </w:pPr>
          </w:p>
        </w:tc>
        <w:tc>
          <w:tcPr>
            <w:tcW w:w="2220" w:type="dxa"/>
            <w:tcBorders>
              <w:bottom w:val="single" w:sz="4" w:space="0" w:color="auto"/>
            </w:tcBorders>
          </w:tcPr>
          <w:p w14:paraId="73B0F847" w14:textId="74B3340B" w:rsidR="00AE5F37" w:rsidRPr="00AE5F37" w:rsidRDefault="00AE5F37" w:rsidP="009E4B2C">
            <w:pPr>
              <w:pStyle w:val="TableField-Left"/>
              <w:rPr>
                <w:rFonts w:ascii="Calibri Light" w:hAnsi="Calibri Light" w:cs="Arial"/>
                <w:sz w:val="18"/>
                <w:szCs w:val="18"/>
              </w:rPr>
            </w:pPr>
          </w:p>
        </w:tc>
      </w:tr>
      <w:tr w:rsidR="00AE5F37" w:rsidRPr="00AE5F37" w14:paraId="57558799" w14:textId="77777777" w:rsidTr="00426993">
        <w:trPr>
          <w:cantSplit/>
          <w:trHeight w:val="130"/>
        </w:trPr>
        <w:tc>
          <w:tcPr>
            <w:tcW w:w="1630" w:type="dxa"/>
            <w:tcBorders>
              <w:top w:val="single" w:sz="4" w:space="0" w:color="auto"/>
            </w:tcBorders>
            <w:vAlign w:val="center"/>
          </w:tcPr>
          <w:p w14:paraId="7B30E9EE" w14:textId="77777777" w:rsidR="00AE5F37" w:rsidRPr="00AE5F37" w:rsidRDefault="00AE5F37" w:rsidP="009E4B2C">
            <w:pPr>
              <w:pStyle w:val="TableField-Left"/>
              <w:rPr>
                <w:rFonts w:ascii="Calibri Light" w:hAnsi="Calibri Light" w:cs="Arial"/>
                <w:sz w:val="18"/>
                <w:szCs w:val="18"/>
              </w:rPr>
            </w:pPr>
          </w:p>
        </w:tc>
        <w:tc>
          <w:tcPr>
            <w:tcW w:w="1949" w:type="dxa"/>
            <w:tcBorders>
              <w:top w:val="single" w:sz="4" w:space="0" w:color="auto"/>
            </w:tcBorders>
            <w:vAlign w:val="center"/>
          </w:tcPr>
          <w:p w14:paraId="1E8B4F97" w14:textId="77777777" w:rsidR="00AE5F37" w:rsidRPr="00AE5F37" w:rsidRDefault="00AE5F37" w:rsidP="009E4B2C">
            <w:pPr>
              <w:pStyle w:val="TableField-Left"/>
              <w:rPr>
                <w:rFonts w:ascii="Calibri Light" w:hAnsi="Calibri Light" w:cs="Arial"/>
                <w:sz w:val="18"/>
                <w:szCs w:val="18"/>
              </w:rPr>
            </w:pPr>
          </w:p>
        </w:tc>
        <w:tc>
          <w:tcPr>
            <w:tcW w:w="2220" w:type="dxa"/>
            <w:tcBorders>
              <w:top w:val="single" w:sz="4" w:space="0" w:color="auto"/>
            </w:tcBorders>
            <w:vAlign w:val="center"/>
          </w:tcPr>
          <w:p w14:paraId="61791EB5" w14:textId="77777777" w:rsidR="00AE5F37" w:rsidRPr="00AE5F37" w:rsidRDefault="00AE5F37" w:rsidP="009E4B2C">
            <w:pPr>
              <w:pStyle w:val="TableField-Left"/>
              <w:rPr>
                <w:rFonts w:ascii="Calibri Light" w:hAnsi="Calibri Light" w:cs="Arial"/>
                <w:sz w:val="18"/>
                <w:szCs w:val="18"/>
              </w:rPr>
            </w:pPr>
          </w:p>
        </w:tc>
        <w:tc>
          <w:tcPr>
            <w:tcW w:w="2220" w:type="dxa"/>
            <w:tcBorders>
              <w:top w:val="single" w:sz="4" w:space="0" w:color="auto"/>
            </w:tcBorders>
            <w:vAlign w:val="center"/>
          </w:tcPr>
          <w:p w14:paraId="7E9BF133" w14:textId="77777777" w:rsidR="00AE5F37" w:rsidRPr="00AE5F37" w:rsidRDefault="00AE5F37" w:rsidP="009E4B2C">
            <w:pPr>
              <w:pStyle w:val="TableField-Left"/>
              <w:rPr>
                <w:rFonts w:ascii="Calibri Light" w:hAnsi="Calibri Light" w:cs="Arial"/>
                <w:sz w:val="18"/>
                <w:szCs w:val="18"/>
              </w:rPr>
            </w:pPr>
          </w:p>
        </w:tc>
        <w:tc>
          <w:tcPr>
            <w:tcW w:w="2220" w:type="dxa"/>
            <w:tcBorders>
              <w:top w:val="single" w:sz="4" w:space="0" w:color="auto"/>
            </w:tcBorders>
          </w:tcPr>
          <w:p w14:paraId="3F811D80" w14:textId="77777777" w:rsidR="00AE5F37" w:rsidRPr="00AE5F37" w:rsidRDefault="00AE5F37" w:rsidP="009E4B2C">
            <w:pPr>
              <w:pStyle w:val="TableField-Left"/>
              <w:rPr>
                <w:rFonts w:ascii="Calibri Light" w:hAnsi="Calibri Light" w:cs="Arial"/>
                <w:sz w:val="18"/>
                <w:szCs w:val="18"/>
              </w:rPr>
            </w:pPr>
          </w:p>
        </w:tc>
      </w:tr>
    </w:tbl>
    <w:p w14:paraId="2DEEBA44" w14:textId="77777777" w:rsidR="00676625" w:rsidRPr="006B24F0" w:rsidRDefault="00676625" w:rsidP="001375DC">
      <w:pPr>
        <w:pStyle w:val="Heading2TextBulleted"/>
        <w:numPr>
          <w:ilvl w:val="0"/>
          <w:numId w:val="0"/>
        </w:numPr>
        <w:ind w:left="720" w:hanging="360"/>
        <w:rPr>
          <w:rFonts w:ascii="Calibri Light" w:hAnsi="Calibri Light" w:cs="Arial"/>
        </w:rPr>
      </w:pPr>
    </w:p>
    <w:p w14:paraId="5CE35FCE" w14:textId="61FF7F40" w:rsidR="00131612" w:rsidRDefault="001A6236" w:rsidP="00031112">
      <w:pPr>
        <w:pStyle w:val="Heading2"/>
      </w:pPr>
      <w:bookmarkStart w:id="82" w:name="_Toc513448837"/>
      <w:bookmarkStart w:id="83" w:name="_Toc491613826"/>
      <w:r>
        <w:lastRenderedPageBreak/>
        <w:t>3.4 Data Criticality and Cybersecurity Baseline Risks</w:t>
      </w:r>
      <w:bookmarkEnd w:id="82"/>
    </w:p>
    <w:tbl>
      <w:tblPr>
        <w:tblStyle w:val="TableGridLight"/>
        <w:tblW w:w="10345" w:type="dxa"/>
        <w:shd w:val="clear" w:color="auto" w:fill="FFFFFF" w:themeFill="background1"/>
        <w:tblLayout w:type="fixed"/>
        <w:tblLook w:val="04A0" w:firstRow="1" w:lastRow="0" w:firstColumn="1" w:lastColumn="0" w:noHBand="0" w:noVBand="1"/>
      </w:tblPr>
      <w:tblGrid>
        <w:gridCol w:w="3775"/>
        <w:gridCol w:w="6570"/>
      </w:tblGrid>
      <w:tr w:rsidR="00031112" w14:paraId="74C3324D" w14:textId="77777777" w:rsidTr="391D4A8A">
        <w:tc>
          <w:tcPr>
            <w:tcW w:w="3775" w:type="dxa"/>
            <w:shd w:val="clear" w:color="auto" w:fill="FFFFFF" w:themeFill="background1"/>
          </w:tcPr>
          <w:p w14:paraId="343D34C1" w14:textId="3EC36735" w:rsidR="00031112" w:rsidRPr="009D54C9" w:rsidRDefault="00031112" w:rsidP="009E4B2C">
            <w:pPr>
              <w:pStyle w:val="Heading2TextBulleted"/>
              <w:numPr>
                <w:ilvl w:val="0"/>
                <w:numId w:val="0"/>
              </w:numPr>
              <w:rPr>
                <w:rFonts w:ascii="Calibri Light" w:hAnsi="Calibri Light" w:cs="Arial"/>
                <w:b/>
                <w:sz w:val="18"/>
                <w:szCs w:val="18"/>
              </w:rPr>
            </w:pPr>
            <w:r w:rsidRPr="009D54C9">
              <w:rPr>
                <w:rFonts w:ascii="Calibri Light" w:hAnsi="Calibri Light" w:cs="Arial"/>
                <w:b/>
                <w:sz w:val="18"/>
                <w:szCs w:val="18"/>
              </w:rPr>
              <w:t>Specify Data Classification /Special Handling or Regulatory Requirement</w:t>
            </w:r>
          </w:p>
          <w:p w14:paraId="2B1DADDA" w14:textId="77777777" w:rsidR="00031112" w:rsidRPr="009D54C9" w:rsidRDefault="00031112" w:rsidP="009E4B2C">
            <w:pPr>
              <w:pStyle w:val="Heading2TextBulleted"/>
              <w:numPr>
                <w:ilvl w:val="0"/>
                <w:numId w:val="0"/>
              </w:numPr>
              <w:rPr>
                <w:rFonts w:ascii="Calibri Light" w:hAnsi="Calibri Light" w:cs="Arial"/>
                <w:i/>
                <w:sz w:val="18"/>
                <w:szCs w:val="18"/>
              </w:rPr>
            </w:pPr>
            <w:r w:rsidRPr="009D54C9">
              <w:rPr>
                <w:rFonts w:ascii="Calibri Light" w:hAnsi="Calibri Light" w:cs="Arial"/>
                <w:i/>
                <w:sz w:val="18"/>
                <w:szCs w:val="18"/>
              </w:rPr>
              <w:t>What is the classification of Data? Does it trigger any special regulations?</w:t>
            </w:r>
          </w:p>
          <w:p w14:paraId="2CA34097" w14:textId="77777777" w:rsidR="00031112" w:rsidRPr="009D54C9" w:rsidRDefault="00031112" w:rsidP="009E4B2C">
            <w:pPr>
              <w:pStyle w:val="Heading2TextBulleted"/>
              <w:numPr>
                <w:ilvl w:val="0"/>
                <w:numId w:val="0"/>
              </w:numPr>
              <w:rPr>
                <w:rFonts w:ascii="Calibri Light" w:hAnsi="Calibri Light" w:cs="Arial"/>
                <w:b/>
                <w:sz w:val="18"/>
                <w:szCs w:val="18"/>
              </w:rPr>
            </w:pPr>
            <w:r w:rsidRPr="009D54C9">
              <w:rPr>
                <w:rFonts w:ascii="Calibri Light" w:hAnsi="Calibri Light" w:cs="Arial"/>
                <w:i/>
                <w:sz w:val="18"/>
                <w:szCs w:val="18"/>
              </w:rPr>
              <w:t>Please select the classification / Sensitivity of the Data. This will help us Assess the Risk associated and remediation measures if any.</w:t>
            </w:r>
          </w:p>
        </w:tc>
        <w:tc>
          <w:tcPr>
            <w:tcW w:w="6570" w:type="dxa"/>
            <w:shd w:val="clear" w:color="auto" w:fill="FFFFFF" w:themeFill="background1"/>
          </w:tcPr>
          <w:p w14:paraId="0DF1A3C5" w14:textId="77777777" w:rsidR="00031112" w:rsidRPr="009D54C9" w:rsidRDefault="00031112" w:rsidP="009E4B2C">
            <w:pPr>
              <w:rPr>
                <w:rFonts w:ascii="Calibri Light" w:eastAsia="Calibri Light" w:hAnsi="Calibri Light" w:cs="Calibri Light"/>
                <w:b/>
                <w:i/>
                <w:sz w:val="18"/>
                <w:szCs w:val="18"/>
              </w:rPr>
            </w:pPr>
            <w:r w:rsidRPr="1E137593">
              <w:rPr>
                <w:rFonts w:ascii="Calibri Light" w:eastAsia="Calibri Light" w:hAnsi="Calibri Light" w:cs="Calibri Light"/>
                <w:b/>
                <w:i/>
                <w:sz w:val="18"/>
                <w:szCs w:val="18"/>
              </w:rPr>
              <w:t>&lt;Select all that apply&gt;</w:t>
            </w:r>
          </w:p>
          <w:p w14:paraId="0A2477EA" w14:textId="02F92BA6" w:rsidR="00031112" w:rsidRPr="009D54C9" w:rsidRDefault="00281C4F" w:rsidP="009E4B2C">
            <w:pPr>
              <w:rPr>
                <w:rFonts w:ascii="Calibri Light" w:eastAsia="Calibri Light" w:hAnsi="Calibri Light" w:cs="Calibri Light"/>
                <w:sz w:val="18"/>
                <w:szCs w:val="18"/>
              </w:rPr>
            </w:pPr>
            <w:sdt>
              <w:sdtPr>
                <w:rPr>
                  <w:rFonts w:ascii="Calibri Light" w:hAnsi="Calibri Light"/>
                  <w:b/>
                  <w:sz w:val="18"/>
                  <w:szCs w:val="18"/>
                </w:rPr>
                <w:id w:val="1920680875"/>
                <w14:checkbox>
                  <w14:checked w14:val="1"/>
                  <w14:checkedState w14:val="2612" w14:font="MS Gothic"/>
                  <w14:uncheckedState w14:val="2610" w14:font="MS Gothic"/>
                </w14:checkbox>
              </w:sdtPr>
              <w:sdtEndPr/>
              <w:sdtContent>
                <w:r w:rsidR="004F5814">
                  <w:rPr>
                    <w:rFonts w:ascii="MS Gothic" w:eastAsia="MS Gothic" w:hAnsi="MS Gothic" w:hint="eastAsia"/>
                    <w:b/>
                    <w:sz w:val="18"/>
                    <w:szCs w:val="18"/>
                  </w:rPr>
                  <w:t>☒</w:t>
                </w:r>
              </w:sdtContent>
            </w:sdt>
            <w:r w:rsidR="00031112" w:rsidRPr="1E137593">
              <w:rPr>
                <w:rFonts w:ascii="Calibri Light" w:eastAsia="Calibri Light" w:hAnsi="Calibri Light" w:cs="Calibri Light"/>
                <w:sz w:val="18"/>
                <w:szCs w:val="18"/>
              </w:rPr>
              <w:t xml:space="preserve"> PII - Personal Identifiable Information / Privacy Law</w:t>
            </w:r>
          </w:p>
          <w:p w14:paraId="3418FA17" w14:textId="77777777" w:rsidR="00031112" w:rsidRPr="009D54C9" w:rsidRDefault="00281C4F" w:rsidP="009E4B2C">
            <w:pPr>
              <w:rPr>
                <w:rStyle w:val="pageheading"/>
                <w:rFonts w:ascii="Calibri Light" w:eastAsia="Calibri Light" w:hAnsi="Calibri Light" w:cs="Calibri Light"/>
                <w:sz w:val="18"/>
                <w:szCs w:val="18"/>
              </w:rPr>
            </w:pPr>
            <w:sdt>
              <w:sdtPr>
                <w:rPr>
                  <w:rFonts w:ascii="Calibri Light" w:hAnsi="Calibri Light"/>
                  <w:sz w:val="18"/>
                  <w:szCs w:val="18"/>
                </w:rPr>
                <w:id w:val="1505782686"/>
                <w14:checkbox>
                  <w14:checked w14:val="0"/>
                  <w14:checkedState w14:val="2612" w14:font="MS Gothic"/>
                  <w14:uncheckedState w14:val="2610" w14:font="MS Gothic"/>
                </w14:checkbox>
              </w:sdtPr>
              <w:sdtEndPr/>
              <w:sdtContent>
                <w:r w:rsidR="00031112" w:rsidRPr="009D54C9">
                  <w:rPr>
                    <w:rFonts w:ascii="Segoe UI Symbol" w:eastAsia="MS Gothic" w:hAnsi="Segoe UI Symbol" w:cs="Segoe UI Symbol"/>
                    <w:sz w:val="18"/>
                    <w:szCs w:val="18"/>
                  </w:rPr>
                  <w:t>☐</w:t>
                </w:r>
              </w:sdtContent>
            </w:sdt>
            <w:r w:rsidR="00031112" w:rsidRPr="1E137593">
              <w:rPr>
                <w:rFonts w:ascii="Calibri Light" w:eastAsia="Calibri Light" w:hAnsi="Calibri Light" w:cs="Calibri Light"/>
                <w:sz w:val="18"/>
                <w:szCs w:val="18"/>
              </w:rPr>
              <w:t xml:space="preserve"> CEII - </w:t>
            </w:r>
            <w:r w:rsidR="00031112" w:rsidRPr="1E137593">
              <w:rPr>
                <w:rStyle w:val="pageheading"/>
                <w:rFonts w:ascii="Calibri Light" w:eastAsia="Calibri Light" w:hAnsi="Calibri Light" w:cs="Calibri Light"/>
                <w:sz w:val="18"/>
                <w:szCs w:val="18"/>
              </w:rPr>
              <w:t>Critical Energy Infrastructure Information</w:t>
            </w:r>
          </w:p>
          <w:p w14:paraId="3D3F1308" w14:textId="77777777" w:rsidR="00031112" w:rsidRPr="009D54C9" w:rsidRDefault="00281C4F" w:rsidP="009E4B2C">
            <w:pPr>
              <w:rPr>
                <w:rFonts w:ascii="Calibri Light" w:eastAsia="Calibri Light" w:hAnsi="Calibri Light" w:cs="Calibri Light"/>
                <w:sz w:val="18"/>
                <w:szCs w:val="18"/>
              </w:rPr>
            </w:pPr>
            <w:sdt>
              <w:sdtPr>
                <w:rPr>
                  <w:rFonts w:ascii="Calibri Light" w:hAnsi="Calibri Light"/>
                  <w:sz w:val="18"/>
                  <w:szCs w:val="18"/>
                </w:rPr>
                <w:id w:val="-612908069"/>
                <w14:checkbox>
                  <w14:checked w14:val="0"/>
                  <w14:checkedState w14:val="2612" w14:font="MS Gothic"/>
                  <w14:uncheckedState w14:val="2610" w14:font="MS Gothic"/>
                </w14:checkbox>
              </w:sdtPr>
              <w:sdtEndPr/>
              <w:sdtContent>
                <w:r w:rsidR="00031112" w:rsidRPr="009D54C9">
                  <w:rPr>
                    <w:rFonts w:ascii="Segoe UI Symbol" w:eastAsia="MS Gothic" w:hAnsi="Segoe UI Symbol" w:cs="Segoe UI Symbol"/>
                    <w:sz w:val="18"/>
                    <w:szCs w:val="18"/>
                  </w:rPr>
                  <w:t>☐</w:t>
                </w:r>
              </w:sdtContent>
            </w:sdt>
            <w:r w:rsidR="00031112" w:rsidRPr="1E137593">
              <w:rPr>
                <w:rFonts w:ascii="Calibri Light" w:eastAsia="Calibri Light" w:hAnsi="Calibri Light" w:cs="Calibri Light"/>
                <w:sz w:val="18"/>
                <w:szCs w:val="18"/>
              </w:rPr>
              <w:t xml:space="preserve"> FERC SOC (Standards of Conduct)</w:t>
            </w:r>
          </w:p>
          <w:p w14:paraId="37C9E91B" w14:textId="77777777" w:rsidR="00031112" w:rsidRPr="009D54C9" w:rsidRDefault="00281C4F" w:rsidP="009E4B2C">
            <w:pPr>
              <w:rPr>
                <w:rFonts w:ascii="Calibri Light" w:eastAsia="Calibri Light" w:hAnsi="Calibri Light" w:cs="Calibri Light"/>
                <w:sz w:val="18"/>
                <w:szCs w:val="18"/>
              </w:rPr>
            </w:pPr>
            <w:sdt>
              <w:sdtPr>
                <w:rPr>
                  <w:rFonts w:ascii="Calibri Light" w:hAnsi="Calibri Light"/>
                  <w:sz w:val="18"/>
                  <w:szCs w:val="18"/>
                </w:rPr>
                <w:id w:val="72101584"/>
                <w14:checkbox>
                  <w14:checked w14:val="0"/>
                  <w14:checkedState w14:val="2612" w14:font="MS Gothic"/>
                  <w14:uncheckedState w14:val="2610" w14:font="MS Gothic"/>
                </w14:checkbox>
              </w:sdtPr>
              <w:sdtEndPr/>
              <w:sdtContent>
                <w:r w:rsidR="00031112" w:rsidRPr="009D54C9">
                  <w:rPr>
                    <w:rFonts w:ascii="Segoe UI Symbol" w:eastAsia="MS Gothic" w:hAnsi="Segoe UI Symbol" w:cs="Segoe UI Symbol"/>
                    <w:sz w:val="18"/>
                    <w:szCs w:val="18"/>
                  </w:rPr>
                  <w:t>☐</w:t>
                </w:r>
              </w:sdtContent>
            </w:sdt>
            <w:r w:rsidR="00031112" w:rsidRPr="1E137593">
              <w:rPr>
                <w:rFonts w:ascii="Calibri Light" w:eastAsia="Calibri Light" w:hAnsi="Calibri Light" w:cs="Calibri Light"/>
                <w:sz w:val="18"/>
                <w:szCs w:val="18"/>
              </w:rPr>
              <w:t xml:space="preserve"> NERC CIP Confidential</w:t>
            </w:r>
          </w:p>
          <w:p w14:paraId="58008A6C" w14:textId="77777777" w:rsidR="00031112" w:rsidRPr="009D54C9" w:rsidRDefault="00281C4F" w:rsidP="009E4B2C">
            <w:pPr>
              <w:rPr>
                <w:rFonts w:ascii="Calibri Light" w:eastAsia="Calibri Light" w:hAnsi="Calibri Light" w:cs="Calibri Light"/>
                <w:sz w:val="18"/>
                <w:szCs w:val="18"/>
              </w:rPr>
            </w:pPr>
            <w:sdt>
              <w:sdtPr>
                <w:rPr>
                  <w:rFonts w:ascii="Calibri Light" w:hAnsi="Calibri Light"/>
                  <w:sz w:val="18"/>
                  <w:szCs w:val="18"/>
                </w:rPr>
                <w:id w:val="258883580"/>
                <w14:checkbox>
                  <w14:checked w14:val="0"/>
                  <w14:checkedState w14:val="2612" w14:font="MS Gothic"/>
                  <w14:uncheckedState w14:val="2610" w14:font="MS Gothic"/>
                </w14:checkbox>
              </w:sdtPr>
              <w:sdtEndPr/>
              <w:sdtContent>
                <w:r w:rsidR="00031112" w:rsidRPr="009D54C9">
                  <w:rPr>
                    <w:rFonts w:ascii="Segoe UI Symbol" w:eastAsia="MS Gothic" w:hAnsi="Segoe UI Symbol" w:cs="Segoe UI Symbol"/>
                    <w:sz w:val="18"/>
                    <w:szCs w:val="18"/>
                  </w:rPr>
                  <w:t>☐</w:t>
                </w:r>
              </w:sdtContent>
            </w:sdt>
            <w:r w:rsidR="00031112" w:rsidRPr="1E137593">
              <w:rPr>
                <w:rFonts w:ascii="Calibri Light" w:eastAsia="Calibri Light" w:hAnsi="Calibri Light" w:cs="Calibri Light"/>
                <w:sz w:val="18"/>
                <w:szCs w:val="18"/>
              </w:rPr>
              <w:t xml:space="preserve"> Sarbanes-Oxley (SOX) financial reporting data</w:t>
            </w:r>
          </w:p>
          <w:p w14:paraId="27CB345E" w14:textId="77777777" w:rsidR="00031112" w:rsidRPr="009D54C9" w:rsidRDefault="00281C4F" w:rsidP="009E4B2C">
            <w:pPr>
              <w:rPr>
                <w:rFonts w:ascii="Calibri Light" w:eastAsia="Calibri Light" w:hAnsi="Calibri Light" w:cs="Calibri Light"/>
                <w:sz w:val="18"/>
                <w:szCs w:val="18"/>
              </w:rPr>
            </w:pPr>
            <w:sdt>
              <w:sdtPr>
                <w:rPr>
                  <w:rFonts w:ascii="Calibri Light" w:hAnsi="Calibri Light"/>
                  <w:sz w:val="18"/>
                  <w:szCs w:val="18"/>
                </w:rPr>
                <w:id w:val="26613592"/>
                <w14:checkbox>
                  <w14:checked w14:val="0"/>
                  <w14:checkedState w14:val="2612" w14:font="MS Gothic"/>
                  <w14:uncheckedState w14:val="2610" w14:font="MS Gothic"/>
                </w14:checkbox>
              </w:sdtPr>
              <w:sdtEndPr/>
              <w:sdtContent>
                <w:r w:rsidR="00031112" w:rsidRPr="009D54C9">
                  <w:rPr>
                    <w:rFonts w:ascii="Segoe UI Symbol" w:eastAsia="MS Gothic" w:hAnsi="Segoe UI Symbol" w:cs="Segoe UI Symbol"/>
                    <w:sz w:val="18"/>
                    <w:szCs w:val="18"/>
                  </w:rPr>
                  <w:t>☐</w:t>
                </w:r>
              </w:sdtContent>
            </w:sdt>
            <w:r w:rsidR="00031112" w:rsidRPr="1E137593">
              <w:rPr>
                <w:rFonts w:ascii="Calibri Light" w:eastAsia="Calibri Light" w:hAnsi="Calibri Light" w:cs="Calibri Light"/>
                <w:sz w:val="18"/>
                <w:szCs w:val="18"/>
              </w:rPr>
              <w:t xml:space="preserve"> SCE utility data accessible by affiliate companies (CPUC)</w:t>
            </w:r>
          </w:p>
          <w:p w14:paraId="39A4B98A" w14:textId="77777777" w:rsidR="00031112" w:rsidRPr="009D54C9" w:rsidRDefault="00281C4F" w:rsidP="009E4B2C">
            <w:pPr>
              <w:rPr>
                <w:rFonts w:ascii="Calibri Light" w:eastAsia="Calibri Light" w:hAnsi="Calibri Light" w:cs="Calibri Light"/>
                <w:sz w:val="18"/>
                <w:szCs w:val="18"/>
              </w:rPr>
            </w:pPr>
            <w:sdt>
              <w:sdtPr>
                <w:rPr>
                  <w:rFonts w:ascii="Calibri Light" w:hAnsi="Calibri Light"/>
                  <w:sz w:val="18"/>
                  <w:szCs w:val="18"/>
                </w:rPr>
                <w:id w:val="-878621717"/>
                <w14:checkbox>
                  <w14:checked w14:val="0"/>
                  <w14:checkedState w14:val="2612" w14:font="MS Gothic"/>
                  <w14:uncheckedState w14:val="2610" w14:font="MS Gothic"/>
                </w14:checkbox>
              </w:sdtPr>
              <w:sdtEndPr/>
              <w:sdtContent>
                <w:r w:rsidR="00031112" w:rsidRPr="009D54C9">
                  <w:rPr>
                    <w:rFonts w:ascii="Segoe UI Symbol" w:eastAsia="MS Gothic" w:hAnsi="Segoe UI Symbol" w:cs="Segoe UI Symbol"/>
                    <w:sz w:val="18"/>
                    <w:szCs w:val="18"/>
                  </w:rPr>
                  <w:t>☐</w:t>
                </w:r>
              </w:sdtContent>
            </w:sdt>
            <w:r w:rsidR="00031112" w:rsidRPr="1E137593">
              <w:rPr>
                <w:rFonts w:ascii="Calibri Light" w:eastAsia="Calibri Light" w:hAnsi="Calibri Light" w:cs="Calibri Light"/>
                <w:sz w:val="18"/>
                <w:szCs w:val="18"/>
              </w:rPr>
              <w:t xml:space="preserve"> PCI - Payment Card Industry Compliance</w:t>
            </w:r>
          </w:p>
          <w:p w14:paraId="7F6EB03B" w14:textId="310791BB" w:rsidR="00031112" w:rsidRPr="009D54C9" w:rsidRDefault="00281C4F" w:rsidP="009E4B2C">
            <w:pPr>
              <w:rPr>
                <w:rFonts w:ascii="Calibri Light" w:eastAsia="Calibri Light" w:hAnsi="Calibri Light" w:cs="Calibri Light"/>
                <w:sz w:val="18"/>
                <w:szCs w:val="18"/>
              </w:rPr>
            </w:pPr>
            <w:sdt>
              <w:sdtPr>
                <w:rPr>
                  <w:rFonts w:ascii="Calibri Light" w:hAnsi="Calibri Light"/>
                  <w:sz w:val="18"/>
                  <w:szCs w:val="18"/>
                </w:rPr>
                <w:id w:val="-1075742097"/>
                <w14:checkbox>
                  <w14:checked w14:val="1"/>
                  <w14:checkedState w14:val="2612" w14:font="MS Gothic"/>
                  <w14:uncheckedState w14:val="2610" w14:font="MS Gothic"/>
                </w14:checkbox>
              </w:sdtPr>
              <w:sdtEndPr/>
              <w:sdtContent>
                <w:r w:rsidR="004F5814">
                  <w:rPr>
                    <w:rFonts w:ascii="MS Gothic" w:eastAsia="MS Gothic" w:hAnsi="MS Gothic" w:cs="Segoe UI Symbol" w:hint="eastAsia"/>
                    <w:sz w:val="18"/>
                    <w:szCs w:val="18"/>
                  </w:rPr>
                  <w:t>☒</w:t>
                </w:r>
              </w:sdtContent>
            </w:sdt>
            <w:r w:rsidR="00031112" w:rsidRPr="1E137593">
              <w:rPr>
                <w:rFonts w:ascii="Calibri Light" w:eastAsia="Calibri Light" w:hAnsi="Calibri Light" w:cs="Calibri Light"/>
                <w:sz w:val="18"/>
                <w:szCs w:val="18"/>
              </w:rPr>
              <w:t xml:space="preserve"> Customer Information Service Request (CISR, CISR-DRP)</w:t>
            </w:r>
          </w:p>
          <w:p w14:paraId="546BC41D" w14:textId="77777777" w:rsidR="00031112" w:rsidRPr="009D54C9" w:rsidRDefault="00281C4F" w:rsidP="009E4B2C">
            <w:pPr>
              <w:spacing w:after="60"/>
              <w:rPr>
                <w:rFonts w:ascii="Calibri Light" w:eastAsia="Calibri Light" w:hAnsi="Calibri Light" w:cs="Calibri Light"/>
                <w:sz w:val="18"/>
                <w:szCs w:val="18"/>
              </w:rPr>
            </w:pPr>
            <w:sdt>
              <w:sdtPr>
                <w:rPr>
                  <w:rFonts w:ascii="Calibri Light" w:hAnsi="Calibri Light"/>
                  <w:sz w:val="18"/>
                  <w:szCs w:val="18"/>
                </w:rPr>
                <w:id w:val="1586797651"/>
                <w14:checkbox>
                  <w14:checked w14:val="0"/>
                  <w14:checkedState w14:val="2612" w14:font="MS Gothic"/>
                  <w14:uncheckedState w14:val="2610" w14:font="MS Gothic"/>
                </w14:checkbox>
              </w:sdtPr>
              <w:sdtEndPr/>
              <w:sdtContent>
                <w:r w:rsidR="00031112" w:rsidRPr="009D54C9">
                  <w:rPr>
                    <w:rFonts w:ascii="Segoe UI Symbol" w:eastAsia="MS Gothic" w:hAnsi="Segoe UI Symbol" w:cs="Segoe UI Symbol"/>
                    <w:sz w:val="18"/>
                    <w:szCs w:val="18"/>
                  </w:rPr>
                  <w:t>☐</w:t>
                </w:r>
              </w:sdtContent>
            </w:sdt>
            <w:r w:rsidR="00031112" w:rsidRPr="1E137593">
              <w:rPr>
                <w:rFonts w:ascii="Calibri Light" w:eastAsia="Calibri Light" w:hAnsi="Calibri Light" w:cs="Calibri Light"/>
                <w:sz w:val="18"/>
                <w:szCs w:val="18"/>
              </w:rPr>
              <w:t xml:space="preserve"> Other </w:t>
            </w:r>
            <w:r w:rsidR="00031112" w:rsidRPr="1E137593">
              <w:rPr>
                <w:rFonts w:ascii="Calibri Light" w:eastAsia="Calibri Light" w:hAnsi="Calibri Light" w:cs="Calibri Light"/>
                <w:b/>
                <w:i/>
                <w:sz w:val="18"/>
                <w:szCs w:val="18"/>
                <w:u w:val="single"/>
              </w:rPr>
              <w:t>_&lt;Please Specify&gt;_</w:t>
            </w:r>
          </w:p>
          <w:p w14:paraId="454F6FF7" w14:textId="734D66FB" w:rsidR="00031112" w:rsidRPr="009D54C9" w:rsidRDefault="00281C4F" w:rsidP="009E4B2C">
            <w:pPr>
              <w:rPr>
                <w:rFonts w:ascii="Calibri Light" w:eastAsia="Calibri Light" w:hAnsi="Calibri Light" w:cs="Calibri Light"/>
                <w:sz w:val="18"/>
                <w:szCs w:val="18"/>
              </w:rPr>
            </w:pPr>
            <w:sdt>
              <w:sdtPr>
                <w:rPr>
                  <w:rFonts w:ascii="Calibri Light" w:hAnsi="Calibri Light"/>
                  <w:sz w:val="18"/>
                  <w:szCs w:val="18"/>
                </w:rPr>
                <w:id w:val="1063602117"/>
                <w14:checkbox>
                  <w14:checked w14:val="1"/>
                  <w14:checkedState w14:val="2612" w14:font="MS Gothic"/>
                  <w14:uncheckedState w14:val="2610" w14:font="MS Gothic"/>
                </w14:checkbox>
              </w:sdtPr>
              <w:sdtEndPr/>
              <w:sdtContent>
                <w:r w:rsidR="004F5814">
                  <w:rPr>
                    <w:rFonts w:ascii="MS Gothic" w:eastAsia="MS Gothic" w:hAnsi="MS Gothic" w:cs="Segoe UI Symbol" w:hint="eastAsia"/>
                    <w:sz w:val="18"/>
                    <w:szCs w:val="18"/>
                  </w:rPr>
                  <w:t>☒</w:t>
                </w:r>
              </w:sdtContent>
            </w:sdt>
            <w:r w:rsidR="00031112" w:rsidRPr="1E137593">
              <w:rPr>
                <w:rFonts w:ascii="Calibri Light" w:eastAsia="Calibri Light" w:hAnsi="Calibri Light" w:cs="Calibri Light"/>
                <w:sz w:val="18"/>
                <w:szCs w:val="18"/>
              </w:rPr>
              <w:t xml:space="preserve"> Internal</w:t>
            </w:r>
          </w:p>
          <w:p w14:paraId="138731FF" w14:textId="37E75268" w:rsidR="00031112" w:rsidRPr="009D54C9" w:rsidRDefault="00281C4F" w:rsidP="009E4B2C">
            <w:pPr>
              <w:rPr>
                <w:rFonts w:ascii="Calibri Light" w:eastAsia="Calibri Light" w:hAnsi="Calibri Light" w:cs="Calibri Light"/>
                <w:sz w:val="18"/>
                <w:szCs w:val="18"/>
              </w:rPr>
            </w:pPr>
            <w:sdt>
              <w:sdtPr>
                <w:rPr>
                  <w:rFonts w:ascii="Calibri Light" w:hAnsi="Calibri Light"/>
                  <w:sz w:val="18"/>
                  <w:szCs w:val="18"/>
                </w:rPr>
                <w:id w:val="1328482075"/>
                <w14:checkbox>
                  <w14:checked w14:val="1"/>
                  <w14:checkedState w14:val="2612" w14:font="MS Gothic"/>
                  <w14:uncheckedState w14:val="2610" w14:font="MS Gothic"/>
                </w14:checkbox>
              </w:sdtPr>
              <w:sdtEndPr/>
              <w:sdtContent>
                <w:r w:rsidR="004F5814">
                  <w:rPr>
                    <w:rFonts w:ascii="MS Gothic" w:eastAsia="MS Gothic" w:hAnsi="MS Gothic" w:cs="Segoe UI Symbol" w:hint="eastAsia"/>
                    <w:sz w:val="18"/>
                    <w:szCs w:val="18"/>
                  </w:rPr>
                  <w:t>☒</w:t>
                </w:r>
              </w:sdtContent>
            </w:sdt>
            <w:r w:rsidR="00031112" w:rsidRPr="1E137593">
              <w:rPr>
                <w:rFonts w:ascii="Calibri Light" w:eastAsia="Calibri Light" w:hAnsi="Calibri Light" w:cs="Calibri Light"/>
                <w:sz w:val="18"/>
                <w:szCs w:val="18"/>
              </w:rPr>
              <w:t xml:space="preserve"> Public</w:t>
            </w:r>
          </w:p>
          <w:p w14:paraId="3FFD556E" w14:textId="6106C3ED" w:rsidR="00031112" w:rsidRPr="009D54C9" w:rsidRDefault="00281C4F" w:rsidP="009208B1">
            <w:pPr>
              <w:rPr>
                <w:rFonts w:ascii="Calibri Light" w:eastAsia="Calibri Light" w:hAnsi="Calibri Light" w:cs="Calibri Light"/>
                <w:sz w:val="18"/>
                <w:szCs w:val="18"/>
              </w:rPr>
            </w:pPr>
            <w:sdt>
              <w:sdtPr>
                <w:rPr>
                  <w:rFonts w:ascii="Calibri Light" w:hAnsi="Calibri Light"/>
                  <w:sz w:val="18"/>
                  <w:szCs w:val="18"/>
                </w:rPr>
                <w:id w:val="129455014"/>
                <w14:checkbox>
                  <w14:checked w14:val="1"/>
                  <w14:checkedState w14:val="2612" w14:font="MS Gothic"/>
                  <w14:uncheckedState w14:val="2610" w14:font="MS Gothic"/>
                </w14:checkbox>
              </w:sdtPr>
              <w:sdtEndPr/>
              <w:sdtContent>
                <w:r w:rsidR="004F5814">
                  <w:rPr>
                    <w:rFonts w:ascii="MS Gothic" w:eastAsia="MS Gothic" w:hAnsi="MS Gothic" w:cs="Segoe UI Symbol" w:hint="eastAsia"/>
                    <w:sz w:val="18"/>
                    <w:szCs w:val="18"/>
                  </w:rPr>
                  <w:t>☒</w:t>
                </w:r>
              </w:sdtContent>
            </w:sdt>
            <w:r w:rsidR="00031112" w:rsidRPr="1E137593">
              <w:rPr>
                <w:rFonts w:ascii="Calibri Light" w:eastAsia="Calibri Light" w:hAnsi="Calibri Light" w:cs="Calibri Light"/>
                <w:sz w:val="18"/>
                <w:szCs w:val="18"/>
              </w:rPr>
              <w:t xml:space="preserve"> Confidential</w:t>
            </w:r>
          </w:p>
        </w:tc>
      </w:tr>
      <w:tr w:rsidR="00031112" w14:paraId="6712193B" w14:textId="77777777" w:rsidTr="391D4A8A">
        <w:tc>
          <w:tcPr>
            <w:tcW w:w="3775" w:type="dxa"/>
            <w:shd w:val="clear" w:color="auto" w:fill="FFFFFF" w:themeFill="background1"/>
          </w:tcPr>
          <w:p w14:paraId="7F6DAFE7" w14:textId="77777777" w:rsidR="00031112" w:rsidRPr="009D54C9" w:rsidRDefault="00031112" w:rsidP="009E4B2C">
            <w:pPr>
              <w:pStyle w:val="Heading2TextBulleted"/>
              <w:numPr>
                <w:ilvl w:val="0"/>
                <w:numId w:val="0"/>
              </w:numPr>
              <w:rPr>
                <w:rFonts w:ascii="Calibri Light" w:hAnsi="Calibri Light" w:cs="Arial"/>
                <w:b/>
                <w:sz w:val="18"/>
                <w:szCs w:val="18"/>
              </w:rPr>
            </w:pPr>
            <w:r w:rsidRPr="009D54C9">
              <w:rPr>
                <w:rFonts w:ascii="Calibri Light" w:hAnsi="Calibri Light" w:cs="Arial"/>
                <w:b/>
                <w:sz w:val="18"/>
                <w:szCs w:val="18"/>
              </w:rPr>
              <w:t>Please identify which business Group/Role will require access to the data and/or solution:</w:t>
            </w:r>
          </w:p>
          <w:p w14:paraId="2E021B8B" w14:textId="77777777" w:rsidR="00031112" w:rsidRPr="009D54C9" w:rsidRDefault="00031112" w:rsidP="009E4B2C">
            <w:pPr>
              <w:pStyle w:val="Heading2TextBulleted"/>
              <w:numPr>
                <w:ilvl w:val="0"/>
                <w:numId w:val="0"/>
              </w:numPr>
              <w:rPr>
                <w:rFonts w:ascii="Calibri Light" w:hAnsi="Calibri Light" w:cs="Arial"/>
                <w:i/>
                <w:sz w:val="18"/>
                <w:szCs w:val="18"/>
              </w:rPr>
            </w:pPr>
          </w:p>
          <w:p w14:paraId="21E76942" w14:textId="77777777" w:rsidR="00031112" w:rsidRPr="009D54C9" w:rsidRDefault="00031112" w:rsidP="009E4B2C">
            <w:pPr>
              <w:pStyle w:val="Heading2TextBulleted"/>
              <w:numPr>
                <w:ilvl w:val="0"/>
                <w:numId w:val="0"/>
              </w:numPr>
              <w:rPr>
                <w:rFonts w:ascii="Calibri Light" w:hAnsi="Calibri Light" w:cs="Arial"/>
                <w:b/>
                <w:sz w:val="18"/>
                <w:szCs w:val="18"/>
              </w:rPr>
            </w:pPr>
            <w:r w:rsidRPr="009D54C9">
              <w:rPr>
                <w:rFonts w:ascii="Calibri Light" w:hAnsi="Calibri Light" w:cs="Arial"/>
                <w:i/>
                <w:sz w:val="18"/>
                <w:szCs w:val="18"/>
              </w:rPr>
              <w:t>Please select the list of Busines Groups will have access to this Data / Process. This will help us Determine the Impact and Risk Spread. Will ensure efficient Risk mitigation measures.</w:t>
            </w:r>
          </w:p>
        </w:tc>
        <w:tc>
          <w:tcPr>
            <w:tcW w:w="6570" w:type="dxa"/>
            <w:shd w:val="clear" w:color="auto" w:fill="FFFFFF" w:themeFill="background1"/>
          </w:tcPr>
          <w:p w14:paraId="1B9198B4" w14:textId="77777777" w:rsidR="00031112" w:rsidRPr="009D54C9" w:rsidRDefault="00031112" w:rsidP="009E4B2C">
            <w:pPr>
              <w:rPr>
                <w:rFonts w:ascii="Calibri Light" w:eastAsia="Calibri Light" w:hAnsi="Calibri Light" w:cs="Calibri Light"/>
                <w:b/>
                <w:i/>
                <w:sz w:val="18"/>
                <w:szCs w:val="18"/>
              </w:rPr>
            </w:pPr>
            <w:r w:rsidRPr="1E137593">
              <w:rPr>
                <w:rFonts w:ascii="Calibri Light" w:eastAsia="Calibri Light" w:hAnsi="Calibri Light" w:cs="Calibri Light"/>
                <w:b/>
                <w:i/>
                <w:sz w:val="18"/>
                <w:szCs w:val="18"/>
              </w:rPr>
              <w:t>&lt;Select all that apply&gt;</w:t>
            </w:r>
          </w:p>
          <w:p w14:paraId="3B9BE7F0" w14:textId="6DB8543F" w:rsidR="00031112" w:rsidRPr="009D54C9" w:rsidRDefault="00281C4F" w:rsidP="009E4B2C">
            <w:pPr>
              <w:tabs>
                <w:tab w:val="center" w:pos="2817"/>
              </w:tabs>
              <w:rPr>
                <w:rFonts w:ascii="Calibri Light" w:eastAsia="Calibri Light" w:hAnsi="Calibri Light" w:cs="Calibri Light"/>
                <w:sz w:val="18"/>
                <w:szCs w:val="18"/>
              </w:rPr>
            </w:pPr>
            <w:sdt>
              <w:sdtPr>
                <w:rPr>
                  <w:rFonts w:ascii="Calibri Light" w:hAnsi="Calibri Light"/>
                  <w:sz w:val="18"/>
                  <w:szCs w:val="18"/>
                </w:rPr>
                <w:id w:val="816464431"/>
                <w14:checkbox>
                  <w14:checked w14:val="0"/>
                  <w14:checkedState w14:val="2612" w14:font="MS Gothic"/>
                  <w14:uncheckedState w14:val="2610" w14:font="MS Gothic"/>
                </w14:checkbox>
              </w:sdtPr>
              <w:sdtEndPr/>
              <w:sdtContent>
                <w:r w:rsidR="00031112" w:rsidRPr="009D54C9">
                  <w:rPr>
                    <w:rFonts w:ascii="Segoe UI Symbol" w:eastAsia="MS Gothic" w:hAnsi="Segoe UI Symbol" w:cs="Segoe UI Symbol"/>
                    <w:sz w:val="18"/>
                    <w:szCs w:val="18"/>
                  </w:rPr>
                  <w:t>☐</w:t>
                </w:r>
              </w:sdtContent>
            </w:sdt>
            <w:r w:rsidR="00031112" w:rsidRPr="1E137593">
              <w:rPr>
                <w:rFonts w:ascii="Calibri Light" w:eastAsia="Calibri Light" w:hAnsi="Calibri Light" w:cs="Calibri Light"/>
                <w:sz w:val="18"/>
                <w:szCs w:val="18"/>
              </w:rPr>
              <w:t xml:space="preserve"> SCE Customer, Res./Comm. Customer;</w:t>
            </w:r>
          </w:p>
          <w:p w14:paraId="671DC504" w14:textId="28F1300D" w:rsidR="00031112" w:rsidRPr="009D54C9" w:rsidRDefault="00281C4F" w:rsidP="009E4B2C">
            <w:pPr>
              <w:tabs>
                <w:tab w:val="center" w:pos="2817"/>
              </w:tabs>
              <w:rPr>
                <w:rFonts w:ascii="Calibri Light" w:eastAsia="Calibri Light" w:hAnsi="Calibri Light" w:cs="Calibri Light"/>
                <w:sz w:val="18"/>
                <w:szCs w:val="18"/>
              </w:rPr>
            </w:pPr>
            <w:sdt>
              <w:sdtPr>
                <w:rPr>
                  <w:rFonts w:ascii="Calibri Light" w:hAnsi="Calibri Light"/>
                  <w:sz w:val="18"/>
                  <w:szCs w:val="18"/>
                </w:rPr>
                <w:id w:val="-1706086834"/>
                <w14:checkbox>
                  <w14:checked w14:val="1"/>
                  <w14:checkedState w14:val="2612" w14:font="MS Gothic"/>
                  <w14:uncheckedState w14:val="2610" w14:font="MS Gothic"/>
                </w14:checkbox>
              </w:sdtPr>
              <w:sdtEndPr/>
              <w:sdtContent>
                <w:r w:rsidR="004F5814">
                  <w:rPr>
                    <w:rFonts w:ascii="MS Gothic" w:eastAsia="MS Gothic" w:hAnsi="MS Gothic" w:cs="Segoe UI Symbol" w:hint="eastAsia"/>
                    <w:sz w:val="18"/>
                    <w:szCs w:val="18"/>
                  </w:rPr>
                  <w:t>☒</w:t>
                </w:r>
              </w:sdtContent>
            </w:sdt>
            <w:r w:rsidR="00031112" w:rsidRPr="1E137593">
              <w:rPr>
                <w:rFonts w:ascii="Calibri Light" w:eastAsia="Calibri Light" w:hAnsi="Calibri Light" w:cs="Calibri Light"/>
                <w:sz w:val="18"/>
                <w:szCs w:val="18"/>
              </w:rPr>
              <w:t xml:space="preserve"> SCE OU, Business Function Organization Name:</w:t>
            </w:r>
            <w:r w:rsidR="004F5814" w:rsidRPr="1E137593">
              <w:rPr>
                <w:rFonts w:ascii="Calibri Light" w:eastAsia="Calibri Light" w:hAnsi="Calibri Light" w:cs="Calibri Light"/>
                <w:sz w:val="18"/>
                <w:szCs w:val="18"/>
              </w:rPr>
              <w:t xml:space="preserve"> CCC, BCD, RSO, CP&amp;S, T&amp;D</w:t>
            </w:r>
            <w:r w:rsidR="00031112" w:rsidRPr="009D54C9">
              <w:rPr>
                <w:rFonts w:ascii="Calibri Light" w:hAnsi="Calibri Light"/>
                <w:sz w:val="18"/>
                <w:szCs w:val="18"/>
              </w:rPr>
              <w:tab/>
            </w:r>
          </w:p>
          <w:p w14:paraId="7C1C1AB1" w14:textId="77777777" w:rsidR="00031112" w:rsidRPr="009D54C9" w:rsidRDefault="00281C4F" w:rsidP="009E4B2C">
            <w:pPr>
              <w:tabs>
                <w:tab w:val="center" w:pos="2817"/>
              </w:tabs>
              <w:rPr>
                <w:rFonts w:ascii="Calibri Light" w:eastAsia="Calibri Light" w:hAnsi="Calibri Light" w:cs="Calibri Light"/>
                <w:sz w:val="18"/>
                <w:szCs w:val="18"/>
              </w:rPr>
            </w:pPr>
            <w:sdt>
              <w:sdtPr>
                <w:rPr>
                  <w:rFonts w:ascii="Calibri Light" w:hAnsi="Calibri Light"/>
                  <w:sz w:val="18"/>
                  <w:szCs w:val="18"/>
                </w:rPr>
                <w:id w:val="307594161"/>
                <w14:checkbox>
                  <w14:checked w14:val="0"/>
                  <w14:checkedState w14:val="2612" w14:font="MS Gothic"/>
                  <w14:uncheckedState w14:val="2610" w14:font="MS Gothic"/>
                </w14:checkbox>
              </w:sdtPr>
              <w:sdtEndPr/>
              <w:sdtContent>
                <w:r w:rsidR="00031112" w:rsidRPr="009D54C9">
                  <w:rPr>
                    <w:rFonts w:ascii="Segoe UI Symbol" w:eastAsia="MS Gothic" w:hAnsi="Segoe UI Symbol" w:cs="Segoe UI Symbol"/>
                    <w:sz w:val="18"/>
                    <w:szCs w:val="18"/>
                  </w:rPr>
                  <w:t>☐</w:t>
                </w:r>
              </w:sdtContent>
            </w:sdt>
            <w:r w:rsidR="00031112" w:rsidRPr="1E137593">
              <w:rPr>
                <w:rFonts w:ascii="Calibri Light" w:eastAsia="Calibri Light" w:hAnsi="Calibri Light" w:cs="Calibri Light"/>
                <w:sz w:val="18"/>
                <w:szCs w:val="18"/>
              </w:rPr>
              <w:t xml:space="preserve"> Vendor</w:t>
            </w:r>
            <w:r w:rsidR="00031112" w:rsidRPr="009D54C9">
              <w:rPr>
                <w:rFonts w:ascii="Calibri Light" w:hAnsi="Calibri Light"/>
                <w:sz w:val="18"/>
                <w:szCs w:val="18"/>
              </w:rPr>
              <w:tab/>
            </w:r>
          </w:p>
          <w:p w14:paraId="5D38FC40" w14:textId="77777777" w:rsidR="00031112" w:rsidRPr="009D54C9" w:rsidRDefault="00281C4F" w:rsidP="009E4B2C">
            <w:pPr>
              <w:rPr>
                <w:rFonts w:ascii="Calibri Light" w:eastAsia="Calibri Light" w:hAnsi="Calibri Light" w:cs="Calibri Light"/>
                <w:sz w:val="18"/>
                <w:szCs w:val="18"/>
              </w:rPr>
            </w:pPr>
            <w:sdt>
              <w:sdtPr>
                <w:rPr>
                  <w:rFonts w:ascii="Calibri Light" w:hAnsi="Calibri Light"/>
                  <w:sz w:val="18"/>
                  <w:szCs w:val="18"/>
                </w:rPr>
                <w:id w:val="630755079"/>
                <w14:checkbox>
                  <w14:checked w14:val="0"/>
                  <w14:checkedState w14:val="2612" w14:font="MS Gothic"/>
                  <w14:uncheckedState w14:val="2610" w14:font="MS Gothic"/>
                </w14:checkbox>
              </w:sdtPr>
              <w:sdtEndPr/>
              <w:sdtContent>
                <w:r w:rsidR="00031112" w:rsidRPr="009D54C9">
                  <w:rPr>
                    <w:rFonts w:ascii="Segoe UI Symbol" w:eastAsia="MS Gothic" w:hAnsi="Segoe UI Symbol" w:cs="Segoe UI Symbol"/>
                    <w:sz w:val="18"/>
                    <w:szCs w:val="18"/>
                  </w:rPr>
                  <w:t>☐</w:t>
                </w:r>
              </w:sdtContent>
            </w:sdt>
            <w:r w:rsidR="00031112" w:rsidRPr="1E137593">
              <w:rPr>
                <w:rFonts w:ascii="Calibri Light" w:eastAsia="Calibri Light" w:hAnsi="Calibri Light" w:cs="Calibri Light"/>
                <w:sz w:val="18"/>
                <w:szCs w:val="18"/>
              </w:rPr>
              <w:t xml:space="preserve"> External business partner(s) &amp; SaaS providers</w:t>
            </w:r>
          </w:p>
          <w:p w14:paraId="6E31F824" w14:textId="77777777" w:rsidR="00031112" w:rsidRPr="009D54C9" w:rsidRDefault="00281C4F" w:rsidP="009E4B2C">
            <w:pPr>
              <w:rPr>
                <w:rFonts w:ascii="Calibri Light" w:eastAsia="Calibri Light" w:hAnsi="Calibri Light" w:cs="Calibri Light"/>
                <w:sz w:val="18"/>
                <w:szCs w:val="18"/>
              </w:rPr>
            </w:pPr>
            <w:sdt>
              <w:sdtPr>
                <w:rPr>
                  <w:rFonts w:ascii="Calibri Light" w:hAnsi="Calibri Light"/>
                  <w:sz w:val="18"/>
                  <w:szCs w:val="18"/>
                </w:rPr>
                <w:id w:val="1550029781"/>
                <w14:checkbox>
                  <w14:checked w14:val="0"/>
                  <w14:checkedState w14:val="2612" w14:font="MS Gothic"/>
                  <w14:uncheckedState w14:val="2610" w14:font="MS Gothic"/>
                </w14:checkbox>
              </w:sdtPr>
              <w:sdtEndPr/>
              <w:sdtContent>
                <w:r w:rsidR="00031112" w:rsidRPr="009D54C9">
                  <w:rPr>
                    <w:rFonts w:ascii="Segoe UI Symbol" w:hAnsi="Segoe UI Symbol" w:cs="Segoe UI Symbol"/>
                    <w:sz w:val="18"/>
                    <w:szCs w:val="18"/>
                  </w:rPr>
                  <w:t>☐</w:t>
                </w:r>
              </w:sdtContent>
            </w:sdt>
            <w:r w:rsidR="00031112" w:rsidRPr="1E137593">
              <w:rPr>
                <w:rFonts w:ascii="Calibri Light" w:eastAsia="Calibri Light" w:hAnsi="Calibri Light" w:cs="Calibri Light"/>
                <w:sz w:val="18"/>
                <w:szCs w:val="18"/>
              </w:rPr>
              <w:t xml:space="preserve">  External on-shore contractors</w:t>
            </w:r>
          </w:p>
          <w:p w14:paraId="0E097591" w14:textId="77777777" w:rsidR="00031112" w:rsidRPr="009D54C9" w:rsidRDefault="00281C4F" w:rsidP="009E4B2C">
            <w:pPr>
              <w:rPr>
                <w:rFonts w:ascii="Calibri Light" w:eastAsia="Calibri Light" w:hAnsi="Calibri Light" w:cs="Calibri Light"/>
                <w:sz w:val="18"/>
                <w:szCs w:val="18"/>
              </w:rPr>
            </w:pPr>
            <w:sdt>
              <w:sdtPr>
                <w:rPr>
                  <w:rFonts w:ascii="Calibri Light" w:hAnsi="Calibri Light"/>
                  <w:sz w:val="18"/>
                  <w:szCs w:val="18"/>
                </w:rPr>
                <w:id w:val="-1487165170"/>
                <w14:checkbox>
                  <w14:checked w14:val="0"/>
                  <w14:checkedState w14:val="2612" w14:font="MS Gothic"/>
                  <w14:uncheckedState w14:val="2610" w14:font="MS Gothic"/>
                </w14:checkbox>
              </w:sdtPr>
              <w:sdtEndPr/>
              <w:sdtContent>
                <w:r w:rsidR="00031112" w:rsidRPr="009D54C9">
                  <w:rPr>
                    <w:rFonts w:ascii="Segoe UI Symbol" w:hAnsi="Segoe UI Symbol" w:cs="Segoe UI Symbol"/>
                    <w:sz w:val="18"/>
                    <w:szCs w:val="18"/>
                  </w:rPr>
                  <w:t>☐</w:t>
                </w:r>
              </w:sdtContent>
            </w:sdt>
            <w:r w:rsidR="00031112" w:rsidRPr="1E137593">
              <w:rPr>
                <w:rFonts w:ascii="Calibri Light" w:eastAsia="Calibri Light" w:hAnsi="Calibri Light" w:cs="Calibri Light"/>
                <w:sz w:val="18"/>
                <w:szCs w:val="18"/>
              </w:rPr>
              <w:t xml:space="preserve">  External off-shore contractors</w:t>
            </w:r>
          </w:p>
          <w:p w14:paraId="1BEFF227" w14:textId="77777777" w:rsidR="00031112" w:rsidRPr="009D54C9" w:rsidRDefault="00281C4F" w:rsidP="009E4B2C">
            <w:pPr>
              <w:rPr>
                <w:rFonts w:ascii="Calibri Light" w:eastAsia="Calibri Light" w:hAnsi="Calibri Light" w:cs="Calibri Light"/>
                <w:sz w:val="18"/>
                <w:szCs w:val="18"/>
              </w:rPr>
            </w:pPr>
            <w:sdt>
              <w:sdtPr>
                <w:rPr>
                  <w:rFonts w:ascii="Calibri Light" w:hAnsi="Calibri Light"/>
                  <w:sz w:val="18"/>
                  <w:szCs w:val="18"/>
                </w:rPr>
                <w:id w:val="-597018130"/>
                <w14:checkbox>
                  <w14:checked w14:val="0"/>
                  <w14:checkedState w14:val="2612" w14:font="MS Gothic"/>
                  <w14:uncheckedState w14:val="2610" w14:font="MS Gothic"/>
                </w14:checkbox>
              </w:sdtPr>
              <w:sdtEndPr/>
              <w:sdtContent>
                <w:r w:rsidR="00031112" w:rsidRPr="009D54C9">
                  <w:rPr>
                    <w:rFonts w:ascii="Segoe UI Symbol" w:eastAsia="MS Gothic" w:hAnsi="Segoe UI Symbol" w:cs="Segoe UI Symbol"/>
                    <w:sz w:val="18"/>
                    <w:szCs w:val="18"/>
                  </w:rPr>
                  <w:t>☐</w:t>
                </w:r>
              </w:sdtContent>
            </w:sdt>
            <w:r w:rsidR="00031112" w:rsidRPr="1E137593">
              <w:rPr>
                <w:rFonts w:ascii="Calibri Light" w:eastAsia="Calibri Light" w:hAnsi="Calibri Light" w:cs="Calibri Light"/>
                <w:sz w:val="18"/>
                <w:szCs w:val="18"/>
              </w:rPr>
              <w:t xml:space="preserve">  SCE Affiliate Company Employees </w:t>
            </w:r>
          </w:p>
          <w:p w14:paraId="5F2977AA" w14:textId="77777777" w:rsidR="00031112" w:rsidRPr="009D54C9" w:rsidRDefault="00281C4F" w:rsidP="009E4B2C">
            <w:pPr>
              <w:rPr>
                <w:rFonts w:ascii="Calibri Light" w:eastAsia="Calibri Light" w:hAnsi="Calibri Light" w:cs="Calibri Light"/>
                <w:sz w:val="18"/>
                <w:szCs w:val="18"/>
              </w:rPr>
            </w:pPr>
            <w:sdt>
              <w:sdtPr>
                <w:rPr>
                  <w:rFonts w:ascii="Calibri Light" w:hAnsi="Calibri Light"/>
                  <w:sz w:val="18"/>
                  <w:szCs w:val="18"/>
                </w:rPr>
                <w:id w:val="-1285724078"/>
                <w14:checkbox>
                  <w14:checked w14:val="0"/>
                  <w14:checkedState w14:val="2612" w14:font="MS Gothic"/>
                  <w14:uncheckedState w14:val="2610" w14:font="MS Gothic"/>
                </w14:checkbox>
              </w:sdtPr>
              <w:sdtEndPr/>
              <w:sdtContent>
                <w:r w:rsidR="00031112" w:rsidRPr="009D54C9">
                  <w:rPr>
                    <w:rFonts w:ascii="Segoe UI Symbol" w:hAnsi="Segoe UI Symbol" w:cs="Segoe UI Symbol"/>
                    <w:sz w:val="18"/>
                    <w:szCs w:val="18"/>
                  </w:rPr>
                  <w:t>☐</w:t>
                </w:r>
              </w:sdtContent>
            </w:sdt>
            <w:r w:rsidR="00031112" w:rsidRPr="1E137593">
              <w:rPr>
                <w:rFonts w:ascii="Calibri Light" w:eastAsia="Calibri Light" w:hAnsi="Calibri Light" w:cs="Calibri Light"/>
                <w:sz w:val="18"/>
                <w:szCs w:val="18"/>
              </w:rPr>
              <w:t xml:space="preserve">  SCE Employees, specify if they have Marketing Function responsibilities (e.g., ES&amp;M) </w:t>
            </w:r>
          </w:p>
          <w:p w14:paraId="54E0A91F" w14:textId="135C8B60" w:rsidR="00031112" w:rsidRPr="009D54C9" w:rsidRDefault="00281C4F" w:rsidP="009E4B2C">
            <w:pPr>
              <w:rPr>
                <w:rFonts w:ascii="Calibri Light" w:eastAsia="Calibri Light" w:hAnsi="Calibri Light" w:cs="Calibri Light"/>
                <w:sz w:val="18"/>
                <w:szCs w:val="18"/>
              </w:rPr>
            </w:pPr>
            <w:sdt>
              <w:sdtPr>
                <w:rPr>
                  <w:rFonts w:ascii="Calibri Light" w:hAnsi="Calibri Light"/>
                  <w:sz w:val="18"/>
                  <w:szCs w:val="18"/>
                </w:rPr>
                <w:id w:val="1485055086"/>
                <w14:checkbox>
                  <w14:checked w14:val="1"/>
                  <w14:checkedState w14:val="2612" w14:font="MS Gothic"/>
                  <w14:uncheckedState w14:val="2610" w14:font="MS Gothic"/>
                </w14:checkbox>
              </w:sdtPr>
              <w:sdtEndPr/>
              <w:sdtContent>
                <w:r w:rsidR="004F5814">
                  <w:rPr>
                    <w:rFonts w:ascii="MS Gothic" w:eastAsia="MS Gothic" w:hAnsi="MS Gothic" w:cs="Segoe UI Symbol" w:hint="eastAsia"/>
                    <w:sz w:val="18"/>
                    <w:szCs w:val="18"/>
                  </w:rPr>
                  <w:t>☒</w:t>
                </w:r>
              </w:sdtContent>
            </w:sdt>
            <w:r w:rsidR="00031112" w:rsidRPr="1E137593">
              <w:rPr>
                <w:rFonts w:ascii="Calibri Light" w:eastAsia="Calibri Light" w:hAnsi="Calibri Light" w:cs="Calibri Light"/>
                <w:sz w:val="18"/>
                <w:szCs w:val="18"/>
              </w:rPr>
              <w:t xml:space="preserve">  SCE contract workers</w:t>
            </w:r>
          </w:p>
          <w:p w14:paraId="49C4E779" w14:textId="77777777" w:rsidR="00031112" w:rsidRPr="009D54C9" w:rsidRDefault="00281C4F" w:rsidP="009E4B2C">
            <w:pPr>
              <w:rPr>
                <w:rFonts w:ascii="Calibri Light" w:eastAsia="Calibri Light" w:hAnsi="Calibri Light" w:cs="Calibri Light"/>
                <w:sz w:val="18"/>
                <w:szCs w:val="18"/>
              </w:rPr>
            </w:pPr>
            <w:sdt>
              <w:sdtPr>
                <w:rPr>
                  <w:rFonts w:ascii="Calibri Light" w:hAnsi="Calibri Light"/>
                  <w:sz w:val="18"/>
                  <w:szCs w:val="18"/>
                </w:rPr>
                <w:id w:val="-776876721"/>
                <w14:checkbox>
                  <w14:checked w14:val="0"/>
                  <w14:checkedState w14:val="2612" w14:font="MS Gothic"/>
                  <w14:uncheckedState w14:val="2610" w14:font="MS Gothic"/>
                </w14:checkbox>
              </w:sdtPr>
              <w:sdtEndPr/>
              <w:sdtContent>
                <w:r w:rsidR="00031112" w:rsidRPr="009D54C9">
                  <w:rPr>
                    <w:rFonts w:ascii="Segoe UI Symbol" w:hAnsi="Segoe UI Symbol" w:cs="Segoe UI Symbol"/>
                    <w:sz w:val="18"/>
                    <w:szCs w:val="18"/>
                  </w:rPr>
                  <w:t>☐</w:t>
                </w:r>
              </w:sdtContent>
            </w:sdt>
            <w:r w:rsidR="00031112" w:rsidRPr="1E137593">
              <w:rPr>
                <w:rFonts w:ascii="Calibri Light" w:eastAsia="Calibri Light" w:hAnsi="Calibri Light" w:cs="Calibri Light"/>
                <w:sz w:val="18"/>
                <w:szCs w:val="18"/>
              </w:rPr>
              <w:t xml:space="preserve">  Regulatory Agencies </w:t>
            </w:r>
          </w:p>
          <w:p w14:paraId="3199745E" w14:textId="60552EB1" w:rsidR="00031112" w:rsidRPr="009D54C9" w:rsidRDefault="00281C4F" w:rsidP="009208B1">
            <w:pPr>
              <w:rPr>
                <w:rFonts w:ascii="Calibri Light" w:eastAsia="Calibri Light" w:hAnsi="Calibri Light" w:cs="Calibri Light"/>
                <w:b/>
                <w:i/>
                <w:sz w:val="18"/>
                <w:szCs w:val="18"/>
                <w:u w:val="single"/>
              </w:rPr>
            </w:pPr>
            <w:sdt>
              <w:sdtPr>
                <w:rPr>
                  <w:rFonts w:ascii="Calibri Light" w:hAnsi="Calibri Light"/>
                  <w:sz w:val="18"/>
                  <w:szCs w:val="18"/>
                </w:rPr>
                <w:id w:val="-326907644"/>
                <w14:checkbox>
                  <w14:checked w14:val="0"/>
                  <w14:checkedState w14:val="2612" w14:font="MS Gothic"/>
                  <w14:uncheckedState w14:val="2610" w14:font="MS Gothic"/>
                </w14:checkbox>
              </w:sdtPr>
              <w:sdtEndPr/>
              <w:sdtContent>
                <w:r w:rsidR="00031112" w:rsidRPr="009D54C9">
                  <w:rPr>
                    <w:rFonts w:ascii="Segoe UI Symbol" w:eastAsia="MS Gothic" w:hAnsi="Segoe UI Symbol" w:cs="Segoe UI Symbol"/>
                    <w:sz w:val="18"/>
                    <w:szCs w:val="18"/>
                  </w:rPr>
                  <w:t>☐</w:t>
                </w:r>
              </w:sdtContent>
            </w:sdt>
            <w:r w:rsidR="00031112" w:rsidRPr="1E137593">
              <w:rPr>
                <w:rFonts w:ascii="Calibri Light" w:eastAsia="Calibri Light" w:hAnsi="Calibri Light" w:cs="Calibri Light"/>
                <w:sz w:val="18"/>
                <w:szCs w:val="18"/>
              </w:rPr>
              <w:t xml:space="preserve">  Others </w:t>
            </w:r>
            <w:r w:rsidR="00031112" w:rsidRPr="1E137593">
              <w:rPr>
                <w:rFonts w:ascii="Calibri Light" w:eastAsia="Calibri Light" w:hAnsi="Calibri Light" w:cs="Calibri Light"/>
                <w:b/>
                <w:i/>
                <w:sz w:val="18"/>
                <w:szCs w:val="18"/>
                <w:u w:val="single"/>
              </w:rPr>
              <w:t>_&lt;Please Specify&gt;_</w:t>
            </w:r>
          </w:p>
        </w:tc>
      </w:tr>
      <w:tr w:rsidR="00031112" w14:paraId="6C602CC6" w14:textId="77777777" w:rsidTr="391D4A8A">
        <w:tc>
          <w:tcPr>
            <w:tcW w:w="3775" w:type="dxa"/>
            <w:shd w:val="clear" w:color="auto" w:fill="FFFFFF" w:themeFill="background1"/>
          </w:tcPr>
          <w:p w14:paraId="3C5ED988" w14:textId="763E723C" w:rsidR="00031112" w:rsidRPr="009D54C9" w:rsidRDefault="00031112" w:rsidP="009E4B2C">
            <w:pPr>
              <w:pStyle w:val="Heading2TextBulleted"/>
              <w:numPr>
                <w:ilvl w:val="0"/>
                <w:numId w:val="0"/>
              </w:numPr>
              <w:rPr>
                <w:rFonts w:ascii="Calibri Light" w:hAnsi="Calibri Light" w:cs="Arial"/>
                <w:sz w:val="18"/>
                <w:szCs w:val="18"/>
              </w:rPr>
            </w:pPr>
            <w:r w:rsidRPr="009D54C9">
              <w:rPr>
                <w:rFonts w:ascii="Calibri Light" w:hAnsi="Calibri Light" w:cs="Arial"/>
                <w:sz w:val="18"/>
                <w:szCs w:val="18"/>
              </w:rPr>
              <w:t>How many of the SCE Customer, Employee, Vendors will use or affected by the Business Process?</w:t>
            </w:r>
          </w:p>
          <w:p w14:paraId="1DCBFBDE" w14:textId="77777777" w:rsidR="00031112" w:rsidRPr="009D54C9" w:rsidRDefault="00031112" w:rsidP="009E4B2C">
            <w:pPr>
              <w:pStyle w:val="Heading2TextBulleted"/>
              <w:numPr>
                <w:ilvl w:val="0"/>
                <w:numId w:val="0"/>
              </w:numPr>
              <w:rPr>
                <w:rFonts w:ascii="Calibri Light" w:hAnsi="Calibri Light" w:cs="Arial"/>
                <w:sz w:val="18"/>
                <w:szCs w:val="18"/>
              </w:rPr>
            </w:pPr>
            <w:r w:rsidRPr="009D54C9">
              <w:rPr>
                <w:rFonts w:ascii="Calibri Light" w:hAnsi="Calibri Light" w:cs="Arial"/>
                <w:i/>
                <w:sz w:val="18"/>
                <w:szCs w:val="18"/>
              </w:rPr>
              <w:t>To identify the Impact if services are adversely affected.</w:t>
            </w:r>
          </w:p>
        </w:tc>
        <w:tc>
          <w:tcPr>
            <w:tcW w:w="6570" w:type="dxa"/>
            <w:shd w:val="clear" w:color="auto" w:fill="FFFFFF" w:themeFill="background1"/>
          </w:tcPr>
          <w:p w14:paraId="123C4F15" w14:textId="50E549B1" w:rsidR="00031112" w:rsidRPr="009D54C9" w:rsidRDefault="00A319AB" w:rsidP="009E4B2C">
            <w:pPr>
              <w:pStyle w:val="Heading2TextBulleted"/>
              <w:numPr>
                <w:ilvl w:val="0"/>
                <w:numId w:val="0"/>
              </w:numPr>
              <w:rPr>
                <w:rFonts w:ascii="Calibri Light" w:hAnsi="Calibri Light" w:cs="Arial"/>
                <w:sz w:val="18"/>
                <w:szCs w:val="18"/>
              </w:rPr>
            </w:pPr>
            <w:r w:rsidRPr="009D54C9">
              <w:rPr>
                <w:rFonts w:ascii="Calibri Light" w:hAnsi="Calibri Light" w:cs="Arial"/>
                <w:sz w:val="18"/>
                <w:szCs w:val="18"/>
              </w:rPr>
              <w:t>100 - 1,000</w:t>
            </w:r>
          </w:p>
          <w:p w14:paraId="12F216C5" w14:textId="438D843C" w:rsidR="00031112" w:rsidRPr="009D54C9" w:rsidRDefault="00031112" w:rsidP="009E4B2C">
            <w:pPr>
              <w:pStyle w:val="Heading2TextBulleted"/>
              <w:numPr>
                <w:ilvl w:val="0"/>
                <w:numId w:val="0"/>
              </w:numPr>
              <w:rPr>
                <w:rFonts w:ascii="Calibri Light" w:hAnsi="Calibri Light" w:cs="Arial"/>
                <w:sz w:val="18"/>
                <w:szCs w:val="18"/>
              </w:rPr>
            </w:pPr>
          </w:p>
        </w:tc>
      </w:tr>
      <w:tr w:rsidR="00031112" w14:paraId="5453CEC0" w14:textId="77777777" w:rsidTr="391D4A8A">
        <w:tc>
          <w:tcPr>
            <w:tcW w:w="3775" w:type="dxa"/>
            <w:shd w:val="clear" w:color="auto" w:fill="FFFFFF" w:themeFill="background1"/>
          </w:tcPr>
          <w:p w14:paraId="40A2A463" w14:textId="77777777" w:rsidR="00031112" w:rsidRPr="009D54C9" w:rsidRDefault="00031112" w:rsidP="009E4B2C">
            <w:pPr>
              <w:pStyle w:val="Heading2TextBulleted"/>
              <w:numPr>
                <w:ilvl w:val="0"/>
                <w:numId w:val="0"/>
              </w:numPr>
              <w:rPr>
                <w:rFonts w:ascii="Calibri Light" w:hAnsi="Calibri Light" w:cs="Arial"/>
                <w:sz w:val="18"/>
                <w:szCs w:val="18"/>
              </w:rPr>
            </w:pPr>
            <w:r w:rsidRPr="009D54C9">
              <w:rPr>
                <w:rFonts w:ascii="Calibri Light" w:hAnsi="Calibri Light" w:cs="Arial"/>
                <w:sz w:val="18"/>
                <w:szCs w:val="18"/>
              </w:rPr>
              <w:t>How much Information/data would be processed, received or tramitted by the Business Process?</w:t>
            </w:r>
          </w:p>
          <w:p w14:paraId="3A893891" w14:textId="77777777" w:rsidR="00031112" w:rsidRPr="009D54C9" w:rsidRDefault="00031112" w:rsidP="009E4B2C">
            <w:pPr>
              <w:pStyle w:val="Heading2TextBulleted"/>
              <w:numPr>
                <w:ilvl w:val="0"/>
                <w:numId w:val="0"/>
              </w:numPr>
              <w:rPr>
                <w:rFonts w:ascii="Calibri Light" w:hAnsi="Calibri Light" w:cs="Arial"/>
                <w:sz w:val="18"/>
                <w:szCs w:val="18"/>
              </w:rPr>
            </w:pPr>
            <w:r w:rsidRPr="009D54C9">
              <w:rPr>
                <w:rFonts w:ascii="Calibri Light" w:hAnsi="Calibri Light" w:cs="Arial"/>
                <w:i/>
                <w:sz w:val="18"/>
                <w:szCs w:val="18"/>
              </w:rPr>
              <w:t>The data volume that will be utilized by this process. Helps us in determining the Impact and criticality</w:t>
            </w:r>
            <w:r w:rsidRPr="009D54C9">
              <w:rPr>
                <w:rFonts w:ascii="Calibri Light" w:hAnsi="Calibri Light" w:cs="Arial"/>
                <w:sz w:val="18"/>
                <w:szCs w:val="18"/>
              </w:rPr>
              <w:t xml:space="preserve"> </w:t>
            </w:r>
          </w:p>
        </w:tc>
        <w:tc>
          <w:tcPr>
            <w:tcW w:w="6570" w:type="dxa"/>
            <w:shd w:val="clear" w:color="auto" w:fill="FFFFFF" w:themeFill="background1"/>
          </w:tcPr>
          <w:p w14:paraId="3D4BDAE8" w14:textId="439BA29F" w:rsidR="00031112" w:rsidRPr="009D54C9" w:rsidRDefault="0072554E" w:rsidP="009E4B2C">
            <w:pPr>
              <w:pStyle w:val="Heading2TextBulleted"/>
              <w:numPr>
                <w:ilvl w:val="0"/>
                <w:numId w:val="0"/>
              </w:numPr>
              <w:rPr>
                <w:rFonts w:ascii="Calibri Light" w:hAnsi="Calibri Light" w:cs="Arial"/>
                <w:sz w:val="18"/>
                <w:szCs w:val="18"/>
              </w:rPr>
            </w:pPr>
            <w:r w:rsidRPr="009D54C9">
              <w:rPr>
                <w:rFonts w:ascii="Calibri Light" w:hAnsi="Calibri Light" w:cs="Arial"/>
                <w:sz w:val="18"/>
                <w:szCs w:val="18"/>
              </w:rPr>
              <w:t>100 MB / GB</w:t>
            </w:r>
            <w:r w:rsidR="00031112" w:rsidRPr="009D54C9">
              <w:rPr>
                <w:rFonts w:ascii="Calibri Light" w:hAnsi="Calibri Light" w:cs="Arial"/>
                <w:sz w:val="18"/>
                <w:szCs w:val="18"/>
              </w:rPr>
              <w:t xml:space="preserve"> </w:t>
            </w:r>
          </w:p>
          <w:p w14:paraId="2219D405" w14:textId="078B3FE8" w:rsidR="00031112" w:rsidRPr="009D54C9" w:rsidRDefault="0072554E" w:rsidP="009E4B2C">
            <w:pPr>
              <w:pStyle w:val="Heading2TextBulleted"/>
              <w:numPr>
                <w:ilvl w:val="0"/>
                <w:numId w:val="0"/>
              </w:numPr>
              <w:rPr>
                <w:rFonts w:ascii="Calibri Light" w:hAnsi="Calibri Light" w:cs="Arial"/>
                <w:sz w:val="18"/>
                <w:szCs w:val="18"/>
              </w:rPr>
            </w:pPr>
            <w:r w:rsidRPr="009D54C9">
              <w:rPr>
                <w:rFonts w:ascii="Calibri Light" w:hAnsi="Calibri Light" w:cs="Arial"/>
                <w:sz w:val="18"/>
                <w:szCs w:val="18"/>
              </w:rPr>
              <w:t>100 - 1,000 MB / GB</w:t>
            </w:r>
          </w:p>
          <w:p w14:paraId="53E78035" w14:textId="0976F177" w:rsidR="00031112" w:rsidRPr="009D54C9" w:rsidRDefault="00031112" w:rsidP="009E4B2C">
            <w:pPr>
              <w:pStyle w:val="Heading2TextBulleted"/>
              <w:numPr>
                <w:ilvl w:val="0"/>
                <w:numId w:val="0"/>
              </w:numPr>
              <w:rPr>
                <w:rFonts w:ascii="Calibri Light" w:hAnsi="Calibri Light" w:cs="Arial"/>
                <w:sz w:val="18"/>
                <w:szCs w:val="18"/>
              </w:rPr>
            </w:pPr>
            <w:r w:rsidRPr="009D54C9">
              <w:rPr>
                <w:rFonts w:ascii="Calibri Light" w:hAnsi="Calibri Light" w:cs="Arial"/>
                <w:sz w:val="18"/>
                <w:szCs w:val="18"/>
              </w:rPr>
              <w:t>1</w:t>
            </w:r>
            <w:r w:rsidR="0072554E" w:rsidRPr="009D54C9">
              <w:rPr>
                <w:rFonts w:ascii="Calibri Light" w:hAnsi="Calibri Light" w:cs="Arial"/>
                <w:sz w:val="18"/>
                <w:szCs w:val="18"/>
              </w:rPr>
              <w:t>,000 -</w:t>
            </w:r>
            <w:r w:rsidRPr="009D54C9">
              <w:rPr>
                <w:rFonts w:ascii="Calibri Light" w:hAnsi="Calibri Light" w:cs="Arial"/>
                <w:sz w:val="18"/>
                <w:szCs w:val="18"/>
              </w:rPr>
              <w:t xml:space="preserve"> 10</w:t>
            </w:r>
            <w:r w:rsidR="0072554E" w:rsidRPr="009D54C9">
              <w:rPr>
                <w:rFonts w:ascii="Calibri Light" w:hAnsi="Calibri Light" w:cs="Arial"/>
                <w:sz w:val="18"/>
                <w:szCs w:val="18"/>
              </w:rPr>
              <w:t>,</w:t>
            </w:r>
            <w:r w:rsidRPr="009D54C9">
              <w:rPr>
                <w:rFonts w:ascii="Calibri Light" w:hAnsi="Calibri Light" w:cs="Arial"/>
                <w:sz w:val="18"/>
                <w:szCs w:val="18"/>
              </w:rPr>
              <w:t>000 MB / GB</w:t>
            </w:r>
          </w:p>
          <w:p w14:paraId="732E5A86" w14:textId="6D907DCC" w:rsidR="00031112" w:rsidRPr="009D54C9" w:rsidRDefault="00031112" w:rsidP="009E4B2C">
            <w:pPr>
              <w:pStyle w:val="Heading2TextBulleted"/>
              <w:numPr>
                <w:ilvl w:val="0"/>
                <w:numId w:val="0"/>
              </w:numPr>
              <w:rPr>
                <w:rFonts w:ascii="Calibri Light" w:hAnsi="Calibri Light" w:cs="Arial"/>
                <w:sz w:val="18"/>
                <w:szCs w:val="18"/>
              </w:rPr>
            </w:pPr>
            <w:r w:rsidRPr="009D54C9">
              <w:rPr>
                <w:rFonts w:ascii="Calibri Light" w:hAnsi="Calibri Light" w:cs="Arial"/>
                <w:sz w:val="18"/>
                <w:szCs w:val="18"/>
              </w:rPr>
              <w:t>10</w:t>
            </w:r>
            <w:r w:rsidR="0072554E" w:rsidRPr="009D54C9">
              <w:rPr>
                <w:rFonts w:ascii="Calibri Light" w:hAnsi="Calibri Light" w:cs="Arial"/>
                <w:sz w:val="18"/>
                <w:szCs w:val="18"/>
              </w:rPr>
              <w:t>,</w:t>
            </w:r>
            <w:r w:rsidRPr="009D54C9">
              <w:rPr>
                <w:rFonts w:ascii="Calibri Light" w:hAnsi="Calibri Light" w:cs="Arial"/>
                <w:sz w:val="18"/>
                <w:szCs w:val="18"/>
              </w:rPr>
              <w:t xml:space="preserve">000+ </w:t>
            </w:r>
            <w:r w:rsidR="0072554E" w:rsidRPr="009D54C9">
              <w:rPr>
                <w:rFonts w:ascii="Calibri Light" w:hAnsi="Calibri Light" w:cs="Arial"/>
                <w:sz w:val="18"/>
                <w:szCs w:val="18"/>
              </w:rPr>
              <w:t>MB / GB…..</w:t>
            </w:r>
          </w:p>
        </w:tc>
      </w:tr>
      <w:tr w:rsidR="00031112" w14:paraId="62F6F106" w14:textId="77777777" w:rsidTr="391D4A8A">
        <w:tc>
          <w:tcPr>
            <w:tcW w:w="3775" w:type="dxa"/>
            <w:shd w:val="clear" w:color="auto" w:fill="FFFFFF" w:themeFill="background1"/>
          </w:tcPr>
          <w:p w14:paraId="2E2F7032" w14:textId="77777777" w:rsidR="00031112" w:rsidRPr="009D54C9" w:rsidRDefault="00031112" w:rsidP="009E4B2C">
            <w:pPr>
              <w:pStyle w:val="Heading2TextBulleted"/>
              <w:numPr>
                <w:ilvl w:val="0"/>
                <w:numId w:val="0"/>
              </w:numPr>
              <w:rPr>
                <w:rFonts w:ascii="Calibri Light" w:hAnsi="Calibri Light" w:cs="Arial"/>
                <w:sz w:val="18"/>
                <w:szCs w:val="18"/>
              </w:rPr>
            </w:pPr>
            <w:r w:rsidRPr="009D54C9">
              <w:rPr>
                <w:rFonts w:ascii="Calibri Light" w:hAnsi="Calibri Light" w:cs="Arial"/>
                <w:sz w:val="18"/>
                <w:szCs w:val="18"/>
              </w:rPr>
              <w:t>Number of business transactions in average?</w:t>
            </w:r>
          </w:p>
          <w:p w14:paraId="6CEFFCD6" w14:textId="77777777" w:rsidR="00031112" w:rsidRPr="009D54C9" w:rsidRDefault="00031112" w:rsidP="009E4B2C">
            <w:pPr>
              <w:pStyle w:val="Heading2TextBulleted"/>
              <w:numPr>
                <w:ilvl w:val="0"/>
                <w:numId w:val="0"/>
              </w:numPr>
              <w:rPr>
                <w:rFonts w:ascii="Calibri Light" w:hAnsi="Calibri Light" w:cs="Arial"/>
                <w:sz w:val="18"/>
                <w:szCs w:val="18"/>
              </w:rPr>
            </w:pPr>
            <w:r w:rsidRPr="009D54C9">
              <w:rPr>
                <w:rFonts w:ascii="Calibri Light" w:hAnsi="Calibri Light" w:cs="Arial"/>
                <w:i/>
                <w:sz w:val="18"/>
                <w:szCs w:val="18"/>
              </w:rPr>
              <w:t>These are the number of transactions process by the application on average. The number of transactions help in understanding criticality and Impact.</w:t>
            </w:r>
          </w:p>
        </w:tc>
        <w:tc>
          <w:tcPr>
            <w:tcW w:w="6570" w:type="dxa"/>
            <w:shd w:val="clear" w:color="auto" w:fill="FFFFFF" w:themeFill="background1"/>
          </w:tcPr>
          <w:p w14:paraId="4DC3934E" w14:textId="59CD946B" w:rsidR="00031112" w:rsidRPr="009D54C9" w:rsidRDefault="004F5814" w:rsidP="009E4B2C">
            <w:pPr>
              <w:pStyle w:val="Heading2TextBulleted"/>
              <w:numPr>
                <w:ilvl w:val="0"/>
                <w:numId w:val="0"/>
              </w:numPr>
              <w:rPr>
                <w:rFonts w:ascii="Calibri Light" w:hAnsi="Calibri Light" w:cs="Arial"/>
                <w:sz w:val="18"/>
                <w:szCs w:val="18"/>
              </w:rPr>
            </w:pPr>
            <w:r>
              <w:rPr>
                <w:rFonts w:ascii="Calibri Light" w:hAnsi="Calibri Light" w:cs="Arial"/>
                <w:sz w:val="18"/>
                <w:szCs w:val="18"/>
              </w:rPr>
              <w:t>Millions</w:t>
            </w:r>
          </w:p>
        </w:tc>
      </w:tr>
      <w:tr w:rsidR="00031112" w14:paraId="2C1CA555" w14:textId="77777777" w:rsidTr="391D4A8A">
        <w:tc>
          <w:tcPr>
            <w:tcW w:w="3775" w:type="dxa"/>
            <w:shd w:val="clear" w:color="auto" w:fill="FFFFFF" w:themeFill="background1"/>
          </w:tcPr>
          <w:p w14:paraId="36895D47" w14:textId="77777777" w:rsidR="00031112" w:rsidRPr="009D54C9" w:rsidRDefault="00031112" w:rsidP="009E4B2C">
            <w:pPr>
              <w:rPr>
                <w:rFonts w:ascii="Calibri Light" w:eastAsia="Calibri Light" w:hAnsi="Calibri Light" w:cs="Calibri Light"/>
                <w:b/>
                <w:sz w:val="18"/>
                <w:szCs w:val="18"/>
              </w:rPr>
            </w:pPr>
            <w:r w:rsidRPr="1E137593">
              <w:rPr>
                <w:rFonts w:ascii="Calibri Light" w:eastAsia="Calibri Light" w:hAnsi="Calibri Light" w:cs="Calibri Light"/>
                <w:b/>
                <w:sz w:val="18"/>
                <w:szCs w:val="18"/>
              </w:rPr>
              <w:t>Additional Security Consideration:</w:t>
            </w:r>
          </w:p>
        </w:tc>
        <w:tc>
          <w:tcPr>
            <w:tcW w:w="6570" w:type="dxa"/>
            <w:shd w:val="clear" w:color="auto" w:fill="FFFFFF" w:themeFill="background1"/>
          </w:tcPr>
          <w:p w14:paraId="4ECC4E6D" w14:textId="77777777" w:rsidR="00031112" w:rsidRPr="009D54C9" w:rsidRDefault="00031112" w:rsidP="009E4B2C">
            <w:pPr>
              <w:pStyle w:val="Heading2TextBulleted"/>
              <w:numPr>
                <w:ilvl w:val="0"/>
                <w:numId w:val="0"/>
              </w:numPr>
              <w:rPr>
                <w:rFonts w:ascii="Calibri Light" w:hAnsi="Calibri Light" w:cs="Arial"/>
                <w:sz w:val="18"/>
                <w:szCs w:val="18"/>
              </w:rPr>
            </w:pPr>
            <w:r w:rsidRPr="009D54C9">
              <w:rPr>
                <w:rFonts w:ascii="Calibri Light" w:hAnsi="Calibri Light" w:cs="Arial"/>
                <w:sz w:val="18"/>
                <w:szCs w:val="18"/>
              </w:rPr>
              <w:t>Any Cybersecurity impact in addition to SAP system security:</w:t>
            </w:r>
          </w:p>
          <w:p w14:paraId="0EE97914" w14:textId="4CD1FECB" w:rsidR="00031112" w:rsidRPr="009D54C9" w:rsidRDefault="00031112" w:rsidP="00F0069E">
            <w:pPr>
              <w:pStyle w:val="Heading2TextBulleted"/>
              <w:numPr>
                <w:ilvl w:val="0"/>
                <w:numId w:val="11"/>
              </w:numPr>
              <w:rPr>
                <w:rFonts w:ascii="Calibri Light" w:hAnsi="Calibri Light" w:cs="Arial"/>
                <w:sz w:val="18"/>
                <w:szCs w:val="18"/>
              </w:rPr>
            </w:pPr>
            <w:r w:rsidRPr="009D54C9">
              <w:rPr>
                <w:rFonts w:ascii="Calibri Light" w:hAnsi="Calibri Light" w:cs="Arial"/>
                <w:sz w:val="18"/>
                <w:szCs w:val="18"/>
              </w:rPr>
              <w:t>Internet Facing Web Application? Yes/No, Details:</w:t>
            </w:r>
          </w:p>
          <w:p w14:paraId="2DD6A0B3" w14:textId="77777777" w:rsidR="00031112" w:rsidRPr="009D54C9" w:rsidRDefault="00031112" w:rsidP="00F0069E">
            <w:pPr>
              <w:pStyle w:val="Heading2TextBulleted"/>
              <w:numPr>
                <w:ilvl w:val="0"/>
                <w:numId w:val="11"/>
              </w:numPr>
              <w:rPr>
                <w:rFonts w:ascii="Calibri Light" w:hAnsi="Calibri Light" w:cs="Arial"/>
                <w:sz w:val="18"/>
                <w:szCs w:val="18"/>
              </w:rPr>
            </w:pPr>
            <w:r w:rsidRPr="009D54C9">
              <w:rPr>
                <w:rFonts w:ascii="Calibri Light" w:hAnsi="Calibri Light" w:cs="Arial"/>
                <w:sz w:val="18"/>
                <w:szCs w:val="18"/>
              </w:rPr>
              <w:t>Internet Facing Application Programming Interface?</w:t>
            </w:r>
          </w:p>
          <w:p w14:paraId="1DDFC1DB" w14:textId="77777777" w:rsidR="00031112" w:rsidRPr="009D54C9" w:rsidRDefault="00031112" w:rsidP="00F0069E">
            <w:pPr>
              <w:pStyle w:val="Heading2TextBulleted"/>
              <w:numPr>
                <w:ilvl w:val="0"/>
                <w:numId w:val="11"/>
              </w:numPr>
              <w:rPr>
                <w:rFonts w:ascii="Calibri Light" w:hAnsi="Calibri Light" w:cs="Arial"/>
                <w:sz w:val="18"/>
                <w:szCs w:val="18"/>
              </w:rPr>
            </w:pPr>
            <w:r w:rsidRPr="009D54C9">
              <w:rPr>
                <w:rFonts w:ascii="Calibri Light" w:hAnsi="Calibri Light" w:cs="Arial"/>
                <w:sz w:val="18"/>
                <w:szCs w:val="18"/>
              </w:rPr>
              <w:t>3</w:t>
            </w:r>
            <w:r w:rsidRPr="009D54C9">
              <w:rPr>
                <w:rFonts w:ascii="Calibri Light" w:hAnsi="Calibri Light" w:cs="Arial"/>
                <w:sz w:val="18"/>
                <w:szCs w:val="18"/>
                <w:vertAlign w:val="superscript"/>
              </w:rPr>
              <w:t>rd</w:t>
            </w:r>
            <w:r w:rsidRPr="009D54C9">
              <w:rPr>
                <w:rFonts w:ascii="Calibri Light" w:hAnsi="Calibri Light" w:cs="Arial"/>
                <w:sz w:val="18"/>
                <w:szCs w:val="18"/>
              </w:rPr>
              <w:t xml:space="preserve"> party Fedrated Authentication &amp; Authorization, Single Sign On?</w:t>
            </w:r>
          </w:p>
        </w:tc>
      </w:tr>
    </w:tbl>
    <w:p w14:paraId="3A6C9F8A" w14:textId="4C26B5AA" w:rsidR="000E6897" w:rsidRPr="00467597" w:rsidRDefault="000E6897" w:rsidP="00F0069E">
      <w:pPr>
        <w:pStyle w:val="Heading1"/>
        <w:numPr>
          <w:ilvl w:val="0"/>
          <w:numId w:val="14"/>
        </w:numPr>
        <w:rPr>
          <w:rFonts w:ascii="Calibri Light" w:eastAsia="Calibri Light" w:hAnsi="Calibri Light" w:cs="Calibri Light"/>
        </w:rPr>
      </w:pPr>
      <w:bookmarkStart w:id="84" w:name="_Toc513448838"/>
      <w:r w:rsidRPr="1E137593">
        <w:rPr>
          <w:rFonts w:ascii="Calibri Light" w:eastAsia="Calibri Light" w:hAnsi="Calibri Light" w:cs="Calibri Light"/>
        </w:rPr>
        <w:lastRenderedPageBreak/>
        <w:t>Technical Considerations</w:t>
      </w:r>
      <w:bookmarkEnd w:id="83"/>
      <w:bookmarkEnd w:id="84"/>
    </w:p>
    <w:p w14:paraId="74314CFE" w14:textId="77777777" w:rsidR="000E6897" w:rsidRPr="006B24F0" w:rsidRDefault="000E6897" w:rsidP="00F0069E">
      <w:pPr>
        <w:pStyle w:val="ListParagraph"/>
        <w:keepNext/>
        <w:numPr>
          <w:ilvl w:val="0"/>
          <w:numId w:val="8"/>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85" w:name="_Toc491613827"/>
      <w:bookmarkStart w:id="86" w:name="_Toc491695023"/>
      <w:bookmarkStart w:id="87" w:name="_Toc496099276"/>
      <w:bookmarkStart w:id="88" w:name="_Toc496176499"/>
      <w:bookmarkStart w:id="89" w:name="_Toc496176548"/>
      <w:bookmarkStart w:id="90" w:name="_Toc496176694"/>
      <w:bookmarkStart w:id="91" w:name="_Toc496177057"/>
      <w:bookmarkStart w:id="92" w:name="_Toc496177453"/>
      <w:bookmarkStart w:id="93" w:name="_Toc496177540"/>
      <w:bookmarkStart w:id="94" w:name="_Toc496213959"/>
      <w:bookmarkStart w:id="95" w:name="_Toc496214163"/>
      <w:bookmarkStart w:id="96" w:name="_Toc496795821"/>
      <w:bookmarkStart w:id="97" w:name="_Toc497714004"/>
      <w:bookmarkStart w:id="98" w:name="_Toc497726379"/>
      <w:bookmarkStart w:id="99" w:name="_Toc500268299"/>
      <w:bookmarkStart w:id="100" w:name="_Toc501705770"/>
      <w:bookmarkStart w:id="101" w:name="_Toc501707145"/>
      <w:bookmarkStart w:id="102" w:name="_Toc501707342"/>
      <w:bookmarkStart w:id="103" w:name="_Toc505788767"/>
      <w:bookmarkStart w:id="104" w:name="_Toc506190334"/>
      <w:bookmarkStart w:id="105" w:name="_Toc506285697"/>
      <w:bookmarkStart w:id="106" w:name="_Toc506285848"/>
      <w:bookmarkStart w:id="107" w:name="_Toc506286711"/>
      <w:bookmarkStart w:id="108" w:name="_Toc506286992"/>
      <w:bookmarkStart w:id="109" w:name="_Toc506287861"/>
      <w:bookmarkStart w:id="110" w:name="_Toc508484478"/>
      <w:bookmarkStart w:id="111" w:name="_Toc512983282"/>
      <w:bookmarkStart w:id="112" w:name="_Toc513448839"/>
      <w:bookmarkStart w:id="113" w:name="_Toc406588321"/>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2263A0A4" w14:textId="77777777" w:rsidR="000E6897" w:rsidRPr="006B24F0" w:rsidRDefault="000E6897" w:rsidP="00F0069E">
      <w:pPr>
        <w:pStyle w:val="ListParagraph"/>
        <w:keepNext/>
        <w:numPr>
          <w:ilvl w:val="0"/>
          <w:numId w:val="8"/>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114" w:name="_Toc491613828"/>
      <w:bookmarkStart w:id="115" w:name="_Toc491695024"/>
      <w:bookmarkStart w:id="116" w:name="_Toc496099277"/>
      <w:bookmarkStart w:id="117" w:name="_Toc496176500"/>
      <w:bookmarkStart w:id="118" w:name="_Toc496176549"/>
      <w:bookmarkStart w:id="119" w:name="_Toc496176695"/>
      <w:bookmarkStart w:id="120" w:name="_Toc496177058"/>
      <w:bookmarkStart w:id="121" w:name="_Toc496177454"/>
      <w:bookmarkStart w:id="122" w:name="_Toc496177541"/>
      <w:bookmarkStart w:id="123" w:name="_Toc496213960"/>
      <w:bookmarkStart w:id="124" w:name="_Toc496214164"/>
      <w:bookmarkStart w:id="125" w:name="_Toc496795822"/>
      <w:bookmarkStart w:id="126" w:name="_Toc497714005"/>
      <w:bookmarkStart w:id="127" w:name="_Toc497726380"/>
      <w:bookmarkStart w:id="128" w:name="_Toc500268300"/>
      <w:bookmarkStart w:id="129" w:name="_Toc501705771"/>
      <w:bookmarkStart w:id="130" w:name="_Toc501707146"/>
      <w:bookmarkStart w:id="131" w:name="_Toc501707343"/>
      <w:bookmarkStart w:id="132" w:name="_Toc505788768"/>
      <w:bookmarkStart w:id="133" w:name="_Toc506190335"/>
      <w:bookmarkStart w:id="134" w:name="_Toc506285698"/>
      <w:bookmarkStart w:id="135" w:name="_Toc506285849"/>
      <w:bookmarkStart w:id="136" w:name="_Toc506286712"/>
      <w:bookmarkStart w:id="137" w:name="_Toc506286993"/>
      <w:bookmarkStart w:id="138" w:name="_Toc506287862"/>
      <w:bookmarkStart w:id="139" w:name="_Toc508484479"/>
      <w:bookmarkStart w:id="140" w:name="_Toc512983283"/>
      <w:bookmarkStart w:id="141" w:name="_Toc513448840"/>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p>
    <w:p w14:paraId="63166A80" w14:textId="77777777" w:rsidR="000E6897" w:rsidRPr="006B24F0" w:rsidRDefault="000E6897" w:rsidP="00F0069E">
      <w:pPr>
        <w:pStyle w:val="ListParagraph"/>
        <w:keepNext/>
        <w:numPr>
          <w:ilvl w:val="0"/>
          <w:numId w:val="8"/>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142" w:name="_Toc491613829"/>
      <w:bookmarkStart w:id="143" w:name="_Toc491695025"/>
      <w:bookmarkStart w:id="144" w:name="_Toc496099278"/>
      <w:bookmarkStart w:id="145" w:name="_Toc496176501"/>
      <w:bookmarkStart w:id="146" w:name="_Toc496176550"/>
      <w:bookmarkStart w:id="147" w:name="_Toc496176696"/>
      <w:bookmarkStart w:id="148" w:name="_Toc496177059"/>
      <w:bookmarkStart w:id="149" w:name="_Toc496177455"/>
      <w:bookmarkStart w:id="150" w:name="_Toc496177542"/>
      <w:bookmarkStart w:id="151" w:name="_Toc496213961"/>
      <w:bookmarkStart w:id="152" w:name="_Toc496214165"/>
      <w:bookmarkStart w:id="153" w:name="_Toc496795823"/>
      <w:bookmarkStart w:id="154" w:name="_Toc497714006"/>
      <w:bookmarkStart w:id="155" w:name="_Toc497726381"/>
      <w:bookmarkStart w:id="156" w:name="_Toc500268301"/>
      <w:bookmarkStart w:id="157" w:name="_Toc501705772"/>
      <w:bookmarkStart w:id="158" w:name="_Toc501707147"/>
      <w:bookmarkStart w:id="159" w:name="_Toc501707344"/>
      <w:bookmarkStart w:id="160" w:name="_Toc505788769"/>
      <w:bookmarkStart w:id="161" w:name="_Toc506190336"/>
      <w:bookmarkStart w:id="162" w:name="_Toc506285699"/>
      <w:bookmarkStart w:id="163" w:name="_Toc506285850"/>
      <w:bookmarkStart w:id="164" w:name="_Toc506286713"/>
      <w:bookmarkStart w:id="165" w:name="_Toc506286994"/>
      <w:bookmarkStart w:id="166" w:name="_Toc506287863"/>
      <w:bookmarkStart w:id="167" w:name="_Toc508484480"/>
      <w:bookmarkStart w:id="168" w:name="_Toc512983284"/>
      <w:bookmarkStart w:id="169" w:name="_Toc5134488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6E008FCE" w14:textId="77777777" w:rsidR="000E6897" w:rsidRPr="006B24F0" w:rsidRDefault="000E6897" w:rsidP="00F0069E">
      <w:pPr>
        <w:pStyle w:val="ListParagraph"/>
        <w:keepNext/>
        <w:numPr>
          <w:ilvl w:val="0"/>
          <w:numId w:val="8"/>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170" w:name="_Toc491613830"/>
      <w:bookmarkStart w:id="171" w:name="_Toc491695026"/>
      <w:bookmarkStart w:id="172" w:name="_Toc496099279"/>
      <w:bookmarkStart w:id="173" w:name="_Toc496176502"/>
      <w:bookmarkStart w:id="174" w:name="_Toc496176551"/>
      <w:bookmarkStart w:id="175" w:name="_Toc496176697"/>
      <w:bookmarkStart w:id="176" w:name="_Toc496177060"/>
      <w:bookmarkStart w:id="177" w:name="_Toc496177456"/>
      <w:bookmarkStart w:id="178" w:name="_Toc496177543"/>
      <w:bookmarkStart w:id="179" w:name="_Toc496213962"/>
      <w:bookmarkStart w:id="180" w:name="_Toc496214166"/>
      <w:bookmarkStart w:id="181" w:name="_Toc496795824"/>
      <w:bookmarkStart w:id="182" w:name="_Toc497714007"/>
      <w:bookmarkStart w:id="183" w:name="_Toc497726382"/>
      <w:bookmarkStart w:id="184" w:name="_Toc500268302"/>
      <w:bookmarkStart w:id="185" w:name="_Toc501705773"/>
      <w:bookmarkStart w:id="186" w:name="_Toc501707148"/>
      <w:bookmarkStart w:id="187" w:name="_Toc501707345"/>
      <w:bookmarkStart w:id="188" w:name="_Toc505788770"/>
      <w:bookmarkStart w:id="189" w:name="_Toc506190337"/>
      <w:bookmarkStart w:id="190" w:name="_Toc506285700"/>
      <w:bookmarkStart w:id="191" w:name="_Toc506285851"/>
      <w:bookmarkStart w:id="192" w:name="_Toc506286714"/>
      <w:bookmarkStart w:id="193" w:name="_Toc506286995"/>
      <w:bookmarkStart w:id="194" w:name="_Toc506287864"/>
      <w:bookmarkStart w:id="195" w:name="_Toc508484481"/>
      <w:bookmarkStart w:id="196" w:name="_Toc512983285"/>
      <w:bookmarkStart w:id="197" w:name="_Toc513448842"/>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p>
    <w:p w14:paraId="2699D3D7" w14:textId="77777777" w:rsidR="0017775A" w:rsidRPr="006B24F0" w:rsidRDefault="0017775A" w:rsidP="00F0069E">
      <w:pPr>
        <w:pStyle w:val="ListParagraph"/>
        <w:keepNext/>
        <w:numPr>
          <w:ilvl w:val="0"/>
          <w:numId w:val="5"/>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198" w:name="_Toc491613831"/>
      <w:bookmarkStart w:id="199" w:name="_Toc491695027"/>
      <w:bookmarkStart w:id="200" w:name="_Toc496099280"/>
      <w:bookmarkStart w:id="201" w:name="_Toc496176503"/>
      <w:bookmarkStart w:id="202" w:name="_Toc496176552"/>
      <w:bookmarkStart w:id="203" w:name="_Toc496176698"/>
      <w:bookmarkStart w:id="204" w:name="_Toc496177061"/>
      <w:bookmarkStart w:id="205" w:name="_Toc496177457"/>
      <w:bookmarkStart w:id="206" w:name="_Toc496177544"/>
      <w:bookmarkStart w:id="207" w:name="_Toc496213963"/>
      <w:bookmarkStart w:id="208" w:name="_Toc496214167"/>
      <w:bookmarkStart w:id="209" w:name="_Toc496795825"/>
      <w:bookmarkStart w:id="210" w:name="_Toc497714008"/>
      <w:bookmarkStart w:id="211" w:name="_Toc497726383"/>
      <w:bookmarkStart w:id="212" w:name="_Toc500268303"/>
      <w:bookmarkStart w:id="213" w:name="_Toc501705774"/>
      <w:bookmarkStart w:id="214" w:name="_Toc501707149"/>
      <w:bookmarkStart w:id="215" w:name="_Toc501707346"/>
      <w:bookmarkStart w:id="216" w:name="_Toc505788771"/>
      <w:bookmarkStart w:id="217" w:name="_Toc506190338"/>
      <w:bookmarkStart w:id="218" w:name="_Toc506285701"/>
      <w:bookmarkStart w:id="219" w:name="_Toc506285852"/>
      <w:bookmarkStart w:id="220" w:name="_Toc506286715"/>
      <w:bookmarkStart w:id="221" w:name="_Toc506286996"/>
      <w:bookmarkStart w:id="222" w:name="_Toc506287865"/>
      <w:bookmarkStart w:id="223" w:name="_Toc508484482"/>
      <w:bookmarkStart w:id="224" w:name="_Toc512983286"/>
      <w:bookmarkStart w:id="225" w:name="_Toc513448843"/>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p>
    <w:p w14:paraId="76609846" w14:textId="77777777" w:rsidR="0017775A" w:rsidRPr="006B24F0" w:rsidRDefault="0017775A" w:rsidP="00F0069E">
      <w:pPr>
        <w:pStyle w:val="ListParagraph"/>
        <w:keepNext/>
        <w:numPr>
          <w:ilvl w:val="0"/>
          <w:numId w:val="5"/>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226" w:name="_Toc491613832"/>
      <w:bookmarkStart w:id="227" w:name="_Toc491695028"/>
      <w:bookmarkStart w:id="228" w:name="_Toc496099281"/>
      <w:bookmarkStart w:id="229" w:name="_Toc496176504"/>
      <w:bookmarkStart w:id="230" w:name="_Toc496176553"/>
      <w:bookmarkStart w:id="231" w:name="_Toc496176699"/>
      <w:bookmarkStart w:id="232" w:name="_Toc496177062"/>
      <w:bookmarkStart w:id="233" w:name="_Toc496177458"/>
      <w:bookmarkStart w:id="234" w:name="_Toc496177545"/>
      <w:bookmarkStart w:id="235" w:name="_Toc496213964"/>
      <w:bookmarkStart w:id="236" w:name="_Toc496214168"/>
      <w:bookmarkStart w:id="237" w:name="_Toc496795826"/>
      <w:bookmarkStart w:id="238" w:name="_Toc497714009"/>
      <w:bookmarkStart w:id="239" w:name="_Toc497726384"/>
      <w:bookmarkStart w:id="240" w:name="_Toc500268304"/>
      <w:bookmarkStart w:id="241" w:name="_Toc501705775"/>
      <w:bookmarkStart w:id="242" w:name="_Toc501707150"/>
      <w:bookmarkStart w:id="243" w:name="_Toc501707347"/>
      <w:bookmarkStart w:id="244" w:name="_Toc505788772"/>
      <w:bookmarkStart w:id="245" w:name="_Toc506190339"/>
      <w:bookmarkStart w:id="246" w:name="_Toc506285702"/>
      <w:bookmarkStart w:id="247" w:name="_Toc506285853"/>
      <w:bookmarkStart w:id="248" w:name="_Toc506286716"/>
      <w:bookmarkStart w:id="249" w:name="_Toc506286997"/>
      <w:bookmarkStart w:id="250" w:name="_Toc506287866"/>
      <w:bookmarkStart w:id="251" w:name="_Toc508484483"/>
      <w:bookmarkStart w:id="252" w:name="_Toc512983287"/>
      <w:bookmarkStart w:id="253" w:name="_Toc513448844"/>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p>
    <w:p w14:paraId="72BEA5F8" w14:textId="77777777" w:rsidR="0017775A" w:rsidRPr="006B24F0" w:rsidRDefault="0017775A" w:rsidP="00F0069E">
      <w:pPr>
        <w:pStyle w:val="ListParagraph"/>
        <w:keepNext/>
        <w:numPr>
          <w:ilvl w:val="0"/>
          <w:numId w:val="5"/>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254" w:name="_Toc491613833"/>
      <w:bookmarkStart w:id="255" w:name="_Toc491695029"/>
      <w:bookmarkStart w:id="256" w:name="_Toc496099282"/>
      <w:bookmarkStart w:id="257" w:name="_Toc496176505"/>
      <w:bookmarkStart w:id="258" w:name="_Toc496176554"/>
      <w:bookmarkStart w:id="259" w:name="_Toc496176700"/>
      <w:bookmarkStart w:id="260" w:name="_Toc496177063"/>
      <w:bookmarkStart w:id="261" w:name="_Toc496177459"/>
      <w:bookmarkStart w:id="262" w:name="_Toc496177546"/>
      <w:bookmarkStart w:id="263" w:name="_Toc496213965"/>
      <w:bookmarkStart w:id="264" w:name="_Toc496214169"/>
      <w:bookmarkStart w:id="265" w:name="_Toc496795827"/>
      <w:bookmarkStart w:id="266" w:name="_Toc497714010"/>
      <w:bookmarkStart w:id="267" w:name="_Toc497726385"/>
      <w:bookmarkStart w:id="268" w:name="_Toc500268305"/>
      <w:bookmarkStart w:id="269" w:name="_Toc501705776"/>
      <w:bookmarkStart w:id="270" w:name="_Toc501707151"/>
      <w:bookmarkStart w:id="271" w:name="_Toc501707348"/>
      <w:bookmarkStart w:id="272" w:name="_Toc505788773"/>
      <w:bookmarkStart w:id="273" w:name="_Toc506190340"/>
      <w:bookmarkStart w:id="274" w:name="_Toc506285703"/>
      <w:bookmarkStart w:id="275" w:name="_Toc506285854"/>
      <w:bookmarkStart w:id="276" w:name="_Toc506286717"/>
      <w:bookmarkStart w:id="277" w:name="_Toc506286998"/>
      <w:bookmarkStart w:id="278" w:name="_Toc506287867"/>
      <w:bookmarkStart w:id="279" w:name="_Toc508484484"/>
      <w:bookmarkStart w:id="280" w:name="_Toc512983288"/>
      <w:bookmarkStart w:id="281" w:name="_Toc513448845"/>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p>
    <w:p w14:paraId="16F214B5" w14:textId="77777777" w:rsidR="0017775A" w:rsidRPr="006B24F0" w:rsidRDefault="0017775A" w:rsidP="00F0069E">
      <w:pPr>
        <w:pStyle w:val="ListParagraph"/>
        <w:keepNext/>
        <w:numPr>
          <w:ilvl w:val="0"/>
          <w:numId w:val="5"/>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282" w:name="_Toc491613834"/>
      <w:bookmarkStart w:id="283" w:name="_Toc491695030"/>
      <w:bookmarkStart w:id="284" w:name="_Toc496099283"/>
      <w:bookmarkStart w:id="285" w:name="_Toc496176506"/>
      <w:bookmarkStart w:id="286" w:name="_Toc496176555"/>
      <w:bookmarkStart w:id="287" w:name="_Toc496176701"/>
      <w:bookmarkStart w:id="288" w:name="_Toc496177064"/>
      <w:bookmarkStart w:id="289" w:name="_Toc496177460"/>
      <w:bookmarkStart w:id="290" w:name="_Toc496177547"/>
      <w:bookmarkStart w:id="291" w:name="_Toc496213966"/>
      <w:bookmarkStart w:id="292" w:name="_Toc496214170"/>
      <w:bookmarkStart w:id="293" w:name="_Toc496795828"/>
      <w:bookmarkStart w:id="294" w:name="_Toc497714011"/>
      <w:bookmarkStart w:id="295" w:name="_Toc497726386"/>
      <w:bookmarkStart w:id="296" w:name="_Toc500268306"/>
      <w:bookmarkStart w:id="297" w:name="_Toc501705777"/>
      <w:bookmarkStart w:id="298" w:name="_Toc501707152"/>
      <w:bookmarkStart w:id="299" w:name="_Toc501707349"/>
      <w:bookmarkStart w:id="300" w:name="_Toc505788774"/>
      <w:bookmarkStart w:id="301" w:name="_Toc506190341"/>
      <w:bookmarkStart w:id="302" w:name="_Toc506285704"/>
      <w:bookmarkStart w:id="303" w:name="_Toc506285855"/>
      <w:bookmarkStart w:id="304" w:name="_Toc506286718"/>
      <w:bookmarkStart w:id="305" w:name="_Toc506286999"/>
      <w:bookmarkStart w:id="306" w:name="_Toc506287868"/>
      <w:bookmarkStart w:id="307" w:name="_Toc508484485"/>
      <w:bookmarkStart w:id="308" w:name="_Toc512983289"/>
      <w:bookmarkStart w:id="309" w:name="_Toc513448846"/>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p>
    <w:p w14:paraId="60110FBC" w14:textId="377108F8" w:rsidR="00E0118B" w:rsidRPr="006B24F0" w:rsidRDefault="007E572B" w:rsidP="003C6C8A">
      <w:pPr>
        <w:pStyle w:val="Heading2"/>
      </w:pPr>
      <w:bookmarkStart w:id="310" w:name="_Toc491613835"/>
      <w:bookmarkStart w:id="311" w:name="_Toc513448847"/>
      <w:r w:rsidRPr="006B24F0">
        <w:t>4.</w:t>
      </w:r>
      <w:r w:rsidR="00426993">
        <w:t>1</w:t>
      </w:r>
      <w:r w:rsidRPr="006B24F0">
        <w:t xml:space="preserve"> </w:t>
      </w:r>
      <w:r w:rsidR="000F1011" w:rsidRPr="006B24F0">
        <w:t xml:space="preserve">RICEF-W </w:t>
      </w:r>
      <w:r w:rsidR="00E0118B" w:rsidRPr="006B24F0">
        <w:t>Assessment</w:t>
      </w:r>
      <w:bookmarkEnd w:id="113"/>
      <w:bookmarkEnd w:id="310"/>
      <w:bookmarkEnd w:id="311"/>
    </w:p>
    <w:p w14:paraId="0995910B" w14:textId="358B02B5" w:rsidR="00E0118B" w:rsidRPr="00467597" w:rsidRDefault="00E0118B" w:rsidP="000B4A1B">
      <w:pPr>
        <w:pStyle w:val="Heading2Tex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 xml:space="preserve">All of the Forms, Reports, Interfaces, Conversion items, </w:t>
      </w:r>
      <w:r w:rsidR="001F664D" w:rsidRPr="1E137593">
        <w:rPr>
          <w:rFonts w:ascii="Calibri Light" w:eastAsia="Calibri Light" w:hAnsi="Calibri Light" w:cs="Calibri Light"/>
          <w:sz w:val="18"/>
          <w:szCs w:val="18"/>
        </w:rPr>
        <w:t>Extensions/</w:t>
      </w:r>
      <w:r w:rsidRPr="1E137593">
        <w:rPr>
          <w:rFonts w:ascii="Calibri Light" w:eastAsia="Calibri Light" w:hAnsi="Calibri Light" w:cs="Calibri Light"/>
          <w:sz w:val="18"/>
          <w:szCs w:val="18"/>
        </w:rPr>
        <w:t>Enhancements and Workflows (</w:t>
      </w:r>
      <w:r w:rsidR="000F1011" w:rsidRPr="1E137593">
        <w:rPr>
          <w:rFonts w:ascii="Calibri Light" w:eastAsia="Calibri Light" w:hAnsi="Calibri Light" w:cs="Calibri Light"/>
          <w:sz w:val="18"/>
          <w:szCs w:val="18"/>
        </w:rPr>
        <w:t>RICEF-W</w:t>
      </w:r>
      <w:r w:rsidRPr="1E137593">
        <w:rPr>
          <w:rFonts w:ascii="Calibri Light" w:eastAsia="Calibri Light" w:hAnsi="Calibri Light" w:cs="Calibri Light"/>
          <w:sz w:val="18"/>
          <w:szCs w:val="18"/>
        </w:rPr>
        <w:t xml:space="preserve">) that have been identified for this BPD are detailed in the tables below and will represent the totality of all </w:t>
      </w:r>
      <w:r w:rsidR="000F1011" w:rsidRPr="1E137593">
        <w:rPr>
          <w:rFonts w:ascii="Calibri Light" w:eastAsia="Calibri Light" w:hAnsi="Calibri Light" w:cs="Calibri Light"/>
          <w:sz w:val="18"/>
          <w:szCs w:val="18"/>
        </w:rPr>
        <w:t xml:space="preserve">RICEF-W </w:t>
      </w:r>
      <w:r w:rsidRPr="1E137593">
        <w:rPr>
          <w:rFonts w:ascii="Calibri Light" w:eastAsia="Calibri Light" w:hAnsi="Calibri Light" w:cs="Calibri Light"/>
          <w:sz w:val="18"/>
          <w:szCs w:val="18"/>
        </w:rPr>
        <w:t xml:space="preserve">items documented at the time of sign-off of this BPD.  Any </w:t>
      </w:r>
      <w:r w:rsidR="000F1011" w:rsidRPr="1E137593">
        <w:rPr>
          <w:rFonts w:ascii="Calibri Light" w:eastAsia="Calibri Light" w:hAnsi="Calibri Light" w:cs="Calibri Light"/>
          <w:sz w:val="18"/>
          <w:szCs w:val="18"/>
        </w:rPr>
        <w:t xml:space="preserve">RICEF-W </w:t>
      </w:r>
      <w:r w:rsidR="002843C5" w:rsidRPr="1E137593">
        <w:rPr>
          <w:rFonts w:ascii="Calibri Light" w:eastAsia="Calibri Light" w:hAnsi="Calibri Light" w:cs="Calibri Light"/>
          <w:sz w:val="18"/>
          <w:szCs w:val="18"/>
        </w:rPr>
        <w:t>items that are confirmed via change control</w:t>
      </w:r>
      <w:r w:rsidRPr="1E137593">
        <w:rPr>
          <w:rFonts w:ascii="Calibri Light" w:eastAsia="Calibri Light" w:hAnsi="Calibri Light" w:cs="Calibri Light"/>
          <w:sz w:val="18"/>
          <w:szCs w:val="18"/>
        </w:rPr>
        <w:t xml:space="preserve"> after this BPD re</w:t>
      </w:r>
      <w:r w:rsidR="002843C5" w:rsidRPr="1E137593">
        <w:rPr>
          <w:rFonts w:ascii="Calibri Light" w:eastAsia="Calibri Light" w:hAnsi="Calibri Light" w:cs="Calibri Light"/>
          <w:sz w:val="18"/>
          <w:szCs w:val="18"/>
        </w:rPr>
        <w:t xml:space="preserve">ceives final sign-off, </w:t>
      </w:r>
      <w:r w:rsidR="001F664D" w:rsidRPr="1E137593">
        <w:rPr>
          <w:rFonts w:ascii="Calibri Light" w:eastAsia="Calibri Light" w:hAnsi="Calibri Light" w:cs="Calibri Light"/>
          <w:sz w:val="18"/>
          <w:szCs w:val="18"/>
        </w:rPr>
        <w:t xml:space="preserve">will </w:t>
      </w:r>
      <w:r w:rsidRPr="1E137593">
        <w:rPr>
          <w:rFonts w:ascii="Calibri Light" w:eastAsia="Calibri Light" w:hAnsi="Calibri Light" w:cs="Calibri Light"/>
          <w:sz w:val="18"/>
          <w:szCs w:val="18"/>
        </w:rPr>
        <w:t xml:space="preserve">be managed within </w:t>
      </w:r>
      <w:r w:rsidR="00B751B0" w:rsidRPr="1E137593">
        <w:rPr>
          <w:rFonts w:ascii="Calibri Light" w:eastAsia="Calibri Light" w:hAnsi="Calibri Light" w:cs="Calibri Light"/>
          <w:sz w:val="18"/>
          <w:szCs w:val="18"/>
        </w:rPr>
        <w:t>Southern California Edison</w:t>
      </w:r>
      <w:r w:rsidRPr="1E137593">
        <w:rPr>
          <w:rFonts w:ascii="Calibri Light" w:eastAsia="Calibri Light" w:hAnsi="Calibri Light" w:cs="Calibri Light"/>
          <w:sz w:val="18"/>
          <w:szCs w:val="18"/>
        </w:rPr>
        <w:t>’s APSE environment and not within this document.</w:t>
      </w:r>
    </w:p>
    <w:p w14:paraId="49E9FC22" w14:textId="31A7CC77" w:rsidR="00E0118B" w:rsidRPr="00467597" w:rsidRDefault="00E0118B" w:rsidP="00F0069E">
      <w:pPr>
        <w:pStyle w:val="Heading3"/>
        <w:keepNext/>
        <w:numPr>
          <w:ilvl w:val="2"/>
          <w:numId w:val="8"/>
        </w:numPr>
        <w:tabs>
          <w:tab w:val="left" w:pos="1440"/>
        </w:tabs>
        <w:spacing w:before="120" w:after="120"/>
        <w:rPr>
          <w:rFonts w:ascii="Calibri Light" w:hAnsi="Calibri Light"/>
          <w:sz w:val="32"/>
          <w:szCs w:val="32"/>
        </w:rPr>
      </w:pPr>
      <w:bookmarkStart w:id="312" w:name="_Toc505788778"/>
      <w:bookmarkStart w:id="313" w:name="_Toc506190345"/>
      <w:bookmarkStart w:id="314" w:name="_Toc506285708"/>
      <w:bookmarkStart w:id="315" w:name="_Toc506285859"/>
      <w:bookmarkStart w:id="316" w:name="_Toc406588323"/>
      <w:bookmarkStart w:id="317" w:name="_Toc491613836"/>
      <w:bookmarkStart w:id="318" w:name="_Toc513448848"/>
      <w:bookmarkEnd w:id="312"/>
      <w:bookmarkEnd w:id="313"/>
      <w:bookmarkEnd w:id="314"/>
      <w:bookmarkEnd w:id="315"/>
      <w:r w:rsidRPr="2C356526">
        <w:rPr>
          <w:rFonts w:ascii="Calibri Light" w:hAnsi="Calibri Light"/>
          <w:sz w:val="32"/>
          <w:szCs w:val="32"/>
        </w:rPr>
        <w:t>Reports</w:t>
      </w:r>
      <w:bookmarkEnd w:id="316"/>
      <w:bookmarkEnd w:id="317"/>
      <w:bookmarkEnd w:id="318"/>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467597" w14:paraId="3FE2BDF0" w14:textId="77777777" w:rsidTr="00782922">
        <w:trPr>
          <w:cantSplit/>
          <w:trHeight w:val="432"/>
          <w:tblHeader/>
        </w:trPr>
        <w:tc>
          <w:tcPr>
            <w:tcW w:w="5868" w:type="dxa"/>
            <w:tcBorders>
              <w:top w:val="threeDEmboss" w:sz="6" w:space="0" w:color="auto"/>
              <w:bottom w:val="threeDEmboss" w:sz="6" w:space="0" w:color="auto"/>
            </w:tcBorders>
            <w:shd w:val="clear" w:color="auto" w:fill="F9FBAF"/>
            <w:vAlign w:val="center"/>
          </w:tcPr>
          <w:p w14:paraId="307A737A" w14:textId="1AB716B8" w:rsidR="00E0118B" w:rsidRPr="00467597" w:rsidRDefault="00C7517F" w:rsidP="0035091A">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Report Name</w:t>
            </w:r>
            <w:r w:rsidR="001F664D" w:rsidRPr="1E137593">
              <w:rPr>
                <w:rFonts w:ascii="Calibri Light,Arial" w:eastAsia="Calibri Light,Arial" w:hAnsi="Calibri Light,Arial" w:cs="Calibri Light,Arial"/>
                <w:sz w:val="18"/>
                <w:szCs w:val="18"/>
              </w:rPr>
              <w:t xml:space="preserve"> &amp; </w:t>
            </w:r>
            <w:r w:rsidR="00E0118B" w:rsidRPr="1E137593">
              <w:rPr>
                <w:rFonts w:ascii="Calibri Light" w:eastAsia="Calibri Light" w:hAnsi="Calibri Light" w:cs="Calibri Light"/>
                <w:sz w:val="18"/>
                <w:szCs w:val="18"/>
              </w:rPr>
              <w:t>Descripti</w:t>
            </w:r>
            <w:r w:rsidRPr="1E137593">
              <w:rPr>
                <w:rFonts w:ascii="Calibri Light" w:eastAsia="Calibri Light" w:hAnsi="Calibri Light" w:cs="Calibri Light"/>
                <w:sz w:val="18"/>
                <w:szCs w:val="18"/>
              </w:rPr>
              <w:t xml:space="preserve">on (List </w:t>
            </w:r>
            <w:r w:rsidR="001F664D" w:rsidRPr="1E137593">
              <w:rPr>
                <w:rFonts w:ascii="Calibri Light" w:eastAsia="Calibri Light" w:hAnsi="Calibri Light" w:cs="Calibri Light"/>
                <w:sz w:val="18"/>
                <w:szCs w:val="18"/>
              </w:rPr>
              <w:t>Requirements</w:t>
            </w:r>
            <w:r w:rsidRPr="1E137593">
              <w:rPr>
                <w:rFonts w:ascii="Calibri Light" w:eastAsia="Calibri Light" w:hAnsi="Calibri Light" w:cs="Calibri Light"/>
                <w:sz w:val="18"/>
                <w:szCs w:val="18"/>
              </w:rPr>
              <w:t xml:space="preserve"> met by this Report</w:t>
            </w:r>
            <w:r w:rsidR="00E0118B" w:rsidRPr="1E137593">
              <w:rPr>
                <w:rFonts w:ascii="Calibri Light,Arial" w:eastAsia="Calibri Light,Arial" w:hAnsi="Calibri Light,Arial" w:cs="Calibri Light,Arial"/>
                <w:sz w:val="18"/>
                <w:szCs w:val="18"/>
              </w:rPr>
              <w:t>)</w:t>
            </w:r>
          </w:p>
        </w:tc>
        <w:tc>
          <w:tcPr>
            <w:tcW w:w="1710" w:type="dxa"/>
            <w:tcBorders>
              <w:top w:val="threeDEmboss" w:sz="6" w:space="0" w:color="auto"/>
              <w:bottom w:val="threeDEmboss" w:sz="6" w:space="0" w:color="auto"/>
            </w:tcBorders>
            <w:shd w:val="clear" w:color="auto" w:fill="F9FBAF"/>
            <w:vAlign w:val="center"/>
          </w:tcPr>
          <w:p w14:paraId="5765A7FB" w14:textId="3C23CD11" w:rsidR="00E0118B" w:rsidRPr="00467597" w:rsidRDefault="00E0118B" w:rsidP="0035091A">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 xml:space="preserve">Complexity </w:t>
            </w:r>
          </w:p>
        </w:tc>
        <w:tc>
          <w:tcPr>
            <w:tcW w:w="1890" w:type="dxa"/>
            <w:tcBorders>
              <w:top w:val="threeDEmboss" w:sz="6" w:space="0" w:color="auto"/>
              <w:bottom w:val="threeDEmboss" w:sz="6" w:space="0" w:color="auto"/>
            </w:tcBorders>
            <w:shd w:val="clear" w:color="auto" w:fill="F9FBAF"/>
            <w:vAlign w:val="center"/>
          </w:tcPr>
          <w:p w14:paraId="71EA2D8F" w14:textId="77777777" w:rsidR="00E0118B" w:rsidRPr="00467597" w:rsidRDefault="00E0118B" w:rsidP="0035091A">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Reference ID</w:t>
            </w:r>
          </w:p>
        </w:tc>
      </w:tr>
      <w:tr w:rsidR="00E0118B" w:rsidRPr="00467597" w14:paraId="77B7DBE4" w14:textId="77777777" w:rsidTr="0035091A">
        <w:trPr>
          <w:cantSplit/>
          <w:trHeight w:val="432"/>
        </w:trPr>
        <w:tc>
          <w:tcPr>
            <w:tcW w:w="5868" w:type="dxa"/>
            <w:tcBorders>
              <w:top w:val="threeDEmboss" w:sz="6" w:space="0" w:color="auto"/>
              <w:bottom w:val="single" w:sz="6" w:space="0" w:color="auto"/>
            </w:tcBorders>
            <w:vAlign w:val="center"/>
          </w:tcPr>
          <w:p w14:paraId="789D64BE" w14:textId="55094707" w:rsidR="00E0118B" w:rsidRPr="00C31547" w:rsidRDefault="00C31547" w:rsidP="0035091A">
            <w:pPr>
              <w:pStyle w:val="TableField-Left"/>
              <w:rPr>
                <w:rFonts w:ascii="Calibri Light,Arial" w:eastAsia="Calibri Light,Arial" w:hAnsi="Calibri Light,Arial" w:cs="Calibri Light,Arial"/>
                <w:strike/>
                <w:sz w:val="18"/>
                <w:szCs w:val="18"/>
              </w:rPr>
            </w:pPr>
            <w:r w:rsidRPr="1E137593">
              <w:rPr>
                <w:rFonts w:ascii="Calibri Light" w:eastAsia="Calibri Light" w:hAnsi="Calibri Light" w:cs="Calibri Light"/>
                <w:strike/>
                <w:sz w:val="18"/>
                <w:szCs w:val="18"/>
              </w:rPr>
              <w:t>A report to provide list of correspondence that saved as draft</w:t>
            </w:r>
          </w:p>
        </w:tc>
        <w:tc>
          <w:tcPr>
            <w:tcW w:w="1710" w:type="dxa"/>
            <w:tcBorders>
              <w:top w:val="threeDEmboss" w:sz="6" w:space="0" w:color="auto"/>
              <w:bottom w:val="single" w:sz="6" w:space="0" w:color="auto"/>
            </w:tcBorders>
            <w:vAlign w:val="center"/>
          </w:tcPr>
          <w:p w14:paraId="492ED4F1" w14:textId="2A7709E1" w:rsidR="00E0118B" w:rsidRPr="00C31547" w:rsidRDefault="00C31547" w:rsidP="0035091A">
            <w:pPr>
              <w:pStyle w:val="TableField-Left"/>
              <w:rPr>
                <w:rFonts w:ascii="Calibri Light,Arial" w:eastAsia="Calibri Light,Arial" w:hAnsi="Calibri Light,Arial" w:cs="Calibri Light,Arial"/>
                <w:strike/>
                <w:sz w:val="18"/>
                <w:szCs w:val="18"/>
              </w:rPr>
            </w:pPr>
            <w:r w:rsidRPr="1E137593">
              <w:rPr>
                <w:rFonts w:ascii="Calibri Light" w:eastAsia="Calibri Light" w:hAnsi="Calibri Light" w:cs="Calibri Light"/>
                <w:strike/>
                <w:sz w:val="18"/>
                <w:szCs w:val="18"/>
              </w:rPr>
              <w:t>Medium</w:t>
            </w:r>
          </w:p>
        </w:tc>
        <w:tc>
          <w:tcPr>
            <w:tcW w:w="1890" w:type="dxa"/>
            <w:tcBorders>
              <w:top w:val="threeDEmboss" w:sz="6" w:space="0" w:color="auto"/>
              <w:bottom w:val="single" w:sz="6" w:space="0" w:color="auto"/>
            </w:tcBorders>
            <w:vAlign w:val="center"/>
          </w:tcPr>
          <w:p w14:paraId="24AC0E93" w14:textId="15524A66" w:rsidR="00E0118B" w:rsidRPr="00C31547" w:rsidRDefault="00320B42" w:rsidP="0035091A">
            <w:pPr>
              <w:pStyle w:val="TableField-Left"/>
              <w:rPr>
                <w:rFonts w:ascii="Calibri Light,Arial" w:eastAsia="Calibri Light,Arial" w:hAnsi="Calibri Light,Arial" w:cs="Calibri Light,Arial"/>
                <w:strike/>
                <w:sz w:val="18"/>
                <w:szCs w:val="18"/>
              </w:rPr>
            </w:pPr>
            <w:r w:rsidRPr="1E137593">
              <w:rPr>
                <w:rFonts w:ascii="Calibri Light" w:eastAsia="Calibri Light" w:hAnsi="Calibri Light" w:cs="Calibri Light"/>
                <w:strike/>
                <w:sz w:val="18"/>
                <w:szCs w:val="18"/>
              </w:rPr>
              <w:t>R</w:t>
            </w:r>
            <w:r w:rsidR="00C31547" w:rsidRPr="1E137593">
              <w:rPr>
                <w:rFonts w:ascii="Calibri Light" w:eastAsia="Calibri Light" w:hAnsi="Calibri Light" w:cs="Calibri Light"/>
                <w:strike/>
                <w:sz w:val="18"/>
                <w:szCs w:val="18"/>
              </w:rPr>
              <w:t>-CIM-CS-11-03 List of correspondence saved as draft</w:t>
            </w:r>
          </w:p>
        </w:tc>
      </w:tr>
      <w:tr w:rsidR="00E0118B" w:rsidRPr="00467597" w14:paraId="33B27286" w14:textId="77777777" w:rsidTr="00C31547">
        <w:trPr>
          <w:cantSplit/>
          <w:trHeight w:val="432"/>
        </w:trPr>
        <w:tc>
          <w:tcPr>
            <w:tcW w:w="5868" w:type="dxa"/>
            <w:tcBorders>
              <w:top w:val="single" w:sz="6" w:space="0" w:color="auto"/>
              <w:bottom w:val="single" w:sz="6" w:space="0" w:color="auto"/>
            </w:tcBorders>
            <w:vAlign w:val="center"/>
          </w:tcPr>
          <w:p w14:paraId="637BA666" w14:textId="28DF41D8" w:rsidR="00E0118B" w:rsidRPr="00C31547" w:rsidRDefault="00C31547" w:rsidP="0035091A">
            <w:pPr>
              <w:pStyle w:val="TableField-Left"/>
              <w:rPr>
                <w:rFonts w:ascii="Calibri Light,Arial" w:eastAsia="Calibri Light,Arial" w:hAnsi="Calibri Light,Arial" w:cs="Calibri Light,Arial"/>
                <w:strike/>
                <w:sz w:val="18"/>
                <w:szCs w:val="18"/>
              </w:rPr>
            </w:pPr>
            <w:r w:rsidRPr="1E137593">
              <w:rPr>
                <w:rFonts w:ascii="Calibri Light" w:eastAsia="Calibri Light" w:hAnsi="Calibri Light" w:cs="Calibri Light"/>
                <w:strike/>
                <w:sz w:val="18"/>
                <w:szCs w:val="18"/>
              </w:rPr>
              <w:t>A report to track the various outbound correspondence based on quantity and creator (eg agent/IVR/SCE.COM etc)</w:t>
            </w:r>
          </w:p>
        </w:tc>
        <w:tc>
          <w:tcPr>
            <w:tcW w:w="1710" w:type="dxa"/>
            <w:tcBorders>
              <w:top w:val="single" w:sz="6" w:space="0" w:color="auto"/>
              <w:bottom w:val="single" w:sz="6" w:space="0" w:color="auto"/>
            </w:tcBorders>
            <w:vAlign w:val="center"/>
          </w:tcPr>
          <w:p w14:paraId="19AB788A" w14:textId="5553E01F" w:rsidR="00E0118B" w:rsidRPr="00C31547" w:rsidRDefault="00C31547" w:rsidP="0035091A">
            <w:pPr>
              <w:pStyle w:val="TableField-Left"/>
              <w:rPr>
                <w:rFonts w:ascii="Calibri Light,Arial" w:eastAsia="Calibri Light,Arial" w:hAnsi="Calibri Light,Arial" w:cs="Calibri Light,Arial"/>
                <w:strike/>
                <w:sz w:val="18"/>
                <w:szCs w:val="18"/>
              </w:rPr>
            </w:pPr>
            <w:r w:rsidRPr="1E137593">
              <w:rPr>
                <w:rFonts w:ascii="Calibri Light" w:eastAsia="Calibri Light" w:hAnsi="Calibri Light" w:cs="Calibri Light"/>
                <w:strike/>
                <w:sz w:val="18"/>
                <w:szCs w:val="18"/>
              </w:rPr>
              <w:t>Medium</w:t>
            </w:r>
          </w:p>
        </w:tc>
        <w:tc>
          <w:tcPr>
            <w:tcW w:w="1890" w:type="dxa"/>
            <w:tcBorders>
              <w:top w:val="single" w:sz="6" w:space="0" w:color="auto"/>
              <w:bottom w:val="single" w:sz="6" w:space="0" w:color="auto"/>
            </w:tcBorders>
            <w:vAlign w:val="center"/>
          </w:tcPr>
          <w:p w14:paraId="623C05AC" w14:textId="50A13130" w:rsidR="00E0118B" w:rsidRPr="00C31547" w:rsidRDefault="00320B42" w:rsidP="0035091A">
            <w:pPr>
              <w:pStyle w:val="TableField-Left"/>
              <w:rPr>
                <w:rFonts w:ascii="Calibri Light,Arial" w:eastAsia="Calibri Light,Arial" w:hAnsi="Calibri Light,Arial" w:cs="Calibri Light,Arial"/>
                <w:strike/>
                <w:sz w:val="18"/>
                <w:szCs w:val="18"/>
              </w:rPr>
            </w:pPr>
            <w:r w:rsidRPr="1E137593">
              <w:rPr>
                <w:rFonts w:ascii="Calibri Light" w:eastAsia="Calibri Light" w:hAnsi="Calibri Light" w:cs="Calibri Light"/>
                <w:strike/>
                <w:sz w:val="18"/>
                <w:szCs w:val="18"/>
              </w:rPr>
              <w:t>R</w:t>
            </w:r>
            <w:r w:rsidR="00C31547" w:rsidRPr="1E137593">
              <w:rPr>
                <w:rFonts w:ascii="Calibri Light" w:eastAsia="Calibri Light" w:hAnsi="Calibri Light" w:cs="Calibri Light"/>
                <w:strike/>
                <w:sz w:val="18"/>
                <w:szCs w:val="18"/>
              </w:rPr>
              <w:t>-CIM-CS-11-6 Outbound correspondence based on quantity and creator</w:t>
            </w:r>
          </w:p>
        </w:tc>
      </w:tr>
      <w:tr w:rsidR="00C31547" w:rsidRPr="00467597" w14:paraId="5D166A0D" w14:textId="77777777" w:rsidTr="0035091A">
        <w:trPr>
          <w:cantSplit/>
          <w:trHeight w:val="432"/>
        </w:trPr>
        <w:tc>
          <w:tcPr>
            <w:tcW w:w="5868" w:type="dxa"/>
            <w:tcBorders>
              <w:top w:val="single" w:sz="6" w:space="0" w:color="auto"/>
              <w:bottom w:val="threeDEmboss" w:sz="6" w:space="0" w:color="auto"/>
            </w:tcBorders>
            <w:vAlign w:val="center"/>
          </w:tcPr>
          <w:p w14:paraId="37365052" w14:textId="7282A11E" w:rsidR="00C31547" w:rsidRPr="00C31547" w:rsidRDefault="00C31547" w:rsidP="0035091A">
            <w:pPr>
              <w:pStyle w:val="TableField-Left"/>
              <w:rPr>
                <w:rFonts w:ascii="Calibri Light,Arial" w:eastAsia="Calibri Light,Arial" w:hAnsi="Calibri Light,Arial" w:cs="Calibri Light,Arial"/>
                <w:strike/>
                <w:sz w:val="18"/>
                <w:szCs w:val="18"/>
              </w:rPr>
            </w:pPr>
            <w:r w:rsidRPr="1E137593">
              <w:rPr>
                <w:rFonts w:ascii="Calibri Light" w:eastAsia="Calibri Light" w:hAnsi="Calibri Light" w:cs="Calibri Light"/>
                <w:strike/>
                <w:sz w:val="18"/>
                <w:szCs w:val="18"/>
              </w:rPr>
              <w:t>Ability for the user to report on Active and historical outbound correspondence communication</w:t>
            </w:r>
          </w:p>
        </w:tc>
        <w:tc>
          <w:tcPr>
            <w:tcW w:w="1710" w:type="dxa"/>
            <w:tcBorders>
              <w:top w:val="single" w:sz="6" w:space="0" w:color="auto"/>
              <w:bottom w:val="threeDEmboss" w:sz="6" w:space="0" w:color="auto"/>
            </w:tcBorders>
            <w:vAlign w:val="center"/>
          </w:tcPr>
          <w:p w14:paraId="39B41BCD" w14:textId="0DC9F8F4" w:rsidR="00C31547" w:rsidRPr="00C31547" w:rsidRDefault="00C31547" w:rsidP="0035091A">
            <w:pPr>
              <w:pStyle w:val="TableField-Left"/>
              <w:rPr>
                <w:rFonts w:ascii="Calibri Light,Arial" w:eastAsia="Calibri Light,Arial" w:hAnsi="Calibri Light,Arial" w:cs="Calibri Light,Arial"/>
                <w:strike/>
                <w:sz w:val="18"/>
                <w:szCs w:val="18"/>
              </w:rPr>
            </w:pPr>
            <w:r w:rsidRPr="1E137593">
              <w:rPr>
                <w:rFonts w:ascii="Calibri Light" w:eastAsia="Calibri Light" w:hAnsi="Calibri Light" w:cs="Calibri Light"/>
                <w:strike/>
                <w:sz w:val="18"/>
                <w:szCs w:val="18"/>
              </w:rPr>
              <w:t>Medium</w:t>
            </w:r>
          </w:p>
        </w:tc>
        <w:tc>
          <w:tcPr>
            <w:tcW w:w="1890" w:type="dxa"/>
            <w:tcBorders>
              <w:top w:val="single" w:sz="6" w:space="0" w:color="auto"/>
              <w:bottom w:val="threeDEmboss" w:sz="6" w:space="0" w:color="auto"/>
            </w:tcBorders>
            <w:vAlign w:val="center"/>
          </w:tcPr>
          <w:p w14:paraId="4D9B6249" w14:textId="4C3EF0A0" w:rsidR="00C31547" w:rsidRPr="00C31547" w:rsidRDefault="00320B42" w:rsidP="0035091A">
            <w:pPr>
              <w:pStyle w:val="TableField-Left"/>
              <w:rPr>
                <w:rFonts w:ascii="Calibri Light,Arial" w:eastAsia="Calibri Light,Arial" w:hAnsi="Calibri Light,Arial" w:cs="Calibri Light,Arial"/>
                <w:strike/>
                <w:sz w:val="18"/>
                <w:szCs w:val="18"/>
              </w:rPr>
            </w:pPr>
            <w:r w:rsidRPr="1E137593">
              <w:rPr>
                <w:rFonts w:ascii="Calibri Light" w:eastAsia="Calibri Light" w:hAnsi="Calibri Light" w:cs="Calibri Light"/>
                <w:strike/>
                <w:sz w:val="18"/>
                <w:szCs w:val="18"/>
              </w:rPr>
              <w:t>R</w:t>
            </w:r>
            <w:r w:rsidR="00C31547" w:rsidRPr="1E137593">
              <w:rPr>
                <w:rFonts w:ascii="Calibri Light" w:eastAsia="Calibri Light" w:hAnsi="Calibri Light" w:cs="Calibri Light"/>
                <w:strike/>
                <w:sz w:val="18"/>
                <w:szCs w:val="18"/>
              </w:rPr>
              <w:t>-CIM-CS-11-9 List of communications based on Campaign status</w:t>
            </w:r>
          </w:p>
        </w:tc>
      </w:tr>
    </w:tbl>
    <w:p w14:paraId="5FE04CC1" w14:textId="77777777" w:rsidR="00E0118B" w:rsidRPr="00467597" w:rsidRDefault="00E0118B" w:rsidP="00F0069E">
      <w:pPr>
        <w:pStyle w:val="Heading3"/>
        <w:keepNext/>
        <w:numPr>
          <w:ilvl w:val="2"/>
          <w:numId w:val="8"/>
        </w:numPr>
        <w:tabs>
          <w:tab w:val="left" w:pos="1440"/>
        </w:tabs>
        <w:spacing w:before="120" w:after="120"/>
        <w:ind w:left="1440" w:hanging="900"/>
        <w:rPr>
          <w:rFonts w:ascii="Calibri Light" w:hAnsi="Calibri Light"/>
          <w:sz w:val="32"/>
          <w:szCs w:val="32"/>
        </w:rPr>
      </w:pPr>
      <w:bookmarkStart w:id="319" w:name="_Toc406588324"/>
      <w:bookmarkStart w:id="320" w:name="_Toc491613837"/>
      <w:bookmarkStart w:id="321" w:name="_Toc513448849"/>
      <w:r w:rsidRPr="2C356526">
        <w:rPr>
          <w:rFonts w:ascii="Calibri Light" w:hAnsi="Calibri Light"/>
          <w:sz w:val="32"/>
          <w:szCs w:val="32"/>
        </w:rPr>
        <w:t>Interfaces</w:t>
      </w:r>
      <w:bookmarkEnd w:id="319"/>
      <w:bookmarkEnd w:id="320"/>
      <w:bookmarkEnd w:id="321"/>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467597" w14:paraId="69BE8BD2" w14:textId="77777777" w:rsidTr="00782922">
        <w:trPr>
          <w:cantSplit/>
          <w:trHeight w:val="432"/>
          <w:tblHeader/>
        </w:trPr>
        <w:tc>
          <w:tcPr>
            <w:tcW w:w="5868" w:type="dxa"/>
            <w:tcBorders>
              <w:top w:val="threeDEmboss" w:sz="6" w:space="0" w:color="auto"/>
              <w:bottom w:val="threeDEmboss" w:sz="6" w:space="0" w:color="auto"/>
            </w:tcBorders>
            <w:shd w:val="clear" w:color="auto" w:fill="F9FBAF"/>
            <w:vAlign w:val="center"/>
          </w:tcPr>
          <w:p w14:paraId="3AED6C4B" w14:textId="347D8D3C" w:rsidR="00E0118B" w:rsidRPr="00467597" w:rsidRDefault="00C7517F" w:rsidP="0035091A">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Interface Name &amp; Description (List Requirements</w:t>
            </w:r>
            <w:r w:rsidR="001F03C3" w:rsidRPr="1E137593">
              <w:rPr>
                <w:rFonts w:ascii="Calibri Light" w:eastAsia="Calibri Light" w:hAnsi="Calibri Light" w:cs="Calibri Light"/>
                <w:sz w:val="18"/>
                <w:szCs w:val="18"/>
              </w:rPr>
              <w:t xml:space="preserve"> met by this Interface</w:t>
            </w:r>
            <w:r w:rsidRPr="1E137593">
              <w:rPr>
                <w:rFonts w:ascii="Calibri Light,Arial" w:eastAsia="Calibri Light,Arial" w:hAnsi="Calibri Light,Arial" w:cs="Calibri Light,Arial"/>
                <w:sz w:val="18"/>
                <w:szCs w:val="18"/>
              </w:rPr>
              <w:t>)</w:t>
            </w:r>
          </w:p>
        </w:tc>
        <w:tc>
          <w:tcPr>
            <w:tcW w:w="1710" w:type="dxa"/>
            <w:tcBorders>
              <w:top w:val="threeDEmboss" w:sz="6" w:space="0" w:color="auto"/>
              <w:bottom w:val="threeDEmboss" w:sz="6" w:space="0" w:color="auto"/>
            </w:tcBorders>
            <w:shd w:val="clear" w:color="auto" w:fill="F9FBAF"/>
            <w:vAlign w:val="center"/>
          </w:tcPr>
          <w:p w14:paraId="2688AE5E" w14:textId="7677C417" w:rsidR="00E0118B" w:rsidRPr="00467597" w:rsidRDefault="00E0118B" w:rsidP="0035091A">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 xml:space="preserve">Complexity </w:t>
            </w:r>
          </w:p>
        </w:tc>
        <w:tc>
          <w:tcPr>
            <w:tcW w:w="1890" w:type="dxa"/>
            <w:tcBorders>
              <w:top w:val="threeDEmboss" w:sz="6" w:space="0" w:color="auto"/>
              <w:bottom w:val="threeDEmboss" w:sz="6" w:space="0" w:color="auto"/>
            </w:tcBorders>
            <w:shd w:val="clear" w:color="auto" w:fill="F9FBAF"/>
            <w:vAlign w:val="center"/>
          </w:tcPr>
          <w:p w14:paraId="64960158" w14:textId="77777777" w:rsidR="00E0118B" w:rsidRPr="00467597" w:rsidRDefault="00E0118B" w:rsidP="0035091A">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Reference ID</w:t>
            </w:r>
          </w:p>
        </w:tc>
      </w:tr>
      <w:tr w:rsidR="00320B42" w:rsidRPr="00467597" w14:paraId="03E31F22" w14:textId="77777777" w:rsidTr="0035091A">
        <w:trPr>
          <w:cantSplit/>
          <w:trHeight w:val="432"/>
        </w:trPr>
        <w:tc>
          <w:tcPr>
            <w:tcW w:w="5868" w:type="dxa"/>
            <w:tcBorders>
              <w:top w:val="threeDEmboss" w:sz="6" w:space="0" w:color="auto"/>
              <w:bottom w:val="single" w:sz="6" w:space="0" w:color="auto"/>
            </w:tcBorders>
            <w:vAlign w:val="center"/>
          </w:tcPr>
          <w:p w14:paraId="4E06E4FC" w14:textId="2621C48B" w:rsidR="00320B42" w:rsidRPr="007F1034" w:rsidRDefault="00320B42" w:rsidP="00320B42">
            <w:pPr>
              <w:pStyle w:val="TableField-Left"/>
              <w:rPr>
                <w:rFonts w:ascii="Calibri Light,Arial" w:eastAsia="Calibri Light,Arial" w:hAnsi="Calibri Light,Arial" w:cs="Calibri Light,Arial"/>
                <w:strike/>
                <w:sz w:val="18"/>
                <w:szCs w:val="18"/>
              </w:rPr>
            </w:pPr>
            <w:r w:rsidRPr="1E137593">
              <w:rPr>
                <w:rFonts w:ascii="Calibri Light" w:eastAsia="Calibri Light" w:hAnsi="Calibri Light" w:cs="Calibri Light"/>
                <w:strike/>
                <w:sz w:val="18"/>
                <w:szCs w:val="18"/>
              </w:rPr>
              <w:t>Client Letter interface</w:t>
            </w:r>
          </w:p>
        </w:tc>
        <w:tc>
          <w:tcPr>
            <w:tcW w:w="1710" w:type="dxa"/>
            <w:tcBorders>
              <w:top w:val="threeDEmboss" w:sz="6" w:space="0" w:color="auto"/>
              <w:bottom w:val="single" w:sz="6" w:space="0" w:color="auto"/>
            </w:tcBorders>
            <w:vAlign w:val="center"/>
          </w:tcPr>
          <w:p w14:paraId="798B6E63" w14:textId="2DFE4C39" w:rsidR="00320B42" w:rsidRPr="007F1034" w:rsidRDefault="00320B42" w:rsidP="00320B42">
            <w:pPr>
              <w:pStyle w:val="TableField-Left"/>
              <w:rPr>
                <w:rFonts w:ascii="Calibri Light,Arial" w:eastAsia="Calibri Light,Arial" w:hAnsi="Calibri Light,Arial" w:cs="Calibri Light,Arial"/>
                <w:strike/>
                <w:sz w:val="18"/>
                <w:szCs w:val="18"/>
              </w:rPr>
            </w:pPr>
            <w:r w:rsidRPr="1E137593">
              <w:rPr>
                <w:rFonts w:ascii="Calibri Light" w:eastAsia="Calibri Light" w:hAnsi="Calibri Light" w:cs="Calibri Light"/>
                <w:strike/>
                <w:sz w:val="18"/>
                <w:szCs w:val="18"/>
              </w:rPr>
              <w:t>Medium</w:t>
            </w:r>
          </w:p>
        </w:tc>
        <w:tc>
          <w:tcPr>
            <w:tcW w:w="1890" w:type="dxa"/>
            <w:tcBorders>
              <w:top w:val="threeDEmboss" w:sz="6" w:space="0" w:color="auto"/>
              <w:bottom w:val="single" w:sz="6" w:space="0" w:color="auto"/>
            </w:tcBorders>
            <w:vAlign w:val="center"/>
          </w:tcPr>
          <w:p w14:paraId="7516B9CF" w14:textId="29D31715" w:rsidR="00320B42" w:rsidRPr="007F1034" w:rsidRDefault="00320B42" w:rsidP="00320B42">
            <w:pPr>
              <w:pStyle w:val="TableField-Left"/>
              <w:rPr>
                <w:rFonts w:ascii="Calibri Light,Arial" w:eastAsia="Calibri Light,Arial" w:hAnsi="Calibri Light,Arial" w:cs="Calibri Light,Arial"/>
                <w:strike/>
                <w:sz w:val="18"/>
                <w:szCs w:val="18"/>
              </w:rPr>
            </w:pPr>
            <w:r w:rsidRPr="1E137593">
              <w:rPr>
                <w:rFonts w:ascii="Calibri Light" w:eastAsia="Calibri Light" w:hAnsi="Calibri Light" w:cs="Calibri Light"/>
                <w:strike/>
                <w:sz w:val="18"/>
                <w:szCs w:val="18"/>
                <w:lang w:val="de-CH"/>
              </w:rPr>
              <w:t>I-CIM-CS-11- Client Letter Interface</w:t>
            </w:r>
          </w:p>
        </w:tc>
      </w:tr>
      <w:tr w:rsidR="00320B42" w:rsidRPr="00467597" w14:paraId="785083BF" w14:textId="77777777" w:rsidTr="0001419A">
        <w:trPr>
          <w:cantSplit/>
          <w:trHeight w:val="432"/>
        </w:trPr>
        <w:tc>
          <w:tcPr>
            <w:tcW w:w="5868" w:type="dxa"/>
            <w:tcBorders>
              <w:top w:val="single" w:sz="6" w:space="0" w:color="auto"/>
              <w:bottom w:val="single" w:sz="6" w:space="0" w:color="auto"/>
            </w:tcBorders>
            <w:vAlign w:val="center"/>
          </w:tcPr>
          <w:p w14:paraId="31DE6C0D" w14:textId="77777777" w:rsidR="00320B42" w:rsidRPr="0050531E" w:rsidRDefault="00320B42" w:rsidP="00320B42">
            <w:pPr>
              <w:pStyle w:val="TableField-Left"/>
              <w:rPr>
                <w:rFonts w:ascii="Calibri Light,Arial" w:eastAsia="Calibri Light,Arial" w:hAnsi="Calibri Light,Arial" w:cs="Calibri Light,Arial"/>
                <w:strike/>
                <w:sz w:val="18"/>
                <w:szCs w:val="18"/>
              </w:rPr>
            </w:pPr>
            <w:r w:rsidRPr="1E137593">
              <w:rPr>
                <w:rFonts w:ascii="Calibri Light" w:eastAsia="Calibri Light" w:hAnsi="Calibri Light" w:cs="Calibri Light"/>
                <w:strike/>
                <w:sz w:val="18"/>
                <w:szCs w:val="18"/>
              </w:rPr>
              <w:t>Interface to Varoli</w:t>
            </w:r>
          </w:p>
          <w:p w14:paraId="3B2E023D" w14:textId="39ED3EA1" w:rsidR="003A450A" w:rsidRPr="0050531E" w:rsidRDefault="003A450A" w:rsidP="00320B42">
            <w:pPr>
              <w:pStyle w:val="TableField-Left"/>
              <w:rPr>
                <w:rFonts w:ascii="Calibri Light" w:hAnsi="Calibri Light" w:cs="Arial"/>
                <w:strike/>
                <w:sz w:val="18"/>
                <w:szCs w:val="18"/>
              </w:rPr>
            </w:pPr>
          </w:p>
        </w:tc>
        <w:tc>
          <w:tcPr>
            <w:tcW w:w="1710" w:type="dxa"/>
            <w:tcBorders>
              <w:top w:val="single" w:sz="6" w:space="0" w:color="auto"/>
              <w:bottom w:val="single" w:sz="6" w:space="0" w:color="auto"/>
            </w:tcBorders>
            <w:vAlign w:val="center"/>
          </w:tcPr>
          <w:p w14:paraId="6F18C269" w14:textId="3293D3B4" w:rsidR="00320B42" w:rsidRPr="0050531E" w:rsidRDefault="00320B42" w:rsidP="00320B42">
            <w:pPr>
              <w:pStyle w:val="TableField-Left"/>
              <w:rPr>
                <w:rFonts w:ascii="Calibri Light,Arial" w:eastAsia="Calibri Light,Arial" w:hAnsi="Calibri Light,Arial" w:cs="Calibri Light,Arial"/>
                <w:strike/>
                <w:sz w:val="18"/>
                <w:szCs w:val="18"/>
              </w:rPr>
            </w:pPr>
            <w:r w:rsidRPr="1E137593">
              <w:rPr>
                <w:rFonts w:ascii="Calibri Light" w:eastAsia="Calibri Light" w:hAnsi="Calibri Light" w:cs="Calibri Light"/>
                <w:strike/>
                <w:sz w:val="18"/>
                <w:szCs w:val="18"/>
              </w:rPr>
              <w:t>Medium</w:t>
            </w:r>
          </w:p>
        </w:tc>
        <w:tc>
          <w:tcPr>
            <w:tcW w:w="1890" w:type="dxa"/>
            <w:tcBorders>
              <w:top w:val="single" w:sz="6" w:space="0" w:color="auto"/>
              <w:bottom w:val="single" w:sz="6" w:space="0" w:color="auto"/>
            </w:tcBorders>
            <w:vAlign w:val="center"/>
          </w:tcPr>
          <w:p w14:paraId="23E737B3" w14:textId="23A68BA0" w:rsidR="00320B42" w:rsidRPr="0050531E" w:rsidRDefault="00320B42" w:rsidP="00320B42">
            <w:pPr>
              <w:pStyle w:val="TableField-Left"/>
              <w:rPr>
                <w:rFonts w:ascii="Calibri Light,Arial" w:eastAsia="Calibri Light,Arial" w:hAnsi="Calibri Light,Arial" w:cs="Calibri Light,Arial"/>
                <w:strike/>
                <w:sz w:val="18"/>
                <w:szCs w:val="18"/>
              </w:rPr>
            </w:pPr>
            <w:r w:rsidRPr="1E137593">
              <w:rPr>
                <w:rFonts w:ascii="Calibri Light" w:eastAsia="Calibri Light" w:hAnsi="Calibri Light" w:cs="Calibri Light"/>
                <w:strike/>
                <w:sz w:val="18"/>
                <w:szCs w:val="18"/>
                <w:lang w:val="de-CH"/>
              </w:rPr>
              <w:t>I-CIM-CS-11- CR&amp;B to Varoli</w:t>
            </w:r>
          </w:p>
        </w:tc>
      </w:tr>
      <w:tr w:rsidR="0001419A" w:rsidRPr="00467597" w14:paraId="4A1A40B2" w14:textId="77777777" w:rsidTr="0089331B">
        <w:trPr>
          <w:cantSplit/>
          <w:trHeight w:val="432"/>
        </w:trPr>
        <w:tc>
          <w:tcPr>
            <w:tcW w:w="5868" w:type="dxa"/>
            <w:tcBorders>
              <w:top w:val="single" w:sz="6" w:space="0" w:color="auto"/>
              <w:bottom w:val="single" w:sz="6" w:space="0" w:color="auto"/>
            </w:tcBorders>
            <w:vAlign w:val="center"/>
          </w:tcPr>
          <w:p w14:paraId="622AA113" w14:textId="18724386" w:rsidR="0050531E" w:rsidRDefault="0050531E" w:rsidP="00320B42">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Event Tracking/Participation-Universal (DR Programs)-USER-Ability to receive contract/service account participation dispatch details (create, modify, delete) in real time using an API</w:t>
            </w:r>
            <w:r w:rsidRPr="1E137593">
              <w:rPr>
                <w:rFonts w:ascii="Calibri Light,Arial" w:eastAsia="Calibri Light,Arial" w:hAnsi="Calibri Light,Arial" w:cs="Calibri Light,Arial"/>
                <w:sz w:val="18"/>
                <w:szCs w:val="18"/>
              </w:rPr>
              <w:t>.</w:t>
            </w:r>
          </w:p>
          <w:p w14:paraId="72953B8D" w14:textId="77777777" w:rsidR="0050531E" w:rsidRDefault="0050531E" w:rsidP="00320B42">
            <w:pPr>
              <w:pStyle w:val="TableField-Left"/>
              <w:rPr>
                <w:rFonts w:ascii="Calibri Light" w:hAnsi="Calibri Light" w:cs="Arial"/>
                <w:sz w:val="18"/>
              </w:rPr>
            </w:pPr>
          </w:p>
          <w:p w14:paraId="12F7756A" w14:textId="34ACE699" w:rsidR="0001419A" w:rsidRDefault="0050531E" w:rsidP="00320B42">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Event Tracking/Participation-Universal (DR Programs)-USER-Ability to receive dispatch information (create, modify, delete) in real time using an API</w:t>
            </w:r>
          </w:p>
        </w:tc>
        <w:tc>
          <w:tcPr>
            <w:tcW w:w="1710" w:type="dxa"/>
            <w:tcBorders>
              <w:top w:val="single" w:sz="6" w:space="0" w:color="auto"/>
              <w:bottom w:val="single" w:sz="6" w:space="0" w:color="auto"/>
            </w:tcBorders>
            <w:vAlign w:val="center"/>
          </w:tcPr>
          <w:p w14:paraId="3A600C0B" w14:textId="6B5E5F9F" w:rsidR="0001419A" w:rsidRDefault="0050531E" w:rsidP="00320B42">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Medium</w:t>
            </w:r>
          </w:p>
        </w:tc>
        <w:tc>
          <w:tcPr>
            <w:tcW w:w="1890" w:type="dxa"/>
            <w:tcBorders>
              <w:top w:val="single" w:sz="6" w:space="0" w:color="auto"/>
              <w:bottom w:val="single" w:sz="6" w:space="0" w:color="auto"/>
            </w:tcBorders>
            <w:vAlign w:val="center"/>
          </w:tcPr>
          <w:p w14:paraId="32B49030" w14:textId="77777777" w:rsidR="0001419A" w:rsidRDefault="0050531E" w:rsidP="00320B42">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 xml:space="preserve">I-CIM-CS-11 </w:t>
            </w:r>
            <w:r w:rsidR="00F033DF" w:rsidRPr="1E137593">
              <w:rPr>
                <w:rFonts w:ascii="Calibri Light" w:eastAsia="Calibri Light" w:hAnsi="Calibri Light" w:cs="Calibri Light"/>
                <w:sz w:val="18"/>
                <w:szCs w:val="18"/>
              </w:rPr>
              <w:t>Interface to send</w:t>
            </w:r>
            <w:r w:rsidRPr="1E137593">
              <w:rPr>
                <w:rFonts w:ascii="Calibri Light" w:eastAsia="Calibri Light" w:hAnsi="Calibri Light" w:cs="Calibri Light"/>
                <w:sz w:val="18"/>
                <w:szCs w:val="18"/>
              </w:rPr>
              <w:t xml:space="preserve"> Notification from </w:t>
            </w:r>
            <w:r w:rsidR="00F033DF" w:rsidRPr="1E137593">
              <w:rPr>
                <w:rFonts w:ascii="Calibri Light" w:eastAsia="Calibri Light" w:hAnsi="Calibri Light" w:cs="Calibri Light"/>
                <w:sz w:val="18"/>
                <w:szCs w:val="18"/>
              </w:rPr>
              <w:t xml:space="preserve">SAP </w:t>
            </w:r>
            <w:r w:rsidRPr="1E137593">
              <w:rPr>
                <w:rFonts w:ascii="Calibri Light" w:eastAsia="Calibri Light" w:hAnsi="Calibri Light" w:cs="Calibri Light"/>
                <w:sz w:val="18"/>
                <w:szCs w:val="18"/>
              </w:rPr>
              <w:t>S/</w:t>
            </w:r>
            <w:r w:rsidR="00F033DF" w:rsidRPr="1E137593">
              <w:rPr>
                <w:rFonts w:ascii="Calibri Light" w:eastAsia="Calibri Light" w:hAnsi="Calibri Light" w:cs="Calibri Light"/>
                <w:sz w:val="18"/>
                <w:szCs w:val="18"/>
              </w:rPr>
              <w:t>4 HANA</w:t>
            </w:r>
            <w:r w:rsidRPr="1E137593">
              <w:rPr>
                <w:rFonts w:ascii="Calibri Light" w:eastAsia="Calibri Light" w:hAnsi="Calibri Light" w:cs="Calibri Light"/>
                <w:sz w:val="18"/>
                <w:szCs w:val="18"/>
              </w:rPr>
              <w:t xml:space="preserve"> to Nuance</w:t>
            </w:r>
          </w:p>
          <w:p w14:paraId="11BAE61A" w14:textId="1F817B4F" w:rsidR="00737754" w:rsidRPr="0089331B" w:rsidRDefault="00737754" w:rsidP="00320B42">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 New Tier1 RICEFW</w:t>
            </w:r>
          </w:p>
        </w:tc>
      </w:tr>
      <w:tr w:rsidR="0089331B" w:rsidRPr="00467597" w14:paraId="3A410F4F" w14:textId="77777777" w:rsidTr="0035091A">
        <w:trPr>
          <w:cantSplit/>
          <w:trHeight w:val="432"/>
        </w:trPr>
        <w:tc>
          <w:tcPr>
            <w:tcW w:w="5868" w:type="dxa"/>
            <w:tcBorders>
              <w:top w:val="single" w:sz="6" w:space="0" w:color="auto"/>
              <w:bottom w:val="threeDEmboss" w:sz="6" w:space="0" w:color="auto"/>
            </w:tcBorders>
            <w:vAlign w:val="center"/>
          </w:tcPr>
          <w:p w14:paraId="583870D7" w14:textId="6D9A73D5" w:rsidR="0089331B" w:rsidRPr="00506545" w:rsidRDefault="00506545" w:rsidP="00320B42">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 xml:space="preserve">Automatic correspondence for email, sms, voice call and TTY will be sent directly from S/4HANA to Nuance. </w:t>
            </w:r>
          </w:p>
        </w:tc>
        <w:tc>
          <w:tcPr>
            <w:tcW w:w="1710" w:type="dxa"/>
            <w:tcBorders>
              <w:top w:val="single" w:sz="6" w:space="0" w:color="auto"/>
              <w:bottom w:val="threeDEmboss" w:sz="6" w:space="0" w:color="auto"/>
            </w:tcBorders>
            <w:vAlign w:val="center"/>
          </w:tcPr>
          <w:p w14:paraId="084DCA91" w14:textId="0E11AA63" w:rsidR="0089331B" w:rsidRPr="00506545" w:rsidRDefault="00506545" w:rsidP="00320B42">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Medium</w:t>
            </w:r>
          </w:p>
        </w:tc>
        <w:tc>
          <w:tcPr>
            <w:tcW w:w="1890" w:type="dxa"/>
            <w:tcBorders>
              <w:top w:val="single" w:sz="6" w:space="0" w:color="auto"/>
              <w:bottom w:val="threeDEmboss" w:sz="6" w:space="0" w:color="auto"/>
            </w:tcBorders>
            <w:vAlign w:val="center"/>
          </w:tcPr>
          <w:p w14:paraId="288D3477" w14:textId="77777777" w:rsidR="00506545" w:rsidRDefault="00506545" w:rsidP="00320B42">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I-CIM-CS-11 - Interface to send Notification from OpenText to Nuance</w:t>
            </w:r>
          </w:p>
          <w:p w14:paraId="2B60C3B7" w14:textId="642939F4" w:rsidR="0089331B" w:rsidRPr="00506545" w:rsidRDefault="00506545" w:rsidP="00320B42">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 New Tier1 RICEFW</w:t>
            </w:r>
          </w:p>
        </w:tc>
      </w:tr>
    </w:tbl>
    <w:p w14:paraId="43DB3FA8" w14:textId="77777777" w:rsidR="00E0118B" w:rsidRPr="00467597" w:rsidRDefault="00E0118B" w:rsidP="00F0069E">
      <w:pPr>
        <w:pStyle w:val="Heading3"/>
        <w:keepNext/>
        <w:numPr>
          <w:ilvl w:val="2"/>
          <w:numId w:val="8"/>
        </w:numPr>
        <w:tabs>
          <w:tab w:val="left" w:pos="1440"/>
        </w:tabs>
        <w:spacing w:before="120" w:after="120"/>
        <w:ind w:left="1440" w:hanging="900"/>
        <w:rPr>
          <w:rFonts w:ascii="Calibri Light" w:hAnsi="Calibri Light"/>
          <w:sz w:val="32"/>
          <w:szCs w:val="32"/>
        </w:rPr>
      </w:pPr>
      <w:bookmarkStart w:id="322" w:name="_Toc406588325"/>
      <w:bookmarkStart w:id="323" w:name="_Toc491613838"/>
      <w:bookmarkStart w:id="324" w:name="_Toc513448850"/>
      <w:r w:rsidRPr="2C356526">
        <w:rPr>
          <w:rFonts w:ascii="Calibri Light" w:hAnsi="Calibri Light"/>
          <w:sz w:val="32"/>
          <w:szCs w:val="32"/>
        </w:rPr>
        <w:t>Conversion</w:t>
      </w:r>
      <w:bookmarkEnd w:id="322"/>
      <w:bookmarkEnd w:id="323"/>
      <w:bookmarkEnd w:id="324"/>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467597" w14:paraId="555C027A" w14:textId="77777777" w:rsidTr="00782922">
        <w:trPr>
          <w:cantSplit/>
          <w:trHeight w:val="432"/>
          <w:tblHeader/>
        </w:trPr>
        <w:tc>
          <w:tcPr>
            <w:tcW w:w="5868" w:type="dxa"/>
            <w:tcBorders>
              <w:top w:val="threeDEmboss" w:sz="6" w:space="0" w:color="auto"/>
              <w:bottom w:val="threeDEmboss" w:sz="6" w:space="0" w:color="auto"/>
            </w:tcBorders>
            <w:shd w:val="clear" w:color="auto" w:fill="F9FBAF"/>
            <w:vAlign w:val="center"/>
          </w:tcPr>
          <w:p w14:paraId="4D25E0E1" w14:textId="2F9C538C" w:rsidR="00E0118B" w:rsidRPr="00467597" w:rsidRDefault="00C7517F" w:rsidP="0035091A">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Conversion Name &amp; Description (List Requirements</w:t>
            </w:r>
            <w:r w:rsidR="001F03C3" w:rsidRPr="1E137593">
              <w:rPr>
                <w:rFonts w:ascii="Calibri Light" w:eastAsia="Calibri Light" w:hAnsi="Calibri Light" w:cs="Calibri Light"/>
                <w:sz w:val="18"/>
                <w:szCs w:val="18"/>
              </w:rPr>
              <w:t xml:space="preserve"> met by this Conversion</w:t>
            </w:r>
            <w:r w:rsidRPr="1E137593">
              <w:rPr>
                <w:rFonts w:ascii="Calibri Light,Arial" w:eastAsia="Calibri Light,Arial" w:hAnsi="Calibri Light,Arial" w:cs="Calibri Light,Arial"/>
                <w:sz w:val="18"/>
                <w:szCs w:val="18"/>
              </w:rPr>
              <w:t>)</w:t>
            </w:r>
          </w:p>
        </w:tc>
        <w:tc>
          <w:tcPr>
            <w:tcW w:w="1710" w:type="dxa"/>
            <w:tcBorders>
              <w:top w:val="threeDEmboss" w:sz="6" w:space="0" w:color="auto"/>
              <w:bottom w:val="threeDEmboss" w:sz="6" w:space="0" w:color="auto"/>
            </w:tcBorders>
            <w:shd w:val="clear" w:color="auto" w:fill="F9FBAF"/>
            <w:vAlign w:val="center"/>
          </w:tcPr>
          <w:p w14:paraId="0DA22D16" w14:textId="392DCF5B" w:rsidR="00E0118B" w:rsidRPr="00467597" w:rsidRDefault="00E0118B" w:rsidP="0035091A">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 xml:space="preserve">Complexity </w:t>
            </w:r>
          </w:p>
        </w:tc>
        <w:tc>
          <w:tcPr>
            <w:tcW w:w="1890" w:type="dxa"/>
            <w:tcBorders>
              <w:top w:val="threeDEmboss" w:sz="6" w:space="0" w:color="auto"/>
              <w:bottom w:val="threeDEmboss" w:sz="6" w:space="0" w:color="auto"/>
            </w:tcBorders>
            <w:shd w:val="clear" w:color="auto" w:fill="F9FBAF"/>
            <w:vAlign w:val="center"/>
          </w:tcPr>
          <w:p w14:paraId="21A86CA0" w14:textId="77777777" w:rsidR="00E0118B" w:rsidRPr="00467597" w:rsidRDefault="00E0118B" w:rsidP="0035091A">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Reference ID</w:t>
            </w:r>
          </w:p>
        </w:tc>
      </w:tr>
      <w:tr w:rsidR="00E0118B" w:rsidRPr="00467597" w14:paraId="543249EE" w14:textId="77777777" w:rsidTr="0035091A">
        <w:trPr>
          <w:cantSplit/>
          <w:trHeight w:val="432"/>
        </w:trPr>
        <w:tc>
          <w:tcPr>
            <w:tcW w:w="5868" w:type="dxa"/>
            <w:tcBorders>
              <w:top w:val="threeDEmboss" w:sz="6" w:space="0" w:color="auto"/>
              <w:bottom w:val="single" w:sz="6" w:space="0" w:color="auto"/>
            </w:tcBorders>
            <w:vAlign w:val="center"/>
          </w:tcPr>
          <w:p w14:paraId="45D7DFAE" w14:textId="7F3A6961" w:rsidR="00E0118B" w:rsidRPr="00467597" w:rsidRDefault="00C26619" w:rsidP="0035091A">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N/A</w:t>
            </w:r>
          </w:p>
        </w:tc>
        <w:tc>
          <w:tcPr>
            <w:tcW w:w="1710" w:type="dxa"/>
            <w:tcBorders>
              <w:top w:val="threeDEmboss" w:sz="6" w:space="0" w:color="auto"/>
              <w:bottom w:val="single" w:sz="6" w:space="0" w:color="auto"/>
            </w:tcBorders>
            <w:vAlign w:val="center"/>
          </w:tcPr>
          <w:p w14:paraId="05ACFC7E" w14:textId="7EE9B8B4" w:rsidR="00E0118B" w:rsidRPr="00467597" w:rsidRDefault="00E0118B" w:rsidP="0035091A">
            <w:pPr>
              <w:pStyle w:val="TableField-Left"/>
              <w:rPr>
                <w:rFonts w:ascii="Calibri Light" w:hAnsi="Calibri Light" w:cs="Arial"/>
                <w:sz w:val="18"/>
              </w:rPr>
            </w:pPr>
          </w:p>
        </w:tc>
        <w:tc>
          <w:tcPr>
            <w:tcW w:w="1890" w:type="dxa"/>
            <w:tcBorders>
              <w:top w:val="threeDEmboss" w:sz="6" w:space="0" w:color="auto"/>
              <w:bottom w:val="single" w:sz="6" w:space="0" w:color="auto"/>
            </w:tcBorders>
            <w:vAlign w:val="center"/>
          </w:tcPr>
          <w:p w14:paraId="585F1EED" w14:textId="675FC501" w:rsidR="00E0118B" w:rsidRPr="00467597" w:rsidRDefault="00E0118B" w:rsidP="0035091A">
            <w:pPr>
              <w:pStyle w:val="TableField-Left"/>
              <w:rPr>
                <w:rFonts w:ascii="Calibri Light" w:hAnsi="Calibri Light" w:cs="Arial"/>
                <w:sz w:val="18"/>
              </w:rPr>
            </w:pPr>
          </w:p>
        </w:tc>
      </w:tr>
      <w:tr w:rsidR="00E0118B" w:rsidRPr="00467597" w14:paraId="1EF6A328" w14:textId="77777777" w:rsidTr="0035091A">
        <w:trPr>
          <w:cantSplit/>
          <w:trHeight w:val="432"/>
        </w:trPr>
        <w:tc>
          <w:tcPr>
            <w:tcW w:w="5868" w:type="dxa"/>
            <w:tcBorders>
              <w:top w:val="single" w:sz="6" w:space="0" w:color="auto"/>
              <w:bottom w:val="threeDEmboss" w:sz="6" w:space="0" w:color="auto"/>
            </w:tcBorders>
            <w:vAlign w:val="center"/>
          </w:tcPr>
          <w:p w14:paraId="284B1584" w14:textId="5B44DB65" w:rsidR="00E0118B" w:rsidRPr="00467597" w:rsidRDefault="00E0118B" w:rsidP="0035091A">
            <w:pPr>
              <w:pStyle w:val="TableField-Left"/>
              <w:rPr>
                <w:rFonts w:ascii="Calibri Light" w:hAnsi="Calibri Light" w:cs="Arial"/>
                <w:sz w:val="18"/>
              </w:rPr>
            </w:pPr>
          </w:p>
        </w:tc>
        <w:tc>
          <w:tcPr>
            <w:tcW w:w="1710" w:type="dxa"/>
            <w:tcBorders>
              <w:top w:val="single" w:sz="6" w:space="0" w:color="auto"/>
              <w:bottom w:val="threeDEmboss" w:sz="6" w:space="0" w:color="auto"/>
            </w:tcBorders>
            <w:vAlign w:val="center"/>
          </w:tcPr>
          <w:p w14:paraId="63852B90" w14:textId="60159BB1" w:rsidR="00E0118B" w:rsidRPr="00467597" w:rsidRDefault="00E0118B" w:rsidP="0035091A">
            <w:pPr>
              <w:pStyle w:val="TableField-Left"/>
              <w:rPr>
                <w:rFonts w:ascii="Calibri Light" w:hAnsi="Calibri Light" w:cs="Arial"/>
                <w:sz w:val="18"/>
              </w:rPr>
            </w:pPr>
          </w:p>
        </w:tc>
        <w:tc>
          <w:tcPr>
            <w:tcW w:w="1890" w:type="dxa"/>
            <w:tcBorders>
              <w:top w:val="single" w:sz="6" w:space="0" w:color="auto"/>
              <w:bottom w:val="threeDEmboss" w:sz="6" w:space="0" w:color="auto"/>
            </w:tcBorders>
            <w:vAlign w:val="center"/>
          </w:tcPr>
          <w:p w14:paraId="06E51F83" w14:textId="3802B775" w:rsidR="00E0118B" w:rsidRPr="00467597" w:rsidRDefault="00E0118B" w:rsidP="0035091A">
            <w:pPr>
              <w:pStyle w:val="TableField-Left"/>
              <w:rPr>
                <w:rFonts w:ascii="Calibri Light" w:hAnsi="Calibri Light" w:cs="Arial"/>
                <w:sz w:val="18"/>
              </w:rPr>
            </w:pPr>
          </w:p>
        </w:tc>
      </w:tr>
    </w:tbl>
    <w:p w14:paraId="76DE02B4" w14:textId="6A51DC30" w:rsidR="00E0118B" w:rsidRPr="00467597" w:rsidRDefault="002F1623" w:rsidP="00F0069E">
      <w:pPr>
        <w:pStyle w:val="Heading3"/>
        <w:keepNext/>
        <w:numPr>
          <w:ilvl w:val="2"/>
          <w:numId w:val="8"/>
        </w:numPr>
        <w:tabs>
          <w:tab w:val="left" w:pos="1440"/>
        </w:tabs>
        <w:spacing w:before="120" w:after="120"/>
        <w:ind w:left="1440" w:hanging="900"/>
        <w:rPr>
          <w:rFonts w:ascii="Calibri Light" w:hAnsi="Calibri Light"/>
          <w:sz w:val="32"/>
          <w:szCs w:val="32"/>
        </w:rPr>
      </w:pPr>
      <w:bookmarkStart w:id="325" w:name="_Toc406588326"/>
      <w:bookmarkStart w:id="326" w:name="_Toc491613839"/>
      <w:bookmarkStart w:id="327" w:name="_Toc513448851"/>
      <w:r w:rsidRPr="2C356526">
        <w:rPr>
          <w:rFonts w:ascii="Calibri Light" w:hAnsi="Calibri Light"/>
          <w:sz w:val="32"/>
          <w:szCs w:val="32"/>
        </w:rPr>
        <w:lastRenderedPageBreak/>
        <w:t>Extension/</w:t>
      </w:r>
      <w:r w:rsidR="00E0118B" w:rsidRPr="2C356526">
        <w:rPr>
          <w:rFonts w:ascii="Calibri Light" w:hAnsi="Calibri Light"/>
          <w:sz w:val="32"/>
          <w:szCs w:val="32"/>
        </w:rPr>
        <w:t>Enhancements</w:t>
      </w:r>
      <w:bookmarkEnd w:id="325"/>
      <w:bookmarkEnd w:id="326"/>
      <w:bookmarkEnd w:id="327"/>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230"/>
        <w:gridCol w:w="1612"/>
        <w:gridCol w:w="2626"/>
      </w:tblGrid>
      <w:tr w:rsidR="00E0118B" w:rsidRPr="00467597" w14:paraId="459618F8" w14:textId="77777777" w:rsidTr="00DE657E">
        <w:trPr>
          <w:cantSplit/>
          <w:trHeight w:val="432"/>
          <w:tblHeader/>
        </w:trPr>
        <w:tc>
          <w:tcPr>
            <w:tcW w:w="5230" w:type="dxa"/>
            <w:tcBorders>
              <w:top w:val="threeDEmboss" w:sz="6" w:space="0" w:color="auto"/>
              <w:bottom w:val="threeDEmboss" w:sz="6" w:space="0" w:color="auto"/>
            </w:tcBorders>
            <w:shd w:val="clear" w:color="auto" w:fill="F9FBAF"/>
            <w:vAlign w:val="center"/>
          </w:tcPr>
          <w:p w14:paraId="3E1AB70A" w14:textId="3D29483C" w:rsidR="00E0118B" w:rsidRPr="00467597" w:rsidRDefault="001368B5" w:rsidP="0035091A">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Extension Name &amp; Description (List Requirements</w:t>
            </w:r>
            <w:r w:rsidR="004B1A4F" w:rsidRPr="1E137593">
              <w:rPr>
                <w:rFonts w:ascii="Calibri Light" w:eastAsia="Calibri Light" w:hAnsi="Calibri Light" w:cs="Calibri Light"/>
                <w:sz w:val="18"/>
                <w:szCs w:val="18"/>
              </w:rPr>
              <w:t xml:space="preserve"> met by this Extension</w:t>
            </w:r>
            <w:r w:rsidRPr="1E137593">
              <w:rPr>
                <w:rFonts w:ascii="Calibri Light,Arial" w:eastAsia="Calibri Light,Arial" w:hAnsi="Calibri Light,Arial" w:cs="Calibri Light,Arial"/>
                <w:sz w:val="18"/>
                <w:szCs w:val="18"/>
              </w:rPr>
              <w:t>)</w:t>
            </w:r>
          </w:p>
        </w:tc>
        <w:tc>
          <w:tcPr>
            <w:tcW w:w="1612" w:type="dxa"/>
            <w:tcBorders>
              <w:top w:val="threeDEmboss" w:sz="6" w:space="0" w:color="auto"/>
              <w:bottom w:val="threeDEmboss" w:sz="6" w:space="0" w:color="auto"/>
            </w:tcBorders>
            <w:shd w:val="clear" w:color="auto" w:fill="F9FBAF"/>
            <w:vAlign w:val="center"/>
          </w:tcPr>
          <w:p w14:paraId="1674AE10" w14:textId="7F7AA181" w:rsidR="00E0118B" w:rsidRPr="00467597" w:rsidRDefault="00E0118B" w:rsidP="0035091A">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 xml:space="preserve">Complexity </w:t>
            </w:r>
          </w:p>
        </w:tc>
        <w:tc>
          <w:tcPr>
            <w:tcW w:w="2626" w:type="dxa"/>
            <w:tcBorders>
              <w:top w:val="threeDEmboss" w:sz="6" w:space="0" w:color="auto"/>
              <w:bottom w:val="threeDEmboss" w:sz="6" w:space="0" w:color="auto"/>
            </w:tcBorders>
            <w:shd w:val="clear" w:color="auto" w:fill="F9FBAF"/>
            <w:vAlign w:val="center"/>
          </w:tcPr>
          <w:p w14:paraId="154650CA" w14:textId="77777777" w:rsidR="00E0118B" w:rsidRPr="00467597" w:rsidRDefault="00E0118B" w:rsidP="0035091A">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Reference ID</w:t>
            </w:r>
          </w:p>
        </w:tc>
      </w:tr>
      <w:tr w:rsidR="00E0118B" w:rsidRPr="00467597" w14:paraId="07F6EEA5" w14:textId="77777777" w:rsidTr="00DE657E">
        <w:trPr>
          <w:cantSplit/>
          <w:trHeight w:val="432"/>
        </w:trPr>
        <w:tc>
          <w:tcPr>
            <w:tcW w:w="5230" w:type="dxa"/>
            <w:tcBorders>
              <w:top w:val="threeDEmboss" w:sz="6" w:space="0" w:color="auto"/>
              <w:bottom w:val="single" w:sz="6" w:space="0" w:color="auto"/>
            </w:tcBorders>
            <w:vAlign w:val="center"/>
          </w:tcPr>
          <w:p w14:paraId="12DDA7E9" w14:textId="2D6F8E46" w:rsidR="00E0118B" w:rsidRDefault="0002364C" w:rsidP="0035091A">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Ability to show all correspondence (inbound and outbound) as a</w:t>
            </w:r>
            <w:r w:rsidR="003E2817" w:rsidRPr="1E137593">
              <w:rPr>
                <w:rFonts w:ascii="Calibri Light" w:eastAsia="Calibri Light" w:hAnsi="Calibri Light" w:cs="Calibri Light"/>
                <w:sz w:val="18"/>
                <w:szCs w:val="18"/>
              </w:rPr>
              <w:t>n Activity / BP Contact</w:t>
            </w:r>
            <w:r w:rsidRPr="1E137593">
              <w:rPr>
                <w:rFonts w:ascii="Calibri Light" w:eastAsia="Calibri Light" w:hAnsi="Calibri Light" w:cs="Calibri Light"/>
                <w:sz w:val="18"/>
                <w:szCs w:val="18"/>
              </w:rPr>
              <w:t>. Communication channels example include: IVR, live agent, email, notification (e.g.</w:t>
            </w:r>
            <w:r w:rsidR="00966FA8" w:rsidRPr="1E137593">
              <w:rPr>
                <w:rFonts w:ascii="Calibri Light" w:eastAsia="Calibri Light" w:hAnsi="Calibri Light" w:cs="Calibri Light"/>
                <w:sz w:val="18"/>
                <w:szCs w:val="18"/>
              </w:rPr>
              <w:t xml:space="preserve"> demand response or outage </w:t>
            </w:r>
            <w:r w:rsidRPr="1E137593">
              <w:rPr>
                <w:rFonts w:ascii="Calibri Light" w:eastAsia="Calibri Light" w:hAnsi="Calibri Light" w:cs="Calibri Light"/>
                <w:sz w:val="18"/>
                <w:szCs w:val="18"/>
              </w:rPr>
              <w:t>), marketing info, outage info, late payment notices, face to face interaction</w:t>
            </w:r>
          </w:p>
          <w:p w14:paraId="70055355" w14:textId="77777777" w:rsidR="00C31547" w:rsidRDefault="00C31547" w:rsidP="0035091A">
            <w:pPr>
              <w:pStyle w:val="TableField-Left"/>
              <w:rPr>
                <w:rFonts w:ascii="Calibri Light" w:hAnsi="Calibri Light" w:cs="Arial"/>
                <w:sz w:val="18"/>
              </w:rPr>
            </w:pPr>
          </w:p>
          <w:p w14:paraId="2A48B5CA" w14:textId="175AC4EA" w:rsidR="00C31547" w:rsidRPr="00467597" w:rsidRDefault="00C31547" w:rsidP="0035091A">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The system shall enable a user to easily view a copy of all outbound communications sent to a BP, user, date/time sent, type of communication, method (email, SMS, voice, U.S. mail) and contact device used</w:t>
            </w:r>
          </w:p>
        </w:tc>
        <w:tc>
          <w:tcPr>
            <w:tcW w:w="1612" w:type="dxa"/>
            <w:tcBorders>
              <w:top w:val="threeDEmboss" w:sz="6" w:space="0" w:color="auto"/>
              <w:bottom w:val="single" w:sz="6" w:space="0" w:color="auto"/>
            </w:tcBorders>
            <w:vAlign w:val="center"/>
          </w:tcPr>
          <w:p w14:paraId="4272DC1A" w14:textId="613F87DB" w:rsidR="00E0118B" w:rsidRPr="00467597" w:rsidRDefault="0002364C" w:rsidP="0035091A">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Medium</w:t>
            </w:r>
          </w:p>
        </w:tc>
        <w:tc>
          <w:tcPr>
            <w:tcW w:w="2626" w:type="dxa"/>
            <w:tcBorders>
              <w:top w:val="threeDEmboss" w:sz="6" w:space="0" w:color="auto"/>
              <w:bottom w:val="single" w:sz="6" w:space="0" w:color="auto"/>
            </w:tcBorders>
            <w:vAlign w:val="center"/>
          </w:tcPr>
          <w:p w14:paraId="578BE45E" w14:textId="363118AC" w:rsidR="00E0118B" w:rsidRDefault="0002364C" w:rsidP="0002364C">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E-CIM-CS-</w:t>
            </w:r>
            <w:r w:rsidR="00720B24" w:rsidRPr="1E137593">
              <w:rPr>
                <w:rFonts w:ascii="Calibri Light" w:eastAsia="Calibri Light" w:hAnsi="Calibri Light" w:cs="Calibri Light"/>
                <w:sz w:val="18"/>
                <w:szCs w:val="18"/>
              </w:rPr>
              <w:t>11</w:t>
            </w:r>
            <w:r w:rsidRPr="1E137593">
              <w:rPr>
                <w:rFonts w:ascii="Calibri Light" w:eastAsia="Calibri Light" w:hAnsi="Calibri Light" w:cs="Calibri Light"/>
                <w:sz w:val="18"/>
                <w:szCs w:val="18"/>
              </w:rPr>
              <w:t xml:space="preserve"> Auto IR creation for Inbound &amp; Outbound Correspondence/Communication</w:t>
            </w:r>
          </w:p>
          <w:p w14:paraId="2CC4D30D" w14:textId="77777777" w:rsidR="00C54C81" w:rsidRDefault="00C54C81" w:rsidP="0002364C">
            <w:pPr>
              <w:pStyle w:val="TableField-Left"/>
              <w:rPr>
                <w:rFonts w:ascii="Calibri Light" w:hAnsi="Calibri Light" w:cs="Arial"/>
                <w:sz w:val="18"/>
              </w:rPr>
            </w:pPr>
          </w:p>
          <w:p w14:paraId="23557F23" w14:textId="77777777" w:rsidR="00C54C81" w:rsidRDefault="00C54C81" w:rsidP="00C54C81">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 Update this RICEFW to Tier 1</w:t>
            </w:r>
          </w:p>
          <w:p w14:paraId="4B72A37E" w14:textId="209787E1" w:rsidR="00E7025C" w:rsidRPr="00467597" w:rsidRDefault="00E7025C" w:rsidP="00C54C81">
            <w:pPr>
              <w:pStyle w:val="TableField-Left"/>
              <w:rPr>
                <w:rFonts w:ascii="Calibri Light" w:hAnsi="Calibri Light" w:cs="Arial"/>
                <w:sz w:val="18"/>
                <w:szCs w:val="18"/>
              </w:rPr>
            </w:pPr>
          </w:p>
        </w:tc>
      </w:tr>
      <w:tr w:rsidR="00E0118B" w:rsidRPr="00467597" w14:paraId="7760F550" w14:textId="77777777" w:rsidTr="00DE657E">
        <w:trPr>
          <w:cantSplit/>
          <w:trHeight w:val="432"/>
        </w:trPr>
        <w:tc>
          <w:tcPr>
            <w:tcW w:w="5230" w:type="dxa"/>
            <w:tcBorders>
              <w:top w:val="single" w:sz="6" w:space="0" w:color="auto"/>
              <w:bottom w:val="single" w:sz="6" w:space="0" w:color="auto"/>
            </w:tcBorders>
            <w:vAlign w:val="center"/>
          </w:tcPr>
          <w:p w14:paraId="272DE990" w14:textId="5FBC90DE" w:rsidR="00E0118B" w:rsidRPr="00467597" w:rsidRDefault="00455509" w:rsidP="0035091A">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To merge the XML files into one XML file and send to Ope</w:t>
            </w:r>
            <w:r w:rsidR="00DB50F0" w:rsidRPr="1E137593">
              <w:rPr>
                <w:rFonts w:ascii="Calibri Light" w:eastAsia="Calibri Light" w:hAnsi="Calibri Light" w:cs="Calibri Light"/>
                <w:sz w:val="18"/>
                <w:szCs w:val="18"/>
              </w:rPr>
              <w:t>n</w:t>
            </w:r>
            <w:r w:rsidRPr="1E137593">
              <w:rPr>
                <w:rFonts w:ascii="Calibri Light" w:eastAsia="Calibri Light" w:hAnsi="Calibri Light" w:cs="Calibri Light"/>
                <w:sz w:val="18"/>
                <w:szCs w:val="18"/>
              </w:rPr>
              <w:t>Text for processing</w:t>
            </w:r>
          </w:p>
        </w:tc>
        <w:tc>
          <w:tcPr>
            <w:tcW w:w="1612" w:type="dxa"/>
            <w:tcBorders>
              <w:top w:val="single" w:sz="6" w:space="0" w:color="auto"/>
              <w:bottom w:val="single" w:sz="6" w:space="0" w:color="auto"/>
            </w:tcBorders>
            <w:vAlign w:val="center"/>
          </w:tcPr>
          <w:p w14:paraId="276606F1" w14:textId="751BBC9E" w:rsidR="00E0118B" w:rsidRPr="00467597" w:rsidRDefault="0002364C" w:rsidP="0035091A">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Medium</w:t>
            </w:r>
          </w:p>
        </w:tc>
        <w:tc>
          <w:tcPr>
            <w:tcW w:w="2626" w:type="dxa"/>
            <w:tcBorders>
              <w:top w:val="single" w:sz="6" w:space="0" w:color="auto"/>
              <w:bottom w:val="single" w:sz="6" w:space="0" w:color="auto"/>
            </w:tcBorders>
            <w:vAlign w:val="center"/>
          </w:tcPr>
          <w:p w14:paraId="102505EC" w14:textId="0C124A8A" w:rsidR="00E0118B" w:rsidRPr="00467597" w:rsidRDefault="0002364C" w:rsidP="0035091A">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E-CIM-CS-11 Creating automatic outbound correspondence</w:t>
            </w:r>
          </w:p>
        </w:tc>
      </w:tr>
      <w:tr w:rsidR="00CA4716" w:rsidRPr="00467597" w14:paraId="44686F93" w14:textId="77777777" w:rsidTr="00DE657E">
        <w:trPr>
          <w:cantSplit/>
          <w:trHeight w:val="432"/>
        </w:trPr>
        <w:tc>
          <w:tcPr>
            <w:tcW w:w="5230" w:type="dxa"/>
            <w:tcBorders>
              <w:top w:val="single" w:sz="6" w:space="0" w:color="auto"/>
              <w:bottom w:val="single" w:sz="6" w:space="0" w:color="auto"/>
            </w:tcBorders>
            <w:vAlign w:val="center"/>
          </w:tcPr>
          <w:p w14:paraId="5A591F07" w14:textId="77777777" w:rsidR="00CA4716" w:rsidRDefault="00CA4716" w:rsidP="0035091A">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Ability for user to overwrite (one time change) system defaulted email address when user composing a manual correspondence</w:t>
            </w:r>
          </w:p>
          <w:p w14:paraId="28083C31" w14:textId="77777777" w:rsidR="00CA4716" w:rsidRDefault="00CA4716" w:rsidP="0035091A">
            <w:pPr>
              <w:pStyle w:val="TableField-Left"/>
              <w:rPr>
                <w:rFonts w:ascii="Calibri Light" w:hAnsi="Calibri Light" w:cs="Arial"/>
                <w:sz w:val="18"/>
              </w:rPr>
            </w:pPr>
          </w:p>
          <w:p w14:paraId="2497AF53" w14:textId="77777777" w:rsidR="00CA4716" w:rsidRDefault="00CA4716" w:rsidP="0035091A">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Ability for user to overwrite (one time change) system defaulted mailing address when user is composing a manual correspondence</w:t>
            </w:r>
          </w:p>
          <w:p w14:paraId="6A2DD665" w14:textId="77777777" w:rsidR="00CA4716" w:rsidRDefault="00CA4716" w:rsidP="0035091A">
            <w:pPr>
              <w:pStyle w:val="TableField-Left"/>
              <w:rPr>
                <w:rFonts w:ascii="Calibri Light" w:hAnsi="Calibri Light" w:cs="Arial"/>
                <w:sz w:val="18"/>
              </w:rPr>
            </w:pPr>
          </w:p>
          <w:p w14:paraId="6B28C389" w14:textId="77777777" w:rsidR="00CA4716" w:rsidRDefault="00CA4716" w:rsidP="0035091A">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Ability for user to overwrite (one time change) system defaulted mobile number when user is composing a manual correspondence</w:t>
            </w:r>
          </w:p>
          <w:p w14:paraId="15E25E27" w14:textId="77777777" w:rsidR="00CA4716" w:rsidRDefault="00CA4716" w:rsidP="0035091A">
            <w:pPr>
              <w:pStyle w:val="TableField-Left"/>
              <w:rPr>
                <w:rFonts w:ascii="Calibri Light" w:hAnsi="Calibri Light" w:cs="Arial"/>
                <w:sz w:val="18"/>
              </w:rPr>
            </w:pPr>
          </w:p>
          <w:p w14:paraId="7AFC6B48" w14:textId="0F4183D9" w:rsidR="00CA4716" w:rsidRPr="005F75BB" w:rsidRDefault="00C26619" w:rsidP="0035091A">
            <w:pPr>
              <w:pStyle w:val="TableField-Left"/>
              <w:rPr>
                <w:rFonts w:ascii="Calibri Light,Arial" w:eastAsia="Calibri Light,Arial" w:hAnsi="Calibri Light,Arial" w:cs="Calibri Light,Arial"/>
                <w:b/>
                <w:sz w:val="18"/>
                <w:szCs w:val="18"/>
              </w:rPr>
            </w:pPr>
            <w:r w:rsidRPr="1E137593">
              <w:rPr>
                <w:rFonts w:ascii="Calibri Light" w:eastAsia="Calibri Light" w:hAnsi="Calibri Light" w:cs="Calibri Light"/>
                <w:b/>
                <w:sz w:val="18"/>
                <w:szCs w:val="18"/>
              </w:rPr>
              <w:t xml:space="preserve">Note: These are standard </w:t>
            </w:r>
            <w:r w:rsidR="004239AF" w:rsidRPr="1E137593">
              <w:rPr>
                <w:rFonts w:ascii="Calibri Light" w:eastAsia="Calibri Light" w:hAnsi="Calibri Light" w:cs="Calibri Light"/>
                <w:b/>
                <w:sz w:val="18"/>
                <w:szCs w:val="18"/>
              </w:rPr>
              <w:t>OpenText</w:t>
            </w:r>
            <w:r w:rsidRPr="1E137593">
              <w:rPr>
                <w:rFonts w:ascii="Calibri Light" w:eastAsia="Calibri Light" w:hAnsi="Calibri Light" w:cs="Calibri Light"/>
                <w:b/>
                <w:sz w:val="18"/>
                <w:szCs w:val="18"/>
              </w:rPr>
              <w:t xml:space="preserve"> features. No enhancement is needed.</w:t>
            </w:r>
          </w:p>
        </w:tc>
        <w:tc>
          <w:tcPr>
            <w:tcW w:w="1612" w:type="dxa"/>
            <w:tcBorders>
              <w:top w:val="single" w:sz="6" w:space="0" w:color="auto"/>
              <w:bottom w:val="single" w:sz="6" w:space="0" w:color="auto"/>
            </w:tcBorders>
            <w:vAlign w:val="center"/>
          </w:tcPr>
          <w:p w14:paraId="40AC9919" w14:textId="05B7CD8F" w:rsidR="00CA4716" w:rsidRDefault="00C31547" w:rsidP="0035091A">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Medium</w:t>
            </w:r>
          </w:p>
        </w:tc>
        <w:tc>
          <w:tcPr>
            <w:tcW w:w="2626" w:type="dxa"/>
            <w:tcBorders>
              <w:top w:val="single" w:sz="6" w:space="0" w:color="auto"/>
              <w:bottom w:val="single" w:sz="6" w:space="0" w:color="auto"/>
            </w:tcBorders>
            <w:vAlign w:val="center"/>
          </w:tcPr>
          <w:p w14:paraId="387A3C4F" w14:textId="5370D175" w:rsidR="00CA4716" w:rsidRPr="00320B42" w:rsidRDefault="00CA4716" w:rsidP="0035091A">
            <w:pPr>
              <w:pStyle w:val="TableField-Left"/>
              <w:rPr>
                <w:rFonts w:ascii="Calibri Light,Arial" w:eastAsia="Calibri Light,Arial" w:hAnsi="Calibri Light,Arial" w:cs="Calibri Light,Arial"/>
                <w:strike/>
                <w:sz w:val="18"/>
                <w:szCs w:val="18"/>
              </w:rPr>
            </w:pPr>
            <w:r w:rsidRPr="1E137593">
              <w:rPr>
                <w:rFonts w:ascii="Calibri Light" w:eastAsia="Calibri Light" w:hAnsi="Calibri Light" w:cs="Calibri Light"/>
                <w:strike/>
                <w:sz w:val="18"/>
                <w:szCs w:val="18"/>
              </w:rPr>
              <w:t>E-CIM-CS-11 Overwrite correspondence contact information</w:t>
            </w:r>
          </w:p>
        </w:tc>
      </w:tr>
      <w:tr w:rsidR="00CA4716" w:rsidRPr="00467597" w14:paraId="24A7408D" w14:textId="77777777" w:rsidTr="00DE657E">
        <w:trPr>
          <w:cantSplit/>
          <w:trHeight w:val="432"/>
        </w:trPr>
        <w:tc>
          <w:tcPr>
            <w:tcW w:w="5230" w:type="dxa"/>
            <w:tcBorders>
              <w:top w:val="single" w:sz="6" w:space="0" w:color="auto"/>
              <w:bottom w:val="single" w:sz="6" w:space="0" w:color="auto"/>
            </w:tcBorders>
            <w:vAlign w:val="center"/>
          </w:tcPr>
          <w:p w14:paraId="4FBC07FF" w14:textId="77777777" w:rsidR="00CA4716" w:rsidRDefault="00C31547" w:rsidP="0035091A">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Ability for system to default BP primary email address when user has selected email as the communication channel for the manual correspondence.</w:t>
            </w:r>
          </w:p>
          <w:p w14:paraId="7B8B988D" w14:textId="77777777" w:rsidR="00C31547" w:rsidRDefault="00C31547" w:rsidP="0035091A">
            <w:pPr>
              <w:pStyle w:val="TableField-Left"/>
              <w:rPr>
                <w:rFonts w:ascii="Calibri Light" w:hAnsi="Calibri Light" w:cs="Arial"/>
                <w:sz w:val="18"/>
              </w:rPr>
            </w:pPr>
          </w:p>
          <w:p w14:paraId="30E1EDF3" w14:textId="77777777" w:rsidR="00C31547" w:rsidRDefault="00C31547" w:rsidP="0035091A">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Ability for system to default BP primary mobile number when user has selected SMS as the communication channel for the manual correspondence.</w:t>
            </w:r>
          </w:p>
          <w:p w14:paraId="66725B8A" w14:textId="77777777" w:rsidR="00C31547" w:rsidRDefault="00C31547" w:rsidP="0035091A">
            <w:pPr>
              <w:pStyle w:val="TableField-Left"/>
              <w:rPr>
                <w:rFonts w:ascii="Calibri Light" w:hAnsi="Calibri Light" w:cs="Arial"/>
                <w:sz w:val="18"/>
              </w:rPr>
            </w:pPr>
          </w:p>
          <w:p w14:paraId="3EB7BB71" w14:textId="77777777" w:rsidR="00C31547" w:rsidRDefault="00C31547" w:rsidP="0035091A">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Ability for system to default BP standard mailing address when user has selected US Mail as the communication channel for the manual correspondence.</w:t>
            </w:r>
          </w:p>
          <w:p w14:paraId="299EB4BF" w14:textId="77777777" w:rsidR="00C31547" w:rsidRDefault="00C31547" w:rsidP="0035091A">
            <w:pPr>
              <w:pStyle w:val="TableField-Left"/>
              <w:rPr>
                <w:rFonts w:ascii="Calibri Light" w:hAnsi="Calibri Light" w:cs="Arial"/>
                <w:sz w:val="18"/>
              </w:rPr>
            </w:pPr>
          </w:p>
          <w:p w14:paraId="2F01D658" w14:textId="77777777" w:rsidR="00C31547" w:rsidRDefault="00C31547" w:rsidP="0035091A">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Ability to add new outbound correspondence (proactive &amp; triggered notification) that is configurable by the authorized user</w:t>
            </w:r>
          </w:p>
          <w:p w14:paraId="7488A902" w14:textId="77777777" w:rsidR="00C31547" w:rsidRDefault="00C31547" w:rsidP="0035091A">
            <w:pPr>
              <w:pStyle w:val="TableField-Left"/>
              <w:rPr>
                <w:rFonts w:ascii="Calibri Light" w:hAnsi="Calibri Light" w:cs="Arial"/>
                <w:sz w:val="18"/>
              </w:rPr>
            </w:pPr>
          </w:p>
          <w:p w14:paraId="7D10C5EC" w14:textId="66AA7EBC" w:rsidR="007F1034" w:rsidRPr="00CA4716" w:rsidRDefault="00C31547" w:rsidP="007F1034">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Ability for system to capture a reference code in the outbound correspondence</w:t>
            </w:r>
          </w:p>
        </w:tc>
        <w:tc>
          <w:tcPr>
            <w:tcW w:w="1612" w:type="dxa"/>
            <w:tcBorders>
              <w:top w:val="single" w:sz="6" w:space="0" w:color="auto"/>
              <w:bottom w:val="single" w:sz="6" w:space="0" w:color="auto"/>
            </w:tcBorders>
            <w:vAlign w:val="center"/>
          </w:tcPr>
          <w:p w14:paraId="0785DD8F" w14:textId="5FD05CED" w:rsidR="0081324B" w:rsidRDefault="00C31547" w:rsidP="0081324B">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Medium</w:t>
            </w:r>
          </w:p>
        </w:tc>
        <w:tc>
          <w:tcPr>
            <w:tcW w:w="2626" w:type="dxa"/>
            <w:tcBorders>
              <w:top w:val="single" w:sz="6" w:space="0" w:color="auto"/>
              <w:bottom w:val="single" w:sz="6" w:space="0" w:color="auto"/>
            </w:tcBorders>
            <w:vAlign w:val="center"/>
          </w:tcPr>
          <w:p w14:paraId="35915CF0" w14:textId="457FBBF3" w:rsidR="00CA4716" w:rsidRPr="00CA4716" w:rsidRDefault="00CA4716" w:rsidP="00CA4716">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E-CIM-CS-11 Passing SAP data to Outbound Correspondence Tool</w:t>
            </w:r>
          </w:p>
        </w:tc>
      </w:tr>
      <w:tr w:rsidR="00C31547" w:rsidRPr="00467597" w14:paraId="53EF0A3D" w14:textId="77777777" w:rsidTr="00DE657E">
        <w:trPr>
          <w:cantSplit/>
          <w:trHeight w:val="432"/>
        </w:trPr>
        <w:tc>
          <w:tcPr>
            <w:tcW w:w="5230" w:type="dxa"/>
            <w:tcBorders>
              <w:top w:val="single" w:sz="6" w:space="0" w:color="auto"/>
              <w:bottom w:val="single" w:sz="6" w:space="0" w:color="auto"/>
            </w:tcBorders>
            <w:vAlign w:val="center"/>
          </w:tcPr>
          <w:p w14:paraId="068DE6DC" w14:textId="4D056F3A" w:rsidR="00C31547" w:rsidRPr="00320B42" w:rsidRDefault="00C31547" w:rsidP="0035091A">
            <w:pPr>
              <w:pStyle w:val="TableField-Left"/>
              <w:rPr>
                <w:rFonts w:ascii="Calibri Light,Arial" w:eastAsia="Calibri Light,Arial" w:hAnsi="Calibri Light,Arial" w:cs="Calibri Light,Arial"/>
                <w:strike/>
                <w:sz w:val="18"/>
                <w:szCs w:val="18"/>
              </w:rPr>
            </w:pPr>
            <w:r w:rsidRPr="1E137593">
              <w:rPr>
                <w:rFonts w:ascii="Calibri Light" w:eastAsia="Calibri Light" w:hAnsi="Calibri Light" w:cs="Calibri Light"/>
                <w:strike/>
                <w:sz w:val="18"/>
                <w:szCs w:val="18"/>
              </w:rPr>
              <w:t>Ability to flag a physical service address (premise address) as unable to accept US mail</w:t>
            </w:r>
          </w:p>
        </w:tc>
        <w:tc>
          <w:tcPr>
            <w:tcW w:w="1612" w:type="dxa"/>
            <w:tcBorders>
              <w:top w:val="single" w:sz="6" w:space="0" w:color="auto"/>
              <w:bottom w:val="single" w:sz="6" w:space="0" w:color="auto"/>
            </w:tcBorders>
            <w:vAlign w:val="center"/>
          </w:tcPr>
          <w:p w14:paraId="0CDE325C" w14:textId="6488F4B0" w:rsidR="00C31547" w:rsidRPr="00320B42" w:rsidRDefault="00C31547" w:rsidP="0035091A">
            <w:pPr>
              <w:pStyle w:val="TableField-Left"/>
              <w:rPr>
                <w:rFonts w:ascii="Calibri Light,Arial" w:eastAsia="Calibri Light,Arial" w:hAnsi="Calibri Light,Arial" w:cs="Calibri Light,Arial"/>
                <w:strike/>
                <w:sz w:val="18"/>
                <w:szCs w:val="18"/>
              </w:rPr>
            </w:pPr>
            <w:r w:rsidRPr="1E137593">
              <w:rPr>
                <w:rFonts w:ascii="Calibri Light" w:eastAsia="Calibri Light" w:hAnsi="Calibri Light" w:cs="Calibri Light"/>
                <w:strike/>
                <w:sz w:val="18"/>
                <w:szCs w:val="18"/>
              </w:rPr>
              <w:t>Medium</w:t>
            </w:r>
          </w:p>
        </w:tc>
        <w:tc>
          <w:tcPr>
            <w:tcW w:w="2626" w:type="dxa"/>
            <w:tcBorders>
              <w:top w:val="single" w:sz="6" w:space="0" w:color="auto"/>
              <w:bottom w:val="single" w:sz="6" w:space="0" w:color="auto"/>
            </w:tcBorders>
            <w:vAlign w:val="center"/>
          </w:tcPr>
          <w:p w14:paraId="433E9BE2" w14:textId="581C5F29" w:rsidR="00C31547" w:rsidRPr="00320B42" w:rsidRDefault="00C31547" w:rsidP="00CA4716">
            <w:pPr>
              <w:pStyle w:val="TableField-Left"/>
              <w:rPr>
                <w:rFonts w:ascii="Calibri Light,Arial" w:eastAsia="Calibri Light,Arial" w:hAnsi="Calibri Light,Arial" w:cs="Calibri Light,Arial"/>
                <w:strike/>
                <w:sz w:val="18"/>
                <w:szCs w:val="18"/>
              </w:rPr>
            </w:pPr>
            <w:r w:rsidRPr="1E137593">
              <w:rPr>
                <w:rFonts w:ascii="Calibri Light" w:eastAsia="Calibri Light" w:hAnsi="Calibri Light" w:cs="Calibri Light"/>
                <w:strike/>
                <w:sz w:val="18"/>
                <w:szCs w:val="18"/>
              </w:rPr>
              <w:t>E-CIM-CS-11-4 Flag service address as invalid</w:t>
            </w:r>
          </w:p>
        </w:tc>
      </w:tr>
      <w:tr w:rsidR="00C31547" w:rsidRPr="00467597" w14:paraId="05877649" w14:textId="77777777" w:rsidTr="00DE657E">
        <w:trPr>
          <w:cantSplit/>
          <w:trHeight w:val="432"/>
        </w:trPr>
        <w:tc>
          <w:tcPr>
            <w:tcW w:w="5230" w:type="dxa"/>
            <w:tcBorders>
              <w:top w:val="single" w:sz="6" w:space="0" w:color="auto"/>
              <w:bottom w:val="single" w:sz="6" w:space="0" w:color="auto"/>
            </w:tcBorders>
            <w:vAlign w:val="center"/>
          </w:tcPr>
          <w:p w14:paraId="08671C0B" w14:textId="77777777" w:rsidR="00C31547" w:rsidRPr="003F52B8" w:rsidRDefault="00C31547" w:rsidP="0035091A">
            <w:pPr>
              <w:pStyle w:val="TableField-Left"/>
              <w:rPr>
                <w:rFonts w:ascii="Calibri Light,Arial" w:eastAsia="Calibri Light,Arial" w:hAnsi="Calibri Light,Arial" w:cs="Calibri Light,Arial"/>
                <w:strike/>
                <w:sz w:val="18"/>
                <w:szCs w:val="18"/>
              </w:rPr>
            </w:pPr>
            <w:r w:rsidRPr="1E137593">
              <w:rPr>
                <w:rFonts w:ascii="Calibri Light" w:eastAsia="Calibri Light" w:hAnsi="Calibri Light" w:cs="Calibri Light"/>
                <w:strike/>
                <w:sz w:val="18"/>
                <w:szCs w:val="18"/>
              </w:rPr>
              <w:t>Ability for system to use the Standard mailing address if the Contract Account or Premise address is flagged as unable to accept US mail or needs special handling</w:t>
            </w:r>
          </w:p>
          <w:p w14:paraId="76AB98F3" w14:textId="77777777" w:rsidR="003F52B8" w:rsidRDefault="003F52B8" w:rsidP="0035091A">
            <w:pPr>
              <w:pStyle w:val="TableField-Left"/>
              <w:rPr>
                <w:rFonts w:ascii="Calibri Light" w:hAnsi="Calibri Light" w:cs="Arial"/>
                <w:sz w:val="18"/>
              </w:rPr>
            </w:pPr>
          </w:p>
          <w:p w14:paraId="718F981F" w14:textId="55C3417A" w:rsidR="003F52B8" w:rsidRPr="003F52B8" w:rsidRDefault="003F52B8" w:rsidP="0035091A">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System to obtain the customer valid contact information such as mailing address, mobile number, email id based on customer preferred communication channel. This will be a common program that all Forms RICEFW will be using.</w:t>
            </w:r>
          </w:p>
        </w:tc>
        <w:tc>
          <w:tcPr>
            <w:tcW w:w="1612" w:type="dxa"/>
            <w:tcBorders>
              <w:top w:val="single" w:sz="6" w:space="0" w:color="auto"/>
              <w:bottom w:val="single" w:sz="6" w:space="0" w:color="auto"/>
            </w:tcBorders>
            <w:vAlign w:val="center"/>
          </w:tcPr>
          <w:p w14:paraId="2CCBD932" w14:textId="6A4E6447" w:rsidR="00C31547" w:rsidRPr="003F52B8" w:rsidRDefault="00C31547" w:rsidP="0035091A">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Medium</w:t>
            </w:r>
          </w:p>
        </w:tc>
        <w:tc>
          <w:tcPr>
            <w:tcW w:w="2626" w:type="dxa"/>
            <w:tcBorders>
              <w:top w:val="single" w:sz="6" w:space="0" w:color="auto"/>
              <w:bottom w:val="single" w:sz="6" w:space="0" w:color="auto"/>
            </w:tcBorders>
            <w:vAlign w:val="center"/>
          </w:tcPr>
          <w:p w14:paraId="2358176D" w14:textId="15D5399A" w:rsidR="00C31547" w:rsidRPr="003F52B8" w:rsidRDefault="00320B42" w:rsidP="00CA4716">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E</w:t>
            </w:r>
            <w:r w:rsidR="00C31547" w:rsidRPr="1E137593">
              <w:rPr>
                <w:rFonts w:ascii="Calibri Light" w:eastAsia="Calibri Light" w:hAnsi="Calibri Light" w:cs="Calibri Light"/>
                <w:sz w:val="18"/>
                <w:szCs w:val="18"/>
              </w:rPr>
              <w:t>-CIM-CS-11 Determine correspondence address</w:t>
            </w:r>
          </w:p>
        </w:tc>
      </w:tr>
      <w:tr w:rsidR="00C31547" w:rsidRPr="00467597" w14:paraId="33367902" w14:textId="77777777" w:rsidTr="00DE657E">
        <w:trPr>
          <w:cantSplit/>
          <w:trHeight w:val="432"/>
        </w:trPr>
        <w:tc>
          <w:tcPr>
            <w:tcW w:w="5230" w:type="dxa"/>
            <w:tcBorders>
              <w:top w:val="single" w:sz="6" w:space="0" w:color="auto"/>
              <w:bottom w:val="single" w:sz="6" w:space="0" w:color="auto"/>
            </w:tcBorders>
            <w:vAlign w:val="center"/>
          </w:tcPr>
          <w:p w14:paraId="2FBF7332" w14:textId="6A6A394E" w:rsidR="00C31547" w:rsidRPr="00320B42" w:rsidRDefault="00C31547" w:rsidP="0035091A">
            <w:pPr>
              <w:pStyle w:val="TableField-Left"/>
              <w:rPr>
                <w:rFonts w:ascii="Calibri Light,Arial" w:eastAsia="Calibri Light,Arial" w:hAnsi="Calibri Light,Arial" w:cs="Calibri Light,Arial"/>
                <w:strike/>
                <w:sz w:val="18"/>
                <w:szCs w:val="18"/>
              </w:rPr>
            </w:pPr>
            <w:r w:rsidRPr="1E137593">
              <w:rPr>
                <w:rFonts w:ascii="Calibri Light" w:eastAsia="Calibri Light" w:hAnsi="Calibri Light" w:cs="Calibri Light"/>
                <w:strike/>
                <w:sz w:val="18"/>
                <w:szCs w:val="18"/>
              </w:rPr>
              <w:lastRenderedPageBreak/>
              <w:t>The system shall automatically send communication to the customer, when an event is triggered for CARE/FERA</w:t>
            </w:r>
          </w:p>
        </w:tc>
        <w:tc>
          <w:tcPr>
            <w:tcW w:w="1612" w:type="dxa"/>
            <w:tcBorders>
              <w:top w:val="single" w:sz="6" w:space="0" w:color="auto"/>
              <w:bottom w:val="single" w:sz="6" w:space="0" w:color="auto"/>
            </w:tcBorders>
            <w:vAlign w:val="center"/>
          </w:tcPr>
          <w:p w14:paraId="5EB30826" w14:textId="5BE9732A" w:rsidR="00C31547" w:rsidRPr="00320B42" w:rsidRDefault="00C31547" w:rsidP="0035091A">
            <w:pPr>
              <w:pStyle w:val="TableField-Left"/>
              <w:rPr>
                <w:rFonts w:ascii="Calibri Light,Arial" w:eastAsia="Calibri Light,Arial" w:hAnsi="Calibri Light,Arial" w:cs="Calibri Light,Arial"/>
                <w:strike/>
                <w:sz w:val="18"/>
                <w:szCs w:val="18"/>
              </w:rPr>
            </w:pPr>
            <w:r w:rsidRPr="1E137593">
              <w:rPr>
                <w:rFonts w:ascii="Calibri Light" w:eastAsia="Calibri Light" w:hAnsi="Calibri Light" w:cs="Calibri Light"/>
                <w:strike/>
                <w:sz w:val="18"/>
                <w:szCs w:val="18"/>
              </w:rPr>
              <w:t>Medium</w:t>
            </w:r>
          </w:p>
        </w:tc>
        <w:tc>
          <w:tcPr>
            <w:tcW w:w="2626" w:type="dxa"/>
            <w:tcBorders>
              <w:top w:val="single" w:sz="6" w:space="0" w:color="auto"/>
              <w:bottom w:val="single" w:sz="6" w:space="0" w:color="auto"/>
            </w:tcBorders>
            <w:vAlign w:val="center"/>
          </w:tcPr>
          <w:p w14:paraId="265FF929" w14:textId="77777777" w:rsidR="00C31547" w:rsidRDefault="00320B42" w:rsidP="00CA4716">
            <w:pPr>
              <w:pStyle w:val="TableField-Left"/>
              <w:rPr>
                <w:rFonts w:ascii="Calibri Light,Arial" w:eastAsia="Calibri Light,Arial" w:hAnsi="Calibri Light,Arial" w:cs="Calibri Light,Arial"/>
                <w:strike/>
                <w:sz w:val="18"/>
                <w:szCs w:val="18"/>
              </w:rPr>
            </w:pPr>
            <w:r w:rsidRPr="1E137593">
              <w:rPr>
                <w:rFonts w:ascii="Calibri Light" w:eastAsia="Calibri Light" w:hAnsi="Calibri Light" w:cs="Calibri Light"/>
                <w:strike/>
                <w:sz w:val="18"/>
                <w:szCs w:val="18"/>
              </w:rPr>
              <w:t>E</w:t>
            </w:r>
            <w:r w:rsidR="00C31547" w:rsidRPr="1E137593">
              <w:rPr>
                <w:rFonts w:ascii="Calibri Light" w:eastAsia="Calibri Light" w:hAnsi="Calibri Light" w:cs="Calibri Light"/>
                <w:strike/>
                <w:sz w:val="18"/>
                <w:szCs w:val="18"/>
              </w:rPr>
              <w:t>-CIM-CS-11-7 CARE/FERA event to send outbound communication</w:t>
            </w:r>
          </w:p>
          <w:p w14:paraId="154C827C" w14:textId="66EF7614" w:rsidR="00DE657E" w:rsidRPr="00320B42" w:rsidRDefault="00DE657E" w:rsidP="00CA4716">
            <w:pPr>
              <w:pStyle w:val="TableField-Left"/>
              <w:rPr>
                <w:rFonts w:ascii="Calibri Light" w:hAnsi="Calibri Light" w:cs="Arial"/>
                <w:strike/>
                <w:sz w:val="18"/>
                <w:szCs w:val="18"/>
              </w:rPr>
            </w:pPr>
          </w:p>
        </w:tc>
      </w:tr>
      <w:tr w:rsidR="00C31547" w:rsidRPr="00467597" w14:paraId="11ADE34B" w14:textId="77777777" w:rsidTr="00DE657E">
        <w:trPr>
          <w:cantSplit/>
          <w:trHeight w:val="432"/>
        </w:trPr>
        <w:tc>
          <w:tcPr>
            <w:tcW w:w="5230" w:type="dxa"/>
            <w:tcBorders>
              <w:top w:val="single" w:sz="6" w:space="0" w:color="auto"/>
              <w:bottom w:val="single" w:sz="6" w:space="0" w:color="auto"/>
            </w:tcBorders>
            <w:vAlign w:val="center"/>
          </w:tcPr>
          <w:p w14:paraId="20707BA1" w14:textId="3E56E26D" w:rsidR="00C31547" w:rsidRPr="00720B24" w:rsidRDefault="00C31547" w:rsidP="0035091A">
            <w:pPr>
              <w:pStyle w:val="TableField-Left"/>
              <w:rPr>
                <w:rFonts w:ascii="Calibri Light,Arial" w:eastAsia="Calibri Light,Arial" w:hAnsi="Calibri Light,Arial" w:cs="Calibri Light,Arial"/>
                <w:strike/>
                <w:sz w:val="18"/>
                <w:szCs w:val="18"/>
              </w:rPr>
            </w:pPr>
            <w:r w:rsidRPr="1E137593">
              <w:rPr>
                <w:rFonts w:ascii="Calibri Light" w:eastAsia="Calibri Light" w:hAnsi="Calibri Light" w:cs="Calibri Light"/>
                <w:strike/>
                <w:sz w:val="18"/>
                <w:szCs w:val="18"/>
              </w:rPr>
              <w:t>The system shall enable a user to easily view a copy of all outbound communications sent to a BP, user, date/time sent, type of communication, method (email, SMS, voice, U.S. mail) and contact device used</w:t>
            </w:r>
          </w:p>
        </w:tc>
        <w:tc>
          <w:tcPr>
            <w:tcW w:w="1612" w:type="dxa"/>
            <w:tcBorders>
              <w:top w:val="single" w:sz="6" w:space="0" w:color="auto"/>
              <w:bottom w:val="single" w:sz="6" w:space="0" w:color="auto"/>
            </w:tcBorders>
            <w:vAlign w:val="center"/>
          </w:tcPr>
          <w:p w14:paraId="16439BFE" w14:textId="1D25F80F" w:rsidR="00C31547" w:rsidRPr="00720B24" w:rsidRDefault="000B6ACD" w:rsidP="0035091A">
            <w:pPr>
              <w:pStyle w:val="TableField-Left"/>
              <w:rPr>
                <w:rFonts w:ascii="Calibri Light,Arial" w:eastAsia="Calibri Light,Arial" w:hAnsi="Calibri Light,Arial" w:cs="Calibri Light,Arial"/>
                <w:strike/>
                <w:sz w:val="18"/>
                <w:szCs w:val="18"/>
              </w:rPr>
            </w:pPr>
            <w:r w:rsidRPr="1E137593">
              <w:rPr>
                <w:rFonts w:ascii="Calibri Light" w:eastAsia="Calibri Light" w:hAnsi="Calibri Light" w:cs="Calibri Light"/>
                <w:strike/>
                <w:sz w:val="18"/>
                <w:szCs w:val="18"/>
              </w:rPr>
              <w:t>Medium</w:t>
            </w:r>
          </w:p>
        </w:tc>
        <w:tc>
          <w:tcPr>
            <w:tcW w:w="2626" w:type="dxa"/>
            <w:tcBorders>
              <w:top w:val="single" w:sz="6" w:space="0" w:color="auto"/>
              <w:bottom w:val="single" w:sz="6" w:space="0" w:color="auto"/>
            </w:tcBorders>
            <w:vAlign w:val="center"/>
          </w:tcPr>
          <w:p w14:paraId="1D92B195" w14:textId="77777777" w:rsidR="00C31547" w:rsidRPr="00720B24" w:rsidRDefault="00320B42" w:rsidP="00CA4716">
            <w:pPr>
              <w:pStyle w:val="TableField-Left"/>
              <w:rPr>
                <w:rFonts w:ascii="Calibri Light,Arial" w:eastAsia="Calibri Light,Arial" w:hAnsi="Calibri Light,Arial" w:cs="Calibri Light,Arial"/>
                <w:strike/>
                <w:sz w:val="18"/>
                <w:szCs w:val="18"/>
              </w:rPr>
            </w:pPr>
            <w:r w:rsidRPr="1E137593">
              <w:rPr>
                <w:rFonts w:ascii="Calibri Light" w:eastAsia="Calibri Light" w:hAnsi="Calibri Light" w:cs="Calibri Light"/>
                <w:strike/>
                <w:sz w:val="18"/>
                <w:szCs w:val="18"/>
              </w:rPr>
              <w:t>E-CIM-CS-11</w:t>
            </w:r>
            <w:r w:rsidR="00C31547" w:rsidRPr="1E137593">
              <w:rPr>
                <w:rFonts w:ascii="Calibri Light" w:eastAsia="Calibri Light" w:hAnsi="Calibri Light" w:cs="Calibri Light"/>
                <w:strike/>
                <w:sz w:val="18"/>
                <w:szCs w:val="18"/>
              </w:rPr>
              <w:t xml:space="preserve"> Auto creation of IR for Outbound correspondence</w:t>
            </w:r>
          </w:p>
          <w:p w14:paraId="2B6B5BE2" w14:textId="653848A6" w:rsidR="00DE657E" w:rsidRPr="00720B24" w:rsidRDefault="00DE657E" w:rsidP="00CA4716">
            <w:pPr>
              <w:pStyle w:val="TableField-Left"/>
              <w:rPr>
                <w:rFonts w:ascii="Calibri Light,Arial" w:eastAsia="Calibri Light,Arial" w:hAnsi="Calibri Light,Arial" w:cs="Calibri Light,Arial"/>
                <w:strike/>
                <w:sz w:val="18"/>
                <w:szCs w:val="18"/>
              </w:rPr>
            </w:pPr>
            <w:r w:rsidRPr="1E137593">
              <w:rPr>
                <w:rFonts w:ascii="Calibri Light" w:eastAsia="Calibri Light" w:hAnsi="Calibri Light" w:cs="Calibri Light"/>
                <w:strike/>
                <w:sz w:val="18"/>
                <w:szCs w:val="18"/>
              </w:rPr>
              <w:t>** This Tier 2 RICEFW to change to Tier 1</w:t>
            </w:r>
            <w:r w:rsidR="00A94763" w:rsidRPr="1E137593">
              <w:rPr>
                <w:rFonts w:ascii="Calibri Light,Arial" w:eastAsia="Calibri Light,Arial" w:hAnsi="Calibri Light,Arial" w:cs="Calibri Light,Arial"/>
                <w:strike/>
                <w:sz w:val="18"/>
                <w:szCs w:val="18"/>
              </w:rPr>
              <w:t xml:space="preserve"> </w:t>
            </w:r>
          </w:p>
          <w:p w14:paraId="3AC42435" w14:textId="1FB360E5" w:rsidR="00DE657E" w:rsidRPr="00720B24" w:rsidRDefault="00DE657E" w:rsidP="00CA4716">
            <w:pPr>
              <w:pStyle w:val="TableField-Left"/>
              <w:rPr>
                <w:rFonts w:ascii="Calibri Light" w:hAnsi="Calibri Light" w:cs="Arial"/>
                <w:strike/>
                <w:sz w:val="18"/>
                <w:szCs w:val="18"/>
              </w:rPr>
            </w:pPr>
          </w:p>
        </w:tc>
      </w:tr>
      <w:tr w:rsidR="00C31547" w:rsidRPr="00467597" w14:paraId="5912EE66" w14:textId="77777777" w:rsidTr="00DE657E">
        <w:trPr>
          <w:cantSplit/>
          <w:trHeight w:val="432"/>
        </w:trPr>
        <w:tc>
          <w:tcPr>
            <w:tcW w:w="5230" w:type="dxa"/>
            <w:tcBorders>
              <w:top w:val="single" w:sz="6" w:space="0" w:color="auto"/>
              <w:bottom w:val="single" w:sz="6" w:space="0" w:color="auto"/>
            </w:tcBorders>
            <w:vAlign w:val="center"/>
          </w:tcPr>
          <w:p w14:paraId="77BAA6BC" w14:textId="50B0B6C1" w:rsidR="00C31547" w:rsidRPr="00320B42" w:rsidRDefault="00C31547" w:rsidP="0035091A">
            <w:pPr>
              <w:pStyle w:val="TableField-Left"/>
              <w:rPr>
                <w:rFonts w:ascii="Calibri Light,Arial" w:eastAsia="Calibri Light,Arial" w:hAnsi="Calibri Light,Arial" w:cs="Calibri Light,Arial"/>
                <w:strike/>
                <w:sz w:val="18"/>
                <w:szCs w:val="18"/>
              </w:rPr>
            </w:pPr>
            <w:r w:rsidRPr="1E137593">
              <w:rPr>
                <w:rFonts w:ascii="Calibri Light" w:eastAsia="Calibri Light" w:hAnsi="Calibri Light" w:cs="Calibri Light"/>
                <w:strike/>
                <w:sz w:val="18"/>
                <w:szCs w:val="18"/>
              </w:rPr>
              <w:t>Ability for system to generate a reference code for outbound correspondence printed by 3rd party vendor</w:t>
            </w:r>
          </w:p>
        </w:tc>
        <w:tc>
          <w:tcPr>
            <w:tcW w:w="1612" w:type="dxa"/>
            <w:tcBorders>
              <w:top w:val="single" w:sz="6" w:space="0" w:color="auto"/>
              <w:bottom w:val="single" w:sz="6" w:space="0" w:color="auto"/>
            </w:tcBorders>
            <w:vAlign w:val="center"/>
          </w:tcPr>
          <w:p w14:paraId="4E9B60F3" w14:textId="407934C0" w:rsidR="00C31547" w:rsidRPr="00320B42" w:rsidRDefault="009F7EDC" w:rsidP="0035091A">
            <w:pPr>
              <w:pStyle w:val="TableField-Left"/>
              <w:rPr>
                <w:rFonts w:ascii="Calibri Light,Arial" w:eastAsia="Calibri Light,Arial" w:hAnsi="Calibri Light,Arial" w:cs="Calibri Light,Arial"/>
                <w:strike/>
                <w:sz w:val="18"/>
                <w:szCs w:val="18"/>
              </w:rPr>
            </w:pPr>
            <w:r w:rsidRPr="1E137593">
              <w:rPr>
                <w:rFonts w:ascii="Calibri Light" w:eastAsia="Calibri Light" w:hAnsi="Calibri Light" w:cs="Calibri Light"/>
                <w:strike/>
                <w:sz w:val="18"/>
                <w:szCs w:val="18"/>
              </w:rPr>
              <w:t>Medium</w:t>
            </w:r>
          </w:p>
        </w:tc>
        <w:tc>
          <w:tcPr>
            <w:tcW w:w="2626" w:type="dxa"/>
            <w:tcBorders>
              <w:top w:val="single" w:sz="6" w:space="0" w:color="auto"/>
              <w:bottom w:val="single" w:sz="6" w:space="0" w:color="auto"/>
            </w:tcBorders>
            <w:vAlign w:val="center"/>
          </w:tcPr>
          <w:p w14:paraId="39E31E6C" w14:textId="493E61BE" w:rsidR="00C31547" w:rsidRPr="00320B42" w:rsidRDefault="00C31547" w:rsidP="007F1034">
            <w:pPr>
              <w:pStyle w:val="TableField-Left"/>
              <w:rPr>
                <w:rFonts w:ascii="Calibri Light,Arial" w:eastAsia="Calibri Light,Arial" w:hAnsi="Calibri Light,Arial" w:cs="Calibri Light,Arial"/>
                <w:strike/>
                <w:sz w:val="18"/>
                <w:szCs w:val="18"/>
              </w:rPr>
            </w:pPr>
            <w:r w:rsidRPr="1E137593">
              <w:rPr>
                <w:rFonts w:ascii="Calibri Light" w:eastAsia="Calibri Light" w:hAnsi="Calibri Light" w:cs="Calibri Light"/>
                <w:strike/>
                <w:sz w:val="18"/>
                <w:szCs w:val="18"/>
              </w:rPr>
              <w:t>E-CIM-PP-11-1 Auto generate reference code</w:t>
            </w:r>
          </w:p>
        </w:tc>
      </w:tr>
      <w:tr w:rsidR="00511A1F" w:rsidRPr="00467597" w14:paraId="16EAA7F9" w14:textId="77777777" w:rsidTr="00DE657E">
        <w:trPr>
          <w:cantSplit/>
          <w:trHeight w:val="432"/>
        </w:trPr>
        <w:tc>
          <w:tcPr>
            <w:tcW w:w="5230" w:type="dxa"/>
            <w:tcBorders>
              <w:top w:val="single" w:sz="6" w:space="0" w:color="auto"/>
              <w:bottom w:val="single" w:sz="6" w:space="0" w:color="auto"/>
            </w:tcBorders>
            <w:vAlign w:val="center"/>
          </w:tcPr>
          <w:p w14:paraId="305226E8" w14:textId="77777777" w:rsidR="00511A1F" w:rsidRDefault="00DE657E" w:rsidP="0035091A">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A program to check for black out window and customer preferred communication channel that updated in Customer Reference</w:t>
            </w:r>
          </w:p>
          <w:p w14:paraId="5AAB6F0B" w14:textId="77777777" w:rsidR="000F64AC" w:rsidRDefault="000F64AC" w:rsidP="0035091A">
            <w:pPr>
              <w:pStyle w:val="TableField-Left"/>
              <w:rPr>
                <w:rFonts w:ascii="Calibri Light" w:hAnsi="Calibri Light" w:cs="Arial"/>
                <w:sz w:val="18"/>
              </w:rPr>
            </w:pPr>
          </w:p>
          <w:p w14:paraId="2873E029" w14:textId="61A54CCC" w:rsidR="000F64AC" w:rsidRPr="00563A7A" w:rsidRDefault="000F64AC" w:rsidP="0035091A">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The system shall be configurable to send outage information to multiple internal recipients such as districts, BCD and others (similar to CCC process today).</w:t>
            </w:r>
          </w:p>
        </w:tc>
        <w:tc>
          <w:tcPr>
            <w:tcW w:w="1612" w:type="dxa"/>
            <w:tcBorders>
              <w:top w:val="single" w:sz="6" w:space="0" w:color="auto"/>
              <w:bottom w:val="single" w:sz="6" w:space="0" w:color="auto"/>
            </w:tcBorders>
            <w:vAlign w:val="center"/>
          </w:tcPr>
          <w:p w14:paraId="006B3F91" w14:textId="53281FCC" w:rsidR="00511A1F" w:rsidRDefault="00DE4708" w:rsidP="0035091A">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Medium</w:t>
            </w:r>
          </w:p>
        </w:tc>
        <w:tc>
          <w:tcPr>
            <w:tcW w:w="2626" w:type="dxa"/>
            <w:tcBorders>
              <w:top w:val="single" w:sz="6" w:space="0" w:color="auto"/>
              <w:bottom w:val="single" w:sz="6" w:space="0" w:color="auto"/>
            </w:tcBorders>
            <w:vAlign w:val="center"/>
          </w:tcPr>
          <w:p w14:paraId="3C6D3BE9" w14:textId="77777777" w:rsidR="00511A1F" w:rsidRDefault="00511A1F" w:rsidP="00CA4716">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E-CIM-CS-11 Checking on Customer Preference</w:t>
            </w:r>
          </w:p>
          <w:p w14:paraId="1C60B19C" w14:textId="185A8F4D" w:rsidR="00174FA4" w:rsidRDefault="00511A1F" w:rsidP="00CA4716">
            <w:pPr>
              <w:pStyle w:val="TableField-Left"/>
              <w:rPr>
                <w:rFonts w:ascii="Calibri Light,Arial" w:eastAsia="Calibri Light,Arial" w:hAnsi="Calibri Light,Arial" w:cs="Calibri Light,Arial"/>
                <w:sz w:val="18"/>
                <w:szCs w:val="18"/>
              </w:rPr>
            </w:pPr>
            <w:r w:rsidRPr="1E137593">
              <w:rPr>
                <w:rFonts w:ascii="Calibri Light,Arial" w:eastAsia="Calibri Light,Arial" w:hAnsi="Calibri Light,Arial" w:cs="Calibri Light,Arial"/>
                <w:sz w:val="18"/>
                <w:szCs w:val="18"/>
              </w:rPr>
              <w:t xml:space="preserve">** </w:t>
            </w:r>
            <w:r w:rsidR="00174FA4" w:rsidRPr="1E137593">
              <w:rPr>
                <w:rFonts w:ascii="Calibri Light" w:eastAsia="Calibri Light" w:hAnsi="Calibri Light" w:cs="Calibri Light"/>
                <w:sz w:val="18"/>
                <w:szCs w:val="18"/>
              </w:rPr>
              <w:t>New Tier 1 RICEFW</w:t>
            </w:r>
            <w:r w:rsidR="00A94763" w:rsidRPr="1E137593">
              <w:rPr>
                <w:rFonts w:ascii="Calibri Light" w:eastAsia="Calibri Light" w:hAnsi="Calibri Light" w:cs="Calibri Light"/>
                <w:sz w:val="18"/>
                <w:szCs w:val="18"/>
              </w:rPr>
              <w:t xml:space="preserve"> # 2052</w:t>
            </w:r>
          </w:p>
          <w:p w14:paraId="2D7259C5" w14:textId="03DEFB70" w:rsidR="00511A1F" w:rsidRPr="00511A1F" w:rsidRDefault="00511A1F" w:rsidP="00CA4716">
            <w:pPr>
              <w:pStyle w:val="TableField-Left"/>
              <w:rPr>
                <w:rFonts w:ascii="Calibri Light" w:hAnsi="Calibri Light" w:cs="Arial"/>
                <w:sz w:val="18"/>
              </w:rPr>
            </w:pPr>
          </w:p>
        </w:tc>
      </w:tr>
    </w:tbl>
    <w:p w14:paraId="5DB0024F" w14:textId="448A70CF" w:rsidR="000F1011" w:rsidRPr="00467597" w:rsidRDefault="000F1011" w:rsidP="00F0069E">
      <w:pPr>
        <w:pStyle w:val="Heading3"/>
        <w:keepNext/>
        <w:numPr>
          <w:ilvl w:val="2"/>
          <w:numId w:val="8"/>
        </w:numPr>
        <w:tabs>
          <w:tab w:val="left" w:pos="1440"/>
        </w:tabs>
        <w:spacing w:before="120" w:after="120"/>
        <w:ind w:left="1440" w:hanging="900"/>
        <w:rPr>
          <w:rFonts w:ascii="Calibri Light" w:hAnsi="Calibri Light"/>
          <w:sz w:val="32"/>
          <w:szCs w:val="32"/>
        </w:rPr>
      </w:pPr>
      <w:bookmarkStart w:id="328" w:name="_Toc406588322"/>
      <w:bookmarkStart w:id="329" w:name="_Toc491613840"/>
      <w:bookmarkStart w:id="330" w:name="_Toc513448852"/>
      <w:bookmarkStart w:id="331" w:name="_Toc406588327"/>
      <w:r w:rsidRPr="2C356526">
        <w:rPr>
          <w:rFonts w:ascii="Calibri Light" w:hAnsi="Calibri Light"/>
          <w:sz w:val="32"/>
          <w:szCs w:val="32"/>
        </w:rPr>
        <w:t>Forms</w:t>
      </w:r>
      <w:bookmarkEnd w:id="328"/>
      <w:bookmarkEnd w:id="329"/>
      <w:bookmarkEnd w:id="330"/>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0F1011" w:rsidRPr="00467597" w14:paraId="3A6F3E46" w14:textId="77777777" w:rsidTr="00613D1D">
        <w:trPr>
          <w:cantSplit/>
          <w:trHeight w:val="432"/>
          <w:tblHeader/>
        </w:trPr>
        <w:tc>
          <w:tcPr>
            <w:tcW w:w="5868" w:type="dxa"/>
            <w:tcBorders>
              <w:top w:val="threeDEmboss" w:sz="6" w:space="0" w:color="auto"/>
              <w:bottom w:val="threeDEmboss" w:sz="6" w:space="0" w:color="auto"/>
            </w:tcBorders>
            <w:shd w:val="clear" w:color="auto" w:fill="F9FBAF"/>
            <w:vAlign w:val="center"/>
          </w:tcPr>
          <w:p w14:paraId="44558177" w14:textId="30644981" w:rsidR="000F1011" w:rsidRPr="00467597" w:rsidRDefault="00C22E99" w:rsidP="00613D1D">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Form Name &amp; Description (List Requirements</w:t>
            </w:r>
            <w:r w:rsidR="004B1A4F" w:rsidRPr="1E137593">
              <w:rPr>
                <w:rFonts w:ascii="Calibri Light" w:eastAsia="Calibri Light" w:hAnsi="Calibri Light" w:cs="Calibri Light"/>
                <w:sz w:val="18"/>
                <w:szCs w:val="18"/>
              </w:rPr>
              <w:t xml:space="preserve"> met by this Form</w:t>
            </w:r>
            <w:r w:rsidRPr="1E137593">
              <w:rPr>
                <w:rFonts w:ascii="Calibri Light,Arial" w:eastAsia="Calibri Light,Arial" w:hAnsi="Calibri Light,Arial" w:cs="Calibri Light,Arial"/>
                <w:sz w:val="18"/>
                <w:szCs w:val="18"/>
              </w:rPr>
              <w:t>)</w:t>
            </w:r>
          </w:p>
        </w:tc>
        <w:tc>
          <w:tcPr>
            <w:tcW w:w="1710" w:type="dxa"/>
            <w:tcBorders>
              <w:top w:val="threeDEmboss" w:sz="6" w:space="0" w:color="auto"/>
              <w:bottom w:val="threeDEmboss" w:sz="6" w:space="0" w:color="auto"/>
            </w:tcBorders>
            <w:shd w:val="clear" w:color="auto" w:fill="F9FBAF"/>
            <w:vAlign w:val="center"/>
          </w:tcPr>
          <w:p w14:paraId="0BADA7C6" w14:textId="2E63A348" w:rsidR="000F1011" w:rsidRPr="00467597" w:rsidRDefault="000F1011" w:rsidP="00613D1D">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 xml:space="preserve">Complexity </w:t>
            </w:r>
          </w:p>
        </w:tc>
        <w:tc>
          <w:tcPr>
            <w:tcW w:w="1890" w:type="dxa"/>
            <w:tcBorders>
              <w:top w:val="threeDEmboss" w:sz="6" w:space="0" w:color="auto"/>
              <w:bottom w:val="threeDEmboss" w:sz="6" w:space="0" w:color="auto"/>
            </w:tcBorders>
            <w:shd w:val="clear" w:color="auto" w:fill="F9FBAF"/>
            <w:vAlign w:val="center"/>
          </w:tcPr>
          <w:p w14:paraId="2009FE58" w14:textId="77777777" w:rsidR="000F1011" w:rsidRPr="00467597" w:rsidRDefault="000F1011" w:rsidP="00613D1D">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Reference ID</w:t>
            </w:r>
          </w:p>
        </w:tc>
      </w:tr>
      <w:tr w:rsidR="000F1011" w:rsidRPr="00467597" w14:paraId="58ABE359" w14:textId="77777777" w:rsidTr="00613D1D">
        <w:trPr>
          <w:cantSplit/>
          <w:trHeight w:val="432"/>
        </w:trPr>
        <w:tc>
          <w:tcPr>
            <w:tcW w:w="5868" w:type="dxa"/>
            <w:tcBorders>
              <w:top w:val="threeDEmboss" w:sz="6" w:space="0" w:color="auto"/>
              <w:bottom w:val="single" w:sz="6" w:space="0" w:color="auto"/>
            </w:tcBorders>
            <w:vAlign w:val="center"/>
          </w:tcPr>
          <w:p w14:paraId="58B4E822" w14:textId="1EA81003" w:rsidR="000F1011" w:rsidRPr="00467597" w:rsidRDefault="00C26619" w:rsidP="00613D1D">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N/A</w:t>
            </w:r>
          </w:p>
        </w:tc>
        <w:tc>
          <w:tcPr>
            <w:tcW w:w="1710" w:type="dxa"/>
            <w:tcBorders>
              <w:top w:val="threeDEmboss" w:sz="6" w:space="0" w:color="auto"/>
              <w:bottom w:val="single" w:sz="6" w:space="0" w:color="auto"/>
            </w:tcBorders>
            <w:vAlign w:val="center"/>
          </w:tcPr>
          <w:p w14:paraId="2F3A3EFD" w14:textId="307B0BFF" w:rsidR="000F1011" w:rsidRPr="00467597" w:rsidRDefault="000F1011" w:rsidP="00613D1D">
            <w:pPr>
              <w:pStyle w:val="TableField-Left"/>
              <w:rPr>
                <w:rFonts w:ascii="Calibri Light" w:hAnsi="Calibri Light" w:cs="Arial"/>
                <w:sz w:val="18"/>
              </w:rPr>
            </w:pPr>
          </w:p>
        </w:tc>
        <w:tc>
          <w:tcPr>
            <w:tcW w:w="1890" w:type="dxa"/>
            <w:tcBorders>
              <w:top w:val="threeDEmboss" w:sz="6" w:space="0" w:color="auto"/>
              <w:bottom w:val="single" w:sz="6" w:space="0" w:color="auto"/>
            </w:tcBorders>
            <w:vAlign w:val="center"/>
          </w:tcPr>
          <w:p w14:paraId="688F3332" w14:textId="7B88055B" w:rsidR="000F1011" w:rsidRPr="00467597" w:rsidRDefault="000F1011" w:rsidP="00613D1D">
            <w:pPr>
              <w:pStyle w:val="TableField-Left"/>
              <w:rPr>
                <w:rFonts w:ascii="Calibri Light" w:hAnsi="Calibri Light" w:cs="Arial"/>
                <w:sz w:val="18"/>
              </w:rPr>
            </w:pPr>
          </w:p>
        </w:tc>
      </w:tr>
      <w:tr w:rsidR="000F1011" w:rsidRPr="00467597" w14:paraId="246F90EB" w14:textId="77777777" w:rsidTr="00C26619">
        <w:trPr>
          <w:cantSplit/>
          <w:trHeight w:val="432"/>
        </w:trPr>
        <w:tc>
          <w:tcPr>
            <w:tcW w:w="5868" w:type="dxa"/>
            <w:tcBorders>
              <w:top w:val="single" w:sz="6" w:space="0" w:color="auto"/>
              <w:bottom w:val="single" w:sz="6" w:space="0" w:color="auto"/>
            </w:tcBorders>
            <w:vAlign w:val="center"/>
          </w:tcPr>
          <w:p w14:paraId="553DB389" w14:textId="2C427E74" w:rsidR="000F1011" w:rsidRPr="00467597" w:rsidRDefault="000F1011" w:rsidP="00613D1D">
            <w:pPr>
              <w:pStyle w:val="TableField-Left"/>
              <w:rPr>
                <w:rFonts w:ascii="Calibri Light" w:hAnsi="Calibri Light" w:cs="Arial"/>
                <w:sz w:val="18"/>
              </w:rPr>
            </w:pPr>
          </w:p>
        </w:tc>
        <w:tc>
          <w:tcPr>
            <w:tcW w:w="1710" w:type="dxa"/>
            <w:tcBorders>
              <w:top w:val="single" w:sz="6" w:space="0" w:color="auto"/>
              <w:bottom w:val="single" w:sz="6" w:space="0" w:color="auto"/>
            </w:tcBorders>
            <w:vAlign w:val="center"/>
          </w:tcPr>
          <w:p w14:paraId="3B1D5F51" w14:textId="0DF9EE80" w:rsidR="000F1011" w:rsidRPr="00467597" w:rsidRDefault="000F1011" w:rsidP="00613D1D">
            <w:pPr>
              <w:pStyle w:val="TableField-Left"/>
              <w:rPr>
                <w:rFonts w:ascii="Calibri Light" w:hAnsi="Calibri Light" w:cs="Arial"/>
                <w:sz w:val="18"/>
              </w:rPr>
            </w:pPr>
          </w:p>
        </w:tc>
        <w:tc>
          <w:tcPr>
            <w:tcW w:w="1890" w:type="dxa"/>
            <w:tcBorders>
              <w:top w:val="single" w:sz="6" w:space="0" w:color="auto"/>
              <w:bottom w:val="single" w:sz="6" w:space="0" w:color="auto"/>
            </w:tcBorders>
            <w:vAlign w:val="center"/>
          </w:tcPr>
          <w:p w14:paraId="70DE8A61" w14:textId="483F6D7B" w:rsidR="000F1011" w:rsidRPr="00467597" w:rsidRDefault="000F1011" w:rsidP="00613D1D">
            <w:pPr>
              <w:pStyle w:val="TableField-Left"/>
              <w:rPr>
                <w:rFonts w:ascii="Calibri Light" w:hAnsi="Calibri Light" w:cs="Arial"/>
                <w:sz w:val="18"/>
              </w:rPr>
            </w:pPr>
          </w:p>
        </w:tc>
      </w:tr>
      <w:tr w:rsidR="00C26619" w:rsidRPr="00467597" w14:paraId="042D77CB" w14:textId="77777777" w:rsidTr="00613D1D">
        <w:trPr>
          <w:cantSplit/>
          <w:trHeight w:val="432"/>
        </w:trPr>
        <w:tc>
          <w:tcPr>
            <w:tcW w:w="5868" w:type="dxa"/>
            <w:tcBorders>
              <w:top w:val="single" w:sz="6" w:space="0" w:color="auto"/>
              <w:bottom w:val="threeDEmboss" w:sz="6" w:space="0" w:color="auto"/>
            </w:tcBorders>
            <w:vAlign w:val="center"/>
          </w:tcPr>
          <w:p w14:paraId="73022AC6" w14:textId="77777777" w:rsidR="00C26619" w:rsidRPr="00467597" w:rsidRDefault="00C26619" w:rsidP="00613D1D">
            <w:pPr>
              <w:pStyle w:val="TableField-Left"/>
              <w:rPr>
                <w:rFonts w:ascii="Calibri Light" w:hAnsi="Calibri Light" w:cs="Arial"/>
                <w:sz w:val="18"/>
              </w:rPr>
            </w:pPr>
          </w:p>
        </w:tc>
        <w:tc>
          <w:tcPr>
            <w:tcW w:w="1710" w:type="dxa"/>
            <w:tcBorders>
              <w:top w:val="single" w:sz="6" w:space="0" w:color="auto"/>
              <w:bottom w:val="threeDEmboss" w:sz="6" w:space="0" w:color="auto"/>
            </w:tcBorders>
            <w:vAlign w:val="center"/>
          </w:tcPr>
          <w:p w14:paraId="352FE178" w14:textId="77777777" w:rsidR="00C26619" w:rsidRPr="00467597" w:rsidRDefault="00C26619" w:rsidP="00613D1D">
            <w:pPr>
              <w:pStyle w:val="TableField-Left"/>
              <w:rPr>
                <w:rFonts w:ascii="Calibri Light" w:hAnsi="Calibri Light" w:cs="Arial"/>
                <w:sz w:val="18"/>
              </w:rPr>
            </w:pPr>
          </w:p>
        </w:tc>
        <w:tc>
          <w:tcPr>
            <w:tcW w:w="1890" w:type="dxa"/>
            <w:tcBorders>
              <w:top w:val="single" w:sz="6" w:space="0" w:color="auto"/>
              <w:bottom w:val="threeDEmboss" w:sz="6" w:space="0" w:color="auto"/>
            </w:tcBorders>
            <w:vAlign w:val="center"/>
          </w:tcPr>
          <w:p w14:paraId="08E99608" w14:textId="77777777" w:rsidR="00C26619" w:rsidRPr="00467597" w:rsidRDefault="00C26619" w:rsidP="00613D1D">
            <w:pPr>
              <w:pStyle w:val="TableField-Left"/>
              <w:rPr>
                <w:rFonts w:ascii="Calibri Light" w:hAnsi="Calibri Light" w:cs="Arial"/>
                <w:sz w:val="18"/>
              </w:rPr>
            </w:pPr>
          </w:p>
        </w:tc>
      </w:tr>
    </w:tbl>
    <w:p w14:paraId="67174D94" w14:textId="77777777" w:rsidR="00E0118B" w:rsidRPr="00467597" w:rsidRDefault="00E0118B" w:rsidP="00F0069E">
      <w:pPr>
        <w:pStyle w:val="Heading3"/>
        <w:keepNext/>
        <w:numPr>
          <w:ilvl w:val="2"/>
          <w:numId w:val="8"/>
        </w:numPr>
        <w:tabs>
          <w:tab w:val="left" w:pos="1440"/>
        </w:tabs>
        <w:spacing w:before="120" w:after="120"/>
        <w:ind w:left="1440" w:hanging="900"/>
        <w:rPr>
          <w:rFonts w:ascii="Calibri Light" w:hAnsi="Calibri Light"/>
          <w:sz w:val="32"/>
          <w:szCs w:val="32"/>
        </w:rPr>
      </w:pPr>
      <w:bookmarkStart w:id="332" w:name="_Toc491613841"/>
      <w:bookmarkStart w:id="333" w:name="_Toc513448853"/>
      <w:r w:rsidRPr="2C356526">
        <w:rPr>
          <w:rFonts w:ascii="Calibri Light" w:hAnsi="Calibri Light"/>
          <w:sz w:val="32"/>
          <w:szCs w:val="32"/>
        </w:rPr>
        <w:t>Workflows</w:t>
      </w:r>
      <w:bookmarkEnd w:id="331"/>
      <w:bookmarkEnd w:id="332"/>
      <w:bookmarkEnd w:id="333"/>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467597" w14:paraId="29702283" w14:textId="77777777" w:rsidTr="00782922">
        <w:trPr>
          <w:cantSplit/>
          <w:trHeight w:val="432"/>
          <w:tblHeader/>
        </w:trPr>
        <w:tc>
          <w:tcPr>
            <w:tcW w:w="5868" w:type="dxa"/>
            <w:tcBorders>
              <w:top w:val="threeDEmboss" w:sz="6" w:space="0" w:color="auto"/>
              <w:bottom w:val="threeDEmboss" w:sz="6" w:space="0" w:color="auto"/>
            </w:tcBorders>
            <w:shd w:val="clear" w:color="auto" w:fill="F9FBAF"/>
            <w:vAlign w:val="center"/>
          </w:tcPr>
          <w:p w14:paraId="0408082D" w14:textId="638116A7" w:rsidR="00E0118B" w:rsidRPr="00467597" w:rsidRDefault="004B1A4F" w:rsidP="0035091A">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Workflow Name &amp; Description (List Requirements met by this Workflow)</w:t>
            </w:r>
          </w:p>
        </w:tc>
        <w:tc>
          <w:tcPr>
            <w:tcW w:w="1710" w:type="dxa"/>
            <w:tcBorders>
              <w:top w:val="threeDEmboss" w:sz="6" w:space="0" w:color="auto"/>
              <w:bottom w:val="threeDEmboss" w:sz="6" w:space="0" w:color="auto"/>
            </w:tcBorders>
            <w:shd w:val="clear" w:color="auto" w:fill="F9FBAF"/>
            <w:vAlign w:val="center"/>
          </w:tcPr>
          <w:p w14:paraId="64FC3C87" w14:textId="6D2858A8" w:rsidR="00E0118B" w:rsidRPr="00467597" w:rsidRDefault="00E0118B" w:rsidP="0035091A">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 xml:space="preserve">Complexity </w:t>
            </w:r>
          </w:p>
        </w:tc>
        <w:tc>
          <w:tcPr>
            <w:tcW w:w="1890" w:type="dxa"/>
            <w:tcBorders>
              <w:top w:val="threeDEmboss" w:sz="6" w:space="0" w:color="auto"/>
              <w:bottom w:val="threeDEmboss" w:sz="6" w:space="0" w:color="auto"/>
            </w:tcBorders>
            <w:shd w:val="clear" w:color="auto" w:fill="F9FBAF"/>
            <w:vAlign w:val="center"/>
          </w:tcPr>
          <w:p w14:paraId="3BAAFB1C" w14:textId="77777777" w:rsidR="00E0118B" w:rsidRPr="00467597" w:rsidRDefault="00E0118B" w:rsidP="0035091A">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Reference ID</w:t>
            </w:r>
          </w:p>
        </w:tc>
      </w:tr>
      <w:tr w:rsidR="00E0118B" w:rsidRPr="00467597" w14:paraId="4F1F978F" w14:textId="77777777" w:rsidTr="0035091A">
        <w:trPr>
          <w:cantSplit/>
          <w:trHeight w:val="432"/>
        </w:trPr>
        <w:tc>
          <w:tcPr>
            <w:tcW w:w="5868" w:type="dxa"/>
            <w:tcBorders>
              <w:top w:val="threeDEmboss" w:sz="6" w:space="0" w:color="auto"/>
              <w:bottom w:val="single" w:sz="6" w:space="0" w:color="auto"/>
            </w:tcBorders>
            <w:vAlign w:val="center"/>
          </w:tcPr>
          <w:p w14:paraId="4DE8BE0D" w14:textId="3C731A15" w:rsidR="00E0118B" w:rsidRPr="00467597" w:rsidRDefault="00C26619" w:rsidP="0035091A">
            <w:pPr>
              <w:pStyle w:val="TableField-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N/A</w:t>
            </w:r>
          </w:p>
        </w:tc>
        <w:tc>
          <w:tcPr>
            <w:tcW w:w="1710" w:type="dxa"/>
            <w:tcBorders>
              <w:top w:val="threeDEmboss" w:sz="6" w:space="0" w:color="auto"/>
              <w:bottom w:val="single" w:sz="6" w:space="0" w:color="auto"/>
            </w:tcBorders>
            <w:vAlign w:val="center"/>
          </w:tcPr>
          <w:p w14:paraId="74CFD6FB" w14:textId="26BC68A1" w:rsidR="00E0118B" w:rsidRPr="00467597" w:rsidRDefault="00E0118B" w:rsidP="0035091A">
            <w:pPr>
              <w:pStyle w:val="TableField-Left"/>
              <w:rPr>
                <w:rFonts w:ascii="Calibri Light" w:hAnsi="Calibri Light" w:cs="Arial"/>
                <w:sz w:val="18"/>
              </w:rPr>
            </w:pPr>
          </w:p>
        </w:tc>
        <w:tc>
          <w:tcPr>
            <w:tcW w:w="1890" w:type="dxa"/>
            <w:tcBorders>
              <w:top w:val="threeDEmboss" w:sz="6" w:space="0" w:color="auto"/>
              <w:bottom w:val="single" w:sz="6" w:space="0" w:color="auto"/>
            </w:tcBorders>
            <w:vAlign w:val="center"/>
          </w:tcPr>
          <w:p w14:paraId="6477485A" w14:textId="2506A987" w:rsidR="00E0118B" w:rsidRPr="00467597" w:rsidRDefault="00E0118B" w:rsidP="0035091A">
            <w:pPr>
              <w:pStyle w:val="TableField-Left"/>
              <w:rPr>
                <w:rFonts w:ascii="Calibri Light" w:hAnsi="Calibri Light" w:cs="Arial"/>
                <w:sz w:val="18"/>
              </w:rPr>
            </w:pPr>
          </w:p>
        </w:tc>
      </w:tr>
      <w:tr w:rsidR="00E0118B" w:rsidRPr="00467597" w14:paraId="786CB8C9" w14:textId="77777777" w:rsidTr="00C26619">
        <w:trPr>
          <w:cantSplit/>
          <w:trHeight w:val="432"/>
        </w:trPr>
        <w:tc>
          <w:tcPr>
            <w:tcW w:w="5868" w:type="dxa"/>
            <w:tcBorders>
              <w:top w:val="single" w:sz="6" w:space="0" w:color="auto"/>
              <w:bottom w:val="single" w:sz="6" w:space="0" w:color="auto"/>
            </w:tcBorders>
            <w:vAlign w:val="center"/>
          </w:tcPr>
          <w:p w14:paraId="0A063440" w14:textId="0BA26CFF" w:rsidR="00E0118B" w:rsidRPr="00467597" w:rsidRDefault="00E0118B" w:rsidP="0035091A">
            <w:pPr>
              <w:pStyle w:val="TableField-Left"/>
              <w:rPr>
                <w:rFonts w:ascii="Calibri Light" w:hAnsi="Calibri Light" w:cs="Arial"/>
                <w:sz w:val="18"/>
              </w:rPr>
            </w:pPr>
          </w:p>
        </w:tc>
        <w:tc>
          <w:tcPr>
            <w:tcW w:w="1710" w:type="dxa"/>
            <w:tcBorders>
              <w:top w:val="single" w:sz="6" w:space="0" w:color="auto"/>
              <w:bottom w:val="single" w:sz="6" w:space="0" w:color="auto"/>
            </w:tcBorders>
            <w:vAlign w:val="center"/>
          </w:tcPr>
          <w:p w14:paraId="2B0F32EC" w14:textId="713C3B04" w:rsidR="00E0118B" w:rsidRPr="00467597" w:rsidRDefault="00E0118B" w:rsidP="0035091A">
            <w:pPr>
              <w:pStyle w:val="TableField-Left"/>
              <w:rPr>
                <w:rFonts w:ascii="Calibri Light" w:hAnsi="Calibri Light" w:cs="Arial"/>
                <w:sz w:val="18"/>
              </w:rPr>
            </w:pPr>
          </w:p>
        </w:tc>
        <w:tc>
          <w:tcPr>
            <w:tcW w:w="1890" w:type="dxa"/>
            <w:tcBorders>
              <w:top w:val="single" w:sz="6" w:space="0" w:color="auto"/>
              <w:bottom w:val="single" w:sz="6" w:space="0" w:color="auto"/>
            </w:tcBorders>
            <w:vAlign w:val="center"/>
          </w:tcPr>
          <w:p w14:paraId="01216001" w14:textId="2EB0F420" w:rsidR="00E0118B" w:rsidRPr="00467597" w:rsidRDefault="00E0118B" w:rsidP="0035091A">
            <w:pPr>
              <w:pStyle w:val="TableField-Left"/>
              <w:rPr>
                <w:rFonts w:ascii="Calibri Light" w:hAnsi="Calibri Light" w:cs="Arial"/>
                <w:sz w:val="18"/>
              </w:rPr>
            </w:pPr>
          </w:p>
        </w:tc>
      </w:tr>
      <w:tr w:rsidR="00C26619" w:rsidRPr="00467597" w14:paraId="0CFC3A32" w14:textId="77777777" w:rsidTr="0035091A">
        <w:trPr>
          <w:cantSplit/>
          <w:trHeight w:val="432"/>
        </w:trPr>
        <w:tc>
          <w:tcPr>
            <w:tcW w:w="5868" w:type="dxa"/>
            <w:tcBorders>
              <w:top w:val="single" w:sz="6" w:space="0" w:color="auto"/>
              <w:bottom w:val="threeDEmboss" w:sz="6" w:space="0" w:color="auto"/>
            </w:tcBorders>
            <w:vAlign w:val="center"/>
          </w:tcPr>
          <w:p w14:paraId="0D7DC4F5" w14:textId="77777777" w:rsidR="00C26619" w:rsidRPr="00467597" w:rsidRDefault="00C26619" w:rsidP="0035091A">
            <w:pPr>
              <w:pStyle w:val="TableField-Left"/>
              <w:rPr>
                <w:rFonts w:ascii="Calibri Light" w:hAnsi="Calibri Light" w:cs="Arial"/>
                <w:sz w:val="18"/>
              </w:rPr>
            </w:pPr>
          </w:p>
        </w:tc>
        <w:tc>
          <w:tcPr>
            <w:tcW w:w="1710" w:type="dxa"/>
            <w:tcBorders>
              <w:top w:val="single" w:sz="6" w:space="0" w:color="auto"/>
              <w:bottom w:val="threeDEmboss" w:sz="6" w:space="0" w:color="auto"/>
            </w:tcBorders>
            <w:vAlign w:val="center"/>
          </w:tcPr>
          <w:p w14:paraId="2CF993B1" w14:textId="77777777" w:rsidR="00C26619" w:rsidRPr="00467597" w:rsidRDefault="00C26619" w:rsidP="0035091A">
            <w:pPr>
              <w:pStyle w:val="TableField-Left"/>
              <w:rPr>
                <w:rFonts w:ascii="Calibri Light" w:hAnsi="Calibri Light" w:cs="Arial"/>
                <w:sz w:val="18"/>
              </w:rPr>
            </w:pPr>
          </w:p>
        </w:tc>
        <w:tc>
          <w:tcPr>
            <w:tcW w:w="1890" w:type="dxa"/>
            <w:tcBorders>
              <w:top w:val="single" w:sz="6" w:space="0" w:color="auto"/>
              <w:bottom w:val="threeDEmboss" w:sz="6" w:space="0" w:color="auto"/>
            </w:tcBorders>
            <w:vAlign w:val="center"/>
          </w:tcPr>
          <w:p w14:paraId="7DA3B8FA" w14:textId="77777777" w:rsidR="00C26619" w:rsidRPr="00467597" w:rsidRDefault="00C26619" w:rsidP="0035091A">
            <w:pPr>
              <w:pStyle w:val="TableField-Left"/>
              <w:rPr>
                <w:rFonts w:ascii="Calibri Light" w:hAnsi="Calibri Light" w:cs="Arial"/>
                <w:sz w:val="18"/>
              </w:rPr>
            </w:pPr>
          </w:p>
        </w:tc>
      </w:tr>
    </w:tbl>
    <w:p w14:paraId="7DFA0096" w14:textId="77777777" w:rsidR="0035091A" w:rsidRPr="006B24F0" w:rsidRDefault="0035091A" w:rsidP="0035091A">
      <w:pPr>
        <w:pStyle w:val="Heading2TextBulleted"/>
        <w:numPr>
          <w:ilvl w:val="0"/>
          <w:numId w:val="0"/>
        </w:numPr>
        <w:ind w:left="360" w:hanging="360"/>
        <w:rPr>
          <w:rFonts w:ascii="Calibri Light" w:hAnsi="Calibri Light" w:cs="Arial"/>
        </w:rPr>
      </w:pPr>
    </w:p>
    <w:p w14:paraId="7AF572C0" w14:textId="77777777" w:rsidR="00E0118B" w:rsidRPr="006B24F0" w:rsidRDefault="00E0118B" w:rsidP="00F0069E">
      <w:pPr>
        <w:pStyle w:val="Heading2"/>
        <w:numPr>
          <w:ilvl w:val="1"/>
          <w:numId w:val="8"/>
        </w:numPr>
      </w:pPr>
      <w:bookmarkStart w:id="334" w:name="_Toc406588329"/>
      <w:bookmarkStart w:id="335" w:name="_Toc491613843"/>
      <w:bookmarkStart w:id="336" w:name="_Toc513448854"/>
      <w:r w:rsidRPr="006B24F0">
        <w:t>IDEX Considerations</w:t>
      </w:r>
      <w:bookmarkEnd w:id="334"/>
      <w:bookmarkEnd w:id="335"/>
      <w:bookmarkEnd w:id="336"/>
    </w:p>
    <w:p w14:paraId="35401E1F" w14:textId="7ECE61AC" w:rsidR="00E0118B" w:rsidRPr="00467597" w:rsidRDefault="00324A4C" w:rsidP="00AC0521">
      <w:pPr>
        <w:pStyle w:val="Heading2TextBulleted"/>
        <w:numPr>
          <w:ilvl w:val="0"/>
          <w:numId w:val="0"/>
        </w:numPr>
        <w:ind w:left="936" w:hanging="360"/>
        <w:rPr>
          <w:rFonts w:ascii="Calibri Light" w:hAnsi="Calibri Light" w:cs="Arial"/>
          <w:sz w:val="18"/>
        </w:rPr>
      </w:pPr>
      <w:r>
        <w:rPr>
          <w:rFonts w:ascii="Calibri Light" w:hAnsi="Calibri Light" w:cs="Arial"/>
          <w:sz w:val="18"/>
        </w:rPr>
        <w:t>N/A</w:t>
      </w:r>
    </w:p>
    <w:p w14:paraId="77D0542A" w14:textId="1EF0F67C" w:rsidR="00E0118B" w:rsidRPr="006B24F0" w:rsidRDefault="00502459" w:rsidP="00F0069E">
      <w:pPr>
        <w:pStyle w:val="Heading2"/>
        <w:numPr>
          <w:ilvl w:val="1"/>
          <w:numId w:val="8"/>
        </w:numPr>
      </w:pPr>
      <w:bookmarkStart w:id="337" w:name="_Toc406588330"/>
      <w:bookmarkStart w:id="338" w:name="_Toc491613844"/>
      <w:bookmarkStart w:id="339" w:name="_Toc513448855"/>
      <w:r>
        <w:t xml:space="preserve">Production </w:t>
      </w:r>
      <w:r w:rsidR="00C61E31">
        <w:t xml:space="preserve">System </w:t>
      </w:r>
      <w:r w:rsidR="00E0118B" w:rsidRPr="006B24F0">
        <w:t>Cut-over Considerations</w:t>
      </w:r>
      <w:bookmarkEnd w:id="337"/>
      <w:bookmarkEnd w:id="338"/>
      <w:bookmarkEnd w:id="339"/>
    </w:p>
    <w:p w14:paraId="0E39C559" w14:textId="133A3340" w:rsidR="00E0118B" w:rsidRPr="00467597" w:rsidRDefault="00324A4C" w:rsidP="00324A4C">
      <w:pPr>
        <w:pStyle w:val="Heading2TextBulleted"/>
        <w:numPr>
          <w:ilvl w:val="0"/>
          <w:numId w:val="0"/>
        </w:numPr>
        <w:ind w:left="576"/>
        <w:rPr>
          <w:rFonts w:ascii="Calibri Light" w:hAnsi="Calibri Light" w:cs="Arial"/>
          <w:sz w:val="18"/>
        </w:rPr>
      </w:pPr>
      <w:r>
        <w:rPr>
          <w:rFonts w:ascii="Calibri Light" w:hAnsi="Calibri Light" w:cs="Arial"/>
          <w:sz w:val="18"/>
        </w:rPr>
        <w:t>Legacy Bill Statement</w:t>
      </w:r>
      <w:r w:rsidR="0081324B">
        <w:rPr>
          <w:rFonts w:ascii="Calibri Light" w:hAnsi="Calibri Light" w:cs="Arial"/>
          <w:sz w:val="18"/>
        </w:rPr>
        <w:t>s</w:t>
      </w:r>
      <w:r>
        <w:rPr>
          <w:rFonts w:ascii="Calibri Light" w:hAnsi="Calibri Light" w:cs="Arial"/>
          <w:sz w:val="18"/>
        </w:rPr>
        <w:t xml:space="preserve"> that </w:t>
      </w:r>
      <w:r w:rsidR="0081324B">
        <w:rPr>
          <w:rFonts w:ascii="Calibri Light" w:hAnsi="Calibri Light" w:cs="Arial"/>
          <w:sz w:val="18"/>
        </w:rPr>
        <w:t xml:space="preserve">are </w:t>
      </w:r>
      <w:r>
        <w:rPr>
          <w:rFonts w:ascii="Calibri Light" w:hAnsi="Calibri Light" w:cs="Arial"/>
          <w:sz w:val="18"/>
        </w:rPr>
        <w:t>store</w:t>
      </w:r>
      <w:r w:rsidR="0081324B">
        <w:rPr>
          <w:rFonts w:ascii="Calibri Light" w:hAnsi="Calibri Light" w:cs="Arial"/>
          <w:sz w:val="18"/>
        </w:rPr>
        <w:t>d</w:t>
      </w:r>
      <w:r>
        <w:rPr>
          <w:rFonts w:ascii="Calibri Light" w:hAnsi="Calibri Light" w:cs="Arial"/>
          <w:sz w:val="18"/>
        </w:rPr>
        <w:t xml:space="preserve"> in </w:t>
      </w:r>
      <w:r w:rsidR="004239AF">
        <w:rPr>
          <w:rFonts w:ascii="Calibri Light" w:hAnsi="Calibri Light" w:cs="Arial"/>
          <w:sz w:val="18"/>
        </w:rPr>
        <w:t>OpenText</w:t>
      </w:r>
      <w:r>
        <w:rPr>
          <w:rFonts w:ascii="Calibri Light" w:hAnsi="Calibri Light" w:cs="Arial"/>
          <w:sz w:val="18"/>
        </w:rPr>
        <w:t xml:space="preserve"> will under go conversion. The metadata for legacy Bill Statement image is Contract number (Service Account). Metadata for legacy Bill Statement image will be mapped to new SAP Contract number. This will be done using enhancement </w:t>
      </w:r>
      <w:hyperlink r:id="rId53" w:history="1">
        <w:r w:rsidRPr="00324A4C">
          <w:rPr>
            <w:rStyle w:val="Hyperlink"/>
            <w:rFonts w:ascii="Calibri Light" w:hAnsi="Calibri Light" w:cs="Arial"/>
            <w:i/>
            <w:sz w:val="18"/>
          </w:rPr>
          <w:t xml:space="preserve">C-UB-BI-09 - Bill image PDF migrated to </w:t>
        </w:r>
        <w:r w:rsidR="004239AF">
          <w:rPr>
            <w:rStyle w:val="Hyperlink"/>
            <w:rFonts w:ascii="Calibri Light" w:hAnsi="Calibri Light" w:cs="Arial"/>
            <w:i/>
            <w:sz w:val="18"/>
          </w:rPr>
          <w:t>OpenText</w:t>
        </w:r>
      </w:hyperlink>
      <w:r>
        <w:rPr>
          <w:rFonts w:ascii="Calibri Light" w:hAnsi="Calibri Light" w:cs="Arial"/>
          <w:sz w:val="18"/>
        </w:rPr>
        <w:t>.</w:t>
      </w:r>
    </w:p>
    <w:p w14:paraId="5954A4FF" w14:textId="11121271" w:rsidR="00E0118B" w:rsidRPr="006B24F0" w:rsidRDefault="001A6236" w:rsidP="003C6C8A">
      <w:pPr>
        <w:pStyle w:val="Heading2"/>
      </w:pPr>
      <w:bookmarkStart w:id="340" w:name="_Toc513448856"/>
      <w:r>
        <w:lastRenderedPageBreak/>
        <w:t>4.6</w:t>
      </w:r>
      <w:r w:rsidR="00872604" w:rsidRPr="006B24F0">
        <w:t xml:space="preserve"> </w:t>
      </w:r>
      <w:bookmarkStart w:id="341" w:name="_Toc406588331"/>
      <w:bookmarkStart w:id="342" w:name="_Toc491613845"/>
      <w:r w:rsidR="00E0118B" w:rsidRPr="006B24F0">
        <w:t>Other Considerations</w:t>
      </w:r>
      <w:bookmarkEnd w:id="340"/>
      <w:bookmarkEnd w:id="341"/>
      <w:bookmarkEnd w:id="342"/>
    </w:p>
    <w:p w14:paraId="23BDBA5A" w14:textId="14F94443" w:rsidR="00131612" w:rsidRDefault="00324A4C" w:rsidP="009F78F9">
      <w:pPr>
        <w:pStyle w:val="Heading2TextBulleted"/>
        <w:numPr>
          <w:ilvl w:val="0"/>
          <w:numId w:val="0"/>
        </w:numPr>
        <w:ind w:left="576"/>
        <w:rPr>
          <w:rFonts w:ascii="Calibri Light" w:hAnsi="Calibri Light" w:cs="Arial"/>
          <w:sz w:val="18"/>
        </w:rPr>
      </w:pPr>
      <w:r>
        <w:rPr>
          <w:rFonts w:ascii="Calibri Light" w:hAnsi="Calibri Light" w:cs="Arial"/>
          <w:sz w:val="18"/>
        </w:rPr>
        <w:t>N/A</w:t>
      </w:r>
    </w:p>
    <w:p w14:paraId="0E924E85" w14:textId="77777777" w:rsidR="009F78F9" w:rsidRDefault="009F78F9" w:rsidP="009F78F9">
      <w:pPr>
        <w:pStyle w:val="Heading2TextBulleted"/>
        <w:numPr>
          <w:ilvl w:val="0"/>
          <w:numId w:val="0"/>
        </w:numPr>
        <w:ind w:left="576"/>
        <w:rPr>
          <w:rFonts w:ascii="Calibri Light" w:hAnsi="Calibri Light" w:cs="Arial"/>
          <w:sz w:val="18"/>
        </w:rPr>
      </w:pPr>
    </w:p>
    <w:p w14:paraId="4EC28A84" w14:textId="77777777" w:rsidR="009F78F9" w:rsidRDefault="009F78F9" w:rsidP="009F78F9">
      <w:pPr>
        <w:pStyle w:val="Heading2TextBulleted"/>
        <w:numPr>
          <w:ilvl w:val="0"/>
          <w:numId w:val="0"/>
        </w:numPr>
        <w:ind w:left="576"/>
        <w:rPr>
          <w:rFonts w:ascii="Calibri Light" w:hAnsi="Calibri Light" w:cs="Arial"/>
          <w:sz w:val="18"/>
        </w:rPr>
      </w:pPr>
    </w:p>
    <w:p w14:paraId="3AED9538" w14:textId="77777777" w:rsidR="00E0118B" w:rsidRPr="006B24F0" w:rsidRDefault="003A2B84" w:rsidP="00F0069E">
      <w:pPr>
        <w:pStyle w:val="Heading1"/>
        <w:numPr>
          <w:ilvl w:val="0"/>
          <w:numId w:val="8"/>
        </w:numPr>
        <w:rPr>
          <w:rFonts w:ascii="Calibri Light" w:eastAsia="Calibri Light" w:hAnsi="Calibri Light" w:cs="Calibri Light"/>
        </w:rPr>
      </w:pPr>
      <w:bookmarkStart w:id="343" w:name="_Toc406588332"/>
      <w:bookmarkStart w:id="344" w:name="_Toc491613846"/>
      <w:r w:rsidRPr="1E137593">
        <w:rPr>
          <w:rFonts w:ascii="Calibri Light" w:eastAsia="Calibri Light" w:hAnsi="Calibri Light" w:cs="Calibri Light"/>
        </w:rPr>
        <w:lastRenderedPageBreak/>
        <w:t xml:space="preserve">  </w:t>
      </w:r>
      <w:bookmarkStart w:id="345" w:name="_Toc513448857"/>
      <w:r w:rsidR="00E0118B" w:rsidRPr="1E137593">
        <w:rPr>
          <w:rFonts w:ascii="Calibri Light" w:eastAsia="Calibri Light" w:hAnsi="Calibri Light" w:cs="Calibri Light"/>
        </w:rPr>
        <w:t>Change Management</w:t>
      </w:r>
      <w:bookmarkEnd w:id="345"/>
      <w:r w:rsidR="00E0118B" w:rsidRPr="1E137593">
        <w:rPr>
          <w:rFonts w:ascii="Calibri Light" w:eastAsia="Calibri Light" w:hAnsi="Calibri Light" w:cs="Calibri Light"/>
        </w:rPr>
        <w:t xml:space="preserve"> </w:t>
      </w:r>
      <w:bookmarkEnd w:id="343"/>
      <w:bookmarkEnd w:id="344"/>
    </w:p>
    <w:p w14:paraId="478264E1" w14:textId="77777777" w:rsidR="00E0118B" w:rsidRPr="006B24F0" w:rsidRDefault="00DA26C3" w:rsidP="003C6C8A">
      <w:pPr>
        <w:pStyle w:val="Heading2"/>
      </w:pPr>
      <w:bookmarkStart w:id="346" w:name="_Toc406588333"/>
      <w:bookmarkStart w:id="347" w:name="_Toc491613847"/>
      <w:bookmarkStart w:id="348" w:name="_Toc513448858"/>
      <w:r w:rsidRPr="006B24F0">
        <w:t xml:space="preserve">5.1 </w:t>
      </w:r>
      <w:r w:rsidR="00E0118B" w:rsidRPr="006B24F0">
        <w:t>Change Impacts</w:t>
      </w:r>
      <w:bookmarkEnd w:id="346"/>
      <w:bookmarkEnd w:id="347"/>
      <w:bookmarkEnd w:id="348"/>
    </w:p>
    <w:p w14:paraId="543F20CC" w14:textId="477B5B7E" w:rsidR="00953472" w:rsidRPr="006B24F0" w:rsidRDefault="00953472" w:rsidP="00953472">
      <w:pPr>
        <w:pStyle w:val="Heading2Text"/>
        <w:ind w:left="360"/>
        <w:rPr>
          <w:rFonts w:ascii="Calibri Light" w:hAnsi="Calibri Light" w:cs="Arial"/>
        </w:rPr>
      </w:pPr>
    </w:p>
    <w:tbl>
      <w:tblPr>
        <w:tblW w:w="9337" w:type="dxa"/>
        <w:tblInd w:w="-23"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1E0" w:firstRow="1" w:lastRow="1" w:firstColumn="1" w:lastColumn="1" w:noHBand="0" w:noVBand="0"/>
      </w:tblPr>
      <w:tblGrid>
        <w:gridCol w:w="6"/>
        <w:gridCol w:w="3688"/>
        <w:gridCol w:w="1876"/>
        <w:gridCol w:w="1468"/>
        <w:gridCol w:w="1175"/>
        <w:gridCol w:w="1124"/>
      </w:tblGrid>
      <w:tr w:rsidR="005C6879" w:rsidRPr="00A72892" w14:paraId="60C9AAC9" w14:textId="77777777" w:rsidTr="000F49D4">
        <w:trPr>
          <w:cantSplit/>
          <w:trHeight w:val="432"/>
          <w:tblHeader/>
        </w:trPr>
        <w:tc>
          <w:tcPr>
            <w:tcW w:w="3694" w:type="dxa"/>
            <w:gridSpan w:val="2"/>
            <w:tcBorders>
              <w:top w:val="threeDEmboss" w:sz="6" w:space="0" w:color="auto"/>
              <w:bottom w:val="single" w:sz="6" w:space="0" w:color="auto"/>
            </w:tcBorders>
            <w:shd w:val="clear" w:color="auto" w:fill="F9FBAF"/>
            <w:vAlign w:val="center"/>
          </w:tcPr>
          <w:p w14:paraId="676F6B77" w14:textId="77777777" w:rsidR="005C6879" w:rsidRPr="00A72892" w:rsidRDefault="00B33A9A" w:rsidP="005C6879">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Change Element Short Description</w:t>
            </w:r>
          </w:p>
        </w:tc>
        <w:tc>
          <w:tcPr>
            <w:tcW w:w="1876" w:type="dxa"/>
            <w:tcBorders>
              <w:top w:val="threeDEmboss" w:sz="6" w:space="0" w:color="auto"/>
              <w:bottom w:val="single" w:sz="6" w:space="0" w:color="auto"/>
            </w:tcBorders>
            <w:shd w:val="clear" w:color="auto" w:fill="F9FBAF"/>
            <w:vAlign w:val="center"/>
          </w:tcPr>
          <w:p w14:paraId="387A9F01" w14:textId="77777777" w:rsidR="005C6879" w:rsidRPr="00A72892" w:rsidRDefault="00B33A9A" w:rsidP="005C6879">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Change Impact Category</w:t>
            </w:r>
          </w:p>
        </w:tc>
        <w:tc>
          <w:tcPr>
            <w:tcW w:w="1468" w:type="dxa"/>
            <w:tcBorders>
              <w:top w:val="threeDEmboss" w:sz="6" w:space="0" w:color="auto"/>
              <w:bottom w:val="single" w:sz="6" w:space="0" w:color="auto"/>
            </w:tcBorders>
            <w:shd w:val="clear" w:color="auto" w:fill="F9FBAF"/>
            <w:vAlign w:val="center"/>
          </w:tcPr>
          <w:p w14:paraId="5332BCFB" w14:textId="77777777" w:rsidR="005C6879" w:rsidRPr="00A72892" w:rsidRDefault="00B33A9A" w:rsidP="005C6879">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Audience</w:t>
            </w:r>
            <w:r w:rsidR="005C6879" w:rsidRPr="1E137593">
              <w:rPr>
                <w:rFonts w:ascii="Calibri Light" w:eastAsia="Calibri Light" w:hAnsi="Calibri Light" w:cs="Calibri Light"/>
                <w:sz w:val="18"/>
                <w:szCs w:val="18"/>
              </w:rPr>
              <w:t xml:space="preserve"> Group(s)</w:t>
            </w:r>
          </w:p>
        </w:tc>
        <w:tc>
          <w:tcPr>
            <w:tcW w:w="1175" w:type="dxa"/>
            <w:tcBorders>
              <w:top w:val="threeDEmboss" w:sz="6" w:space="0" w:color="auto"/>
              <w:bottom w:val="single" w:sz="6" w:space="0" w:color="auto"/>
            </w:tcBorders>
            <w:shd w:val="clear" w:color="auto" w:fill="F9FBAF"/>
            <w:vAlign w:val="center"/>
          </w:tcPr>
          <w:p w14:paraId="5C88DE4C" w14:textId="77777777" w:rsidR="005C6879" w:rsidRPr="00A72892" w:rsidRDefault="00B33A9A" w:rsidP="005C6879">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Impact</w:t>
            </w:r>
          </w:p>
        </w:tc>
        <w:tc>
          <w:tcPr>
            <w:tcW w:w="1124" w:type="dxa"/>
            <w:tcBorders>
              <w:top w:val="threeDEmboss" w:sz="6" w:space="0" w:color="auto"/>
              <w:bottom w:val="single" w:sz="6" w:space="0" w:color="auto"/>
            </w:tcBorders>
            <w:shd w:val="clear" w:color="auto" w:fill="F9FBAF"/>
            <w:vAlign w:val="center"/>
          </w:tcPr>
          <w:p w14:paraId="09C4DFC8" w14:textId="77777777" w:rsidR="005C6879" w:rsidRPr="00A72892" w:rsidRDefault="005C6879" w:rsidP="005C6879">
            <w:pPr>
              <w:pStyle w:val="TableHeader-Left"/>
              <w:rPr>
                <w:rFonts w:ascii="Calibri Light,Arial" w:eastAsia="Calibri Light,Arial" w:hAnsi="Calibri Light,Arial" w:cs="Calibri Light,Arial"/>
                <w:sz w:val="18"/>
                <w:szCs w:val="18"/>
              </w:rPr>
            </w:pPr>
            <w:r w:rsidRPr="1E137593">
              <w:rPr>
                <w:rFonts w:ascii="Calibri Light" w:eastAsia="Calibri Light" w:hAnsi="Calibri Light" w:cs="Calibri Light"/>
                <w:sz w:val="18"/>
                <w:szCs w:val="18"/>
              </w:rPr>
              <w:t>Business Effort</w:t>
            </w:r>
          </w:p>
        </w:tc>
      </w:tr>
      <w:tr w:rsidR="00E34D9D" w:rsidRPr="00A72892" w14:paraId="2EFA522E" w14:textId="77777777" w:rsidTr="000F49D4">
        <w:trPr>
          <w:gridBefore w:val="1"/>
          <w:wBefore w:w="6" w:type="dxa"/>
          <w:cantSplit/>
          <w:trHeight w:val="432"/>
        </w:trPr>
        <w:tc>
          <w:tcPr>
            <w:tcW w:w="3688" w:type="dxa"/>
            <w:tcBorders>
              <w:top w:val="threeDEmboss" w:sz="6" w:space="0" w:color="auto"/>
              <w:bottom w:val="threeDEmboss" w:sz="6" w:space="0" w:color="auto"/>
            </w:tcBorders>
            <w:vAlign w:val="center"/>
          </w:tcPr>
          <w:p w14:paraId="7A00F87B" w14:textId="32C6183E" w:rsidR="00E34D9D" w:rsidRPr="00E34D9D" w:rsidRDefault="00E34D9D" w:rsidP="00E34D9D">
            <w:pPr>
              <w:pStyle w:val="NormalWeb"/>
              <w:rPr>
                <w:rFonts w:asciiTheme="minorHAnsi" w:eastAsiaTheme="minorEastAsia" w:hAnsiTheme="minorHAnsi" w:cstheme="minorBidi"/>
                <w:color w:val="000000"/>
                <w:sz w:val="18"/>
                <w:szCs w:val="18"/>
                <w:lang w:eastAsia="en-US"/>
              </w:rPr>
            </w:pPr>
            <w:commentRangeStart w:id="349"/>
            <w:r w:rsidRPr="1E137593">
              <w:rPr>
                <w:rFonts w:asciiTheme="minorHAnsi" w:eastAsiaTheme="minorEastAsia" w:hAnsiTheme="minorHAnsi" w:cstheme="minorBidi"/>
                <w:color w:val="000000"/>
                <w:sz w:val="18"/>
                <w:szCs w:val="18"/>
                <w:lang w:eastAsia="en-US"/>
              </w:rPr>
              <w:t>Currently, generating and mailing out</w:t>
            </w:r>
            <w:ins w:id="350" w:author="Tuan Howe" w:date="2018-05-18T14:50:00Z">
              <w:r w:rsidR="00691375" w:rsidRPr="1E137593">
                <w:rPr>
                  <w:rFonts w:asciiTheme="minorHAnsi" w:eastAsiaTheme="minorEastAsia" w:hAnsiTheme="minorHAnsi" w:cstheme="minorBidi"/>
                  <w:color w:val="000000"/>
                  <w:sz w:val="18"/>
                  <w:szCs w:val="18"/>
                  <w:lang w:eastAsia="en-US"/>
                </w:rPr>
                <w:t xml:space="preserve"> </w:t>
              </w:r>
            </w:ins>
            <w:r w:rsidRPr="1E137593">
              <w:rPr>
                <w:rFonts w:asciiTheme="minorHAnsi" w:eastAsiaTheme="minorEastAsia" w:hAnsiTheme="minorHAnsi" w:cstheme="minorBidi"/>
                <w:color w:val="000000"/>
                <w:sz w:val="18"/>
                <w:szCs w:val="18"/>
                <w:lang w:eastAsia="en-US"/>
              </w:rPr>
              <w:t>customer letters is a manual process.</w:t>
            </w:r>
          </w:p>
          <w:p w14:paraId="1249731C" w14:textId="77777777" w:rsidR="00E34D9D" w:rsidRPr="00E34D9D" w:rsidRDefault="00E34D9D" w:rsidP="00E34D9D">
            <w:pPr>
              <w:spacing w:before="100" w:beforeAutospacing="1" w:after="100" w:afterAutospacing="1"/>
              <w:rPr>
                <w:rFonts w:asciiTheme="minorHAnsi" w:eastAsiaTheme="minorEastAsia" w:hAnsiTheme="minorHAnsi" w:cstheme="minorBidi"/>
                <w:color w:val="000000"/>
                <w:sz w:val="18"/>
                <w:szCs w:val="18"/>
              </w:rPr>
            </w:pPr>
            <w:r w:rsidRPr="1E137593">
              <w:rPr>
                <w:rFonts w:asciiTheme="minorHAnsi" w:eastAsiaTheme="minorEastAsia" w:hAnsiTheme="minorHAnsi" w:cstheme="minorBidi"/>
                <w:color w:val="000000"/>
                <w:sz w:val="18"/>
                <w:szCs w:val="18"/>
              </w:rPr>
              <w:t>In SAP, the outbound correspondence process will be automated.</w:t>
            </w:r>
          </w:p>
          <w:p w14:paraId="26D1A65B" w14:textId="77777777" w:rsidR="00E34D9D" w:rsidRPr="00E34D9D" w:rsidRDefault="00E34D9D" w:rsidP="00E34D9D">
            <w:pPr>
              <w:spacing w:before="100" w:beforeAutospacing="1" w:after="100" w:afterAutospacing="1"/>
              <w:rPr>
                <w:rFonts w:asciiTheme="minorHAnsi" w:eastAsiaTheme="minorEastAsia" w:hAnsiTheme="minorHAnsi" w:cstheme="minorBidi"/>
                <w:color w:val="000000"/>
                <w:sz w:val="18"/>
                <w:szCs w:val="18"/>
              </w:rPr>
            </w:pPr>
            <w:r w:rsidRPr="1E137593">
              <w:rPr>
                <w:rFonts w:asciiTheme="minorHAnsi" w:eastAsiaTheme="minorEastAsia" w:hAnsiTheme="minorHAnsi" w:cstheme="minorBidi"/>
                <w:color w:val="000000"/>
                <w:sz w:val="18"/>
                <w:szCs w:val="18"/>
              </w:rPr>
              <w:t>Operational Impact: Benefit...Reduction in the manual work effort required to create and send out the appropriate letters</w:t>
            </w:r>
          </w:p>
          <w:p w14:paraId="110A9C5F" w14:textId="2EBF43D9" w:rsidR="00E34D9D" w:rsidRPr="00E34D9D" w:rsidDel="001E02C8" w:rsidRDefault="00E34D9D" w:rsidP="00E34D9D">
            <w:pPr>
              <w:pStyle w:val="TableField-Left"/>
              <w:rPr>
                <w:rFonts w:asciiTheme="minorHAnsi" w:eastAsiaTheme="minorEastAsia" w:hAnsiTheme="minorHAnsi" w:cstheme="minorBidi"/>
                <w:sz w:val="18"/>
                <w:szCs w:val="18"/>
                <w:lang w:val="de-CH"/>
              </w:rPr>
            </w:pPr>
            <w:r w:rsidRPr="1E137593">
              <w:rPr>
                <w:rFonts w:asciiTheme="minorHAnsi" w:eastAsiaTheme="minorEastAsia" w:hAnsiTheme="minorHAnsi" w:cstheme="minorBidi"/>
                <w:color w:val="000000"/>
                <w:sz w:val="18"/>
                <w:szCs w:val="18"/>
                <w:lang w:eastAsia="en-US"/>
              </w:rPr>
              <w:t>Customer Impact: N/A</w:t>
            </w:r>
            <w:commentRangeEnd w:id="349"/>
            <w:r w:rsidR="00386879">
              <w:rPr>
                <w:rStyle w:val="CommentReference"/>
                <w:rFonts w:ascii="Arial" w:eastAsia="Times New Roman" w:hAnsi="Arial"/>
                <w:lang w:eastAsia="en-US"/>
              </w:rPr>
              <w:commentReference w:id="349"/>
            </w:r>
          </w:p>
        </w:tc>
        <w:tc>
          <w:tcPr>
            <w:tcW w:w="1876" w:type="dxa"/>
            <w:tcBorders>
              <w:top w:val="threeDEmboss" w:sz="6" w:space="0" w:color="auto"/>
              <w:bottom w:val="threeDEmboss" w:sz="6" w:space="0" w:color="auto"/>
            </w:tcBorders>
            <w:vAlign w:val="center"/>
          </w:tcPr>
          <w:p w14:paraId="5F1D8FC6" w14:textId="61E9CEDF" w:rsidR="00E34D9D" w:rsidRPr="00E34D9D" w:rsidDel="001E02C8" w:rsidRDefault="00E34D9D" w:rsidP="00EA5F09">
            <w:pPr>
              <w:pStyle w:val="TableField-Left"/>
              <w:rPr>
                <w:rFonts w:asciiTheme="minorHAnsi" w:eastAsiaTheme="minorEastAsia" w:hAnsiTheme="minorHAnsi" w:cstheme="minorBidi"/>
                <w:color w:val="000000"/>
                <w:sz w:val="18"/>
                <w:szCs w:val="18"/>
                <w:lang w:eastAsia="en-US"/>
              </w:rPr>
            </w:pPr>
            <w:r w:rsidRPr="00E34D9D">
              <w:rPr>
                <w:rFonts w:asciiTheme="minorHAnsi" w:eastAsia="Times New Roman" w:hAnsiTheme="minorHAnsi"/>
                <w:noProof/>
                <w:color w:val="000000"/>
                <w:sz w:val="18"/>
                <w:szCs w:val="18"/>
                <w:lang w:eastAsia="en-US"/>
              </w:rPr>
              <w:drawing>
                <wp:inline distT="0" distB="0" distL="0" distR="0" wp14:anchorId="148FFA71" wp14:editId="128FD797">
                  <wp:extent cx="7620" cy="7620"/>
                  <wp:effectExtent l="0" t="0" r="0" b="0"/>
                  <wp:docPr id="14" name="Picture 14"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us-apps2.hcl-axon.com/icons/ecblank.gi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E34D9D">
              <w:rPr>
                <w:rFonts w:asciiTheme="minorHAnsi" w:eastAsia="Times New Roman" w:hAnsiTheme="minorHAnsi"/>
                <w:color w:val="000000"/>
                <w:sz w:val="18"/>
                <w:szCs w:val="18"/>
                <w:lang w:eastAsia="en-US"/>
              </w:rPr>
              <w:br/>
            </w:r>
            <w:r w:rsidRPr="1F0E58DF">
              <w:rPr>
                <w:rFonts w:asciiTheme="minorHAnsi" w:eastAsiaTheme="minorEastAsia" w:hAnsiTheme="minorHAnsi" w:cstheme="minorBidi"/>
                <w:color w:val="000000"/>
                <w:sz w:val="18"/>
                <w:szCs w:val="18"/>
                <w:lang w:eastAsia="en-US"/>
              </w:rPr>
              <w:t>Benefit/Improvement;Process;Technology (483)</w:t>
            </w:r>
          </w:p>
        </w:tc>
        <w:tc>
          <w:tcPr>
            <w:tcW w:w="1468" w:type="dxa"/>
            <w:tcBorders>
              <w:top w:val="threeDEmboss" w:sz="6" w:space="0" w:color="auto"/>
              <w:bottom w:val="threeDEmboss" w:sz="6" w:space="0" w:color="auto"/>
            </w:tcBorders>
            <w:vAlign w:val="center"/>
          </w:tcPr>
          <w:p w14:paraId="0C217FAA" w14:textId="0E1260C6" w:rsidR="00E34D9D" w:rsidRPr="00E34D9D" w:rsidDel="001E02C8" w:rsidRDefault="00E34D9D" w:rsidP="00EA5F09">
            <w:pPr>
              <w:pStyle w:val="TableField-Left"/>
              <w:rPr>
                <w:rFonts w:asciiTheme="minorHAnsi" w:eastAsiaTheme="minorEastAsia" w:hAnsiTheme="minorHAnsi" w:cstheme="minorBidi"/>
                <w:color w:val="000000"/>
                <w:sz w:val="18"/>
                <w:szCs w:val="18"/>
                <w:lang w:eastAsia="en-US"/>
              </w:rPr>
            </w:pPr>
            <w:r w:rsidRPr="1E137593">
              <w:rPr>
                <w:rFonts w:asciiTheme="minorHAnsi" w:eastAsiaTheme="minorEastAsia" w:hAnsiTheme="minorHAnsi" w:cstheme="minorBidi"/>
                <w:color w:val="000000"/>
                <w:sz w:val="18"/>
                <w:szCs w:val="18"/>
                <w:lang w:eastAsia="en-US"/>
              </w:rPr>
              <w:t>CS-CSOD-CCC All;CS-BCD-All;CS-CP&amp;S-All;CS-CSOD-RSO All</w:t>
            </w:r>
          </w:p>
        </w:tc>
        <w:tc>
          <w:tcPr>
            <w:tcW w:w="1175" w:type="dxa"/>
            <w:tcBorders>
              <w:top w:val="threeDEmboss" w:sz="6" w:space="0" w:color="auto"/>
              <w:bottom w:val="threeDEmboss" w:sz="6" w:space="0" w:color="auto"/>
            </w:tcBorders>
            <w:vAlign w:val="center"/>
          </w:tcPr>
          <w:p w14:paraId="7C2B6356" w14:textId="72174A6B" w:rsidR="00E34D9D" w:rsidRPr="00EA5F09" w:rsidDel="001E02C8" w:rsidRDefault="00E34D9D" w:rsidP="00EA5F09">
            <w:pPr>
              <w:pStyle w:val="TableField-Left"/>
              <w:rPr>
                <w:rFonts w:ascii="Calibri Light" w:eastAsia="Calibri Light" w:hAnsi="Calibri Light" w:cs="Calibri Light"/>
                <w:sz w:val="18"/>
                <w:szCs w:val="18"/>
                <w:lang w:val="de-CH"/>
              </w:rPr>
            </w:pPr>
            <w:r w:rsidRPr="1E137593">
              <w:rPr>
                <w:rFonts w:ascii="Calibri Light" w:eastAsia="Calibri Light" w:hAnsi="Calibri Light" w:cs="Calibri Light"/>
                <w:sz w:val="18"/>
                <w:szCs w:val="18"/>
                <w:lang w:val="de-CH"/>
              </w:rPr>
              <w:t>Medium</w:t>
            </w:r>
          </w:p>
        </w:tc>
        <w:tc>
          <w:tcPr>
            <w:tcW w:w="1124" w:type="dxa"/>
            <w:tcBorders>
              <w:top w:val="threeDEmboss" w:sz="6" w:space="0" w:color="auto"/>
              <w:bottom w:val="threeDEmboss" w:sz="6" w:space="0" w:color="auto"/>
            </w:tcBorders>
            <w:vAlign w:val="center"/>
          </w:tcPr>
          <w:p w14:paraId="278EDE7E" w14:textId="028ED772" w:rsidR="00E34D9D" w:rsidRPr="00EA5F09" w:rsidDel="001E02C8" w:rsidRDefault="00E34D9D" w:rsidP="00EA5F09">
            <w:pPr>
              <w:pStyle w:val="TableField-Left"/>
              <w:rPr>
                <w:rFonts w:ascii="Calibri Light" w:eastAsia="Calibri Light" w:hAnsi="Calibri Light" w:cs="Calibri Light"/>
                <w:sz w:val="18"/>
                <w:szCs w:val="18"/>
                <w:lang w:val="de-CH"/>
              </w:rPr>
            </w:pPr>
            <w:r w:rsidRPr="1E137593">
              <w:rPr>
                <w:rFonts w:ascii="Calibri Light" w:eastAsia="Calibri Light" w:hAnsi="Calibri Light" w:cs="Calibri Light"/>
                <w:sz w:val="18"/>
                <w:szCs w:val="18"/>
                <w:lang w:val="de-CH"/>
              </w:rPr>
              <w:t>Medium</w:t>
            </w:r>
          </w:p>
        </w:tc>
      </w:tr>
      <w:tr w:rsidR="00AA4E01" w:rsidRPr="00A72892" w14:paraId="31AA4A4B" w14:textId="77777777" w:rsidTr="000F49D4">
        <w:trPr>
          <w:gridBefore w:val="1"/>
          <w:wBefore w:w="6" w:type="dxa"/>
          <w:cantSplit/>
          <w:trHeight w:val="432"/>
        </w:trPr>
        <w:tc>
          <w:tcPr>
            <w:tcW w:w="3688" w:type="dxa"/>
            <w:tcBorders>
              <w:top w:val="threeDEmboss" w:sz="6" w:space="0" w:color="auto"/>
              <w:bottom w:val="threeDEmboss" w:sz="6" w:space="0" w:color="auto"/>
            </w:tcBorders>
            <w:vAlign w:val="center"/>
          </w:tcPr>
          <w:p w14:paraId="7456AA17" w14:textId="5D447DB5" w:rsidR="00AA4E01" w:rsidRPr="005C34F8" w:rsidDel="001E02C8" w:rsidRDefault="005C34F8" w:rsidP="00DD2DC5">
            <w:pPr>
              <w:pStyle w:val="TableField-Left"/>
              <w:rPr>
                <w:rFonts w:ascii="Calibri Light" w:eastAsia="Calibri Light" w:hAnsi="Calibri Light" w:cs="Calibri Light"/>
                <w:sz w:val="18"/>
                <w:szCs w:val="18"/>
                <w:lang w:val="de-CH"/>
              </w:rPr>
            </w:pPr>
            <w:r w:rsidRPr="1E137593">
              <w:rPr>
                <w:rFonts w:ascii="Calibri" w:eastAsia="Calibri" w:hAnsi="Calibri" w:cs="Calibri"/>
                <w:sz w:val="18"/>
                <w:szCs w:val="18"/>
              </w:rPr>
              <w:t xml:space="preserve">In SAP, users will be able to send letter of credit/residency via the customers' preferred communication channel (e.g. email). Currently </w:t>
            </w:r>
            <w:r w:rsidR="00DD2DC5" w:rsidRPr="1E137593">
              <w:rPr>
                <w:rFonts w:ascii="Calibri" w:eastAsia="Calibri" w:hAnsi="Calibri" w:cs="Calibri"/>
                <w:sz w:val="18"/>
                <w:szCs w:val="18"/>
              </w:rPr>
              <w:t>front office user</w:t>
            </w:r>
            <w:r w:rsidRPr="1E137593">
              <w:rPr>
                <w:rFonts w:ascii="Calibri" w:eastAsia="Calibri" w:hAnsi="Calibri" w:cs="Calibri"/>
                <w:sz w:val="18"/>
                <w:szCs w:val="18"/>
              </w:rPr>
              <w:t xml:space="preserve"> can only send letters of credit and residency through US Postal mail. SAP provides more flexibility based on the customer's request and allows them to receive it faster than postal mail.</w:t>
            </w:r>
          </w:p>
        </w:tc>
        <w:tc>
          <w:tcPr>
            <w:tcW w:w="1876" w:type="dxa"/>
            <w:tcBorders>
              <w:top w:val="threeDEmboss" w:sz="6" w:space="0" w:color="auto"/>
              <w:bottom w:val="threeDEmboss" w:sz="6" w:space="0" w:color="auto"/>
            </w:tcBorders>
            <w:vAlign w:val="center"/>
          </w:tcPr>
          <w:p w14:paraId="3BC82EA4" w14:textId="1406B4C1" w:rsidR="00AA4E01" w:rsidRPr="00EA5F09" w:rsidDel="001E02C8" w:rsidRDefault="005C34F8" w:rsidP="00EA5F09">
            <w:pPr>
              <w:pStyle w:val="TableField-Left"/>
              <w:rPr>
                <w:rFonts w:ascii="Calibri Light" w:eastAsia="Calibri Light" w:hAnsi="Calibri Light" w:cs="Calibri Light"/>
                <w:sz w:val="18"/>
                <w:szCs w:val="18"/>
                <w:lang w:val="de-CH"/>
              </w:rPr>
            </w:pPr>
            <w:r>
              <w:rPr>
                <w:noProof/>
                <w:lang w:eastAsia="en-US"/>
              </w:rPr>
              <w:drawing>
                <wp:inline distT="0" distB="0" distL="0" distR="0" wp14:anchorId="0FB981EF" wp14:editId="127F7CD1">
                  <wp:extent cx="7620" cy="7620"/>
                  <wp:effectExtent l="0" t="0" r="0" b="0"/>
                  <wp:docPr id="8" name="Picture 8"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s-apps2.hcl-axon.com/icons/ecblank.gi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br/>
            </w:r>
            <w:r w:rsidRPr="1F0E58DF">
              <w:rPr>
                <w:rFonts w:ascii="Calibri" w:eastAsia="Calibri" w:hAnsi="Calibri" w:cs="Calibri"/>
                <w:sz w:val="18"/>
                <w:szCs w:val="18"/>
              </w:rPr>
              <w:t>Process;Job Roles;Benefit/Improvement (273)</w:t>
            </w:r>
          </w:p>
        </w:tc>
        <w:tc>
          <w:tcPr>
            <w:tcW w:w="1468" w:type="dxa"/>
            <w:tcBorders>
              <w:top w:val="threeDEmboss" w:sz="6" w:space="0" w:color="auto"/>
              <w:bottom w:val="threeDEmboss" w:sz="6" w:space="0" w:color="auto"/>
            </w:tcBorders>
            <w:vAlign w:val="center"/>
          </w:tcPr>
          <w:p w14:paraId="09B20DD7" w14:textId="5C6F4FDD" w:rsidR="00AA4E01" w:rsidRPr="005C34F8" w:rsidDel="001E02C8" w:rsidRDefault="005C34F8" w:rsidP="00EA5F09">
            <w:pPr>
              <w:pStyle w:val="TableField-Left"/>
              <w:rPr>
                <w:rFonts w:asciiTheme="minorHAnsi" w:eastAsiaTheme="minorEastAsia" w:hAnsiTheme="minorHAnsi" w:cstheme="minorBidi"/>
                <w:sz w:val="18"/>
                <w:szCs w:val="18"/>
                <w:lang w:val="de-CH"/>
              </w:rPr>
            </w:pPr>
            <w:r w:rsidRPr="1E137593">
              <w:rPr>
                <w:rFonts w:asciiTheme="minorHAnsi" w:eastAsiaTheme="minorEastAsia" w:hAnsiTheme="minorHAnsi" w:cstheme="minorBidi"/>
                <w:sz w:val="18"/>
                <w:szCs w:val="18"/>
              </w:rPr>
              <w:t>CS-CSOD-CCC All;CS-CSOD-Consumer Affairs</w:t>
            </w:r>
          </w:p>
        </w:tc>
        <w:tc>
          <w:tcPr>
            <w:tcW w:w="1175" w:type="dxa"/>
            <w:tcBorders>
              <w:top w:val="threeDEmboss" w:sz="6" w:space="0" w:color="auto"/>
              <w:bottom w:val="threeDEmboss" w:sz="6" w:space="0" w:color="auto"/>
            </w:tcBorders>
            <w:vAlign w:val="center"/>
          </w:tcPr>
          <w:p w14:paraId="0EC9B6CB" w14:textId="1E2A4D79" w:rsidR="00AA4E01" w:rsidRPr="00EA5F09" w:rsidDel="001E02C8" w:rsidRDefault="005C34F8" w:rsidP="00EA5F09">
            <w:pPr>
              <w:pStyle w:val="TableField-Left"/>
              <w:rPr>
                <w:rFonts w:ascii="Calibri Light" w:eastAsia="Calibri Light" w:hAnsi="Calibri Light" w:cs="Calibri Light"/>
                <w:sz w:val="18"/>
                <w:szCs w:val="18"/>
                <w:lang w:val="de-CH"/>
              </w:rPr>
            </w:pPr>
            <w:r w:rsidRPr="1E137593">
              <w:rPr>
                <w:rFonts w:ascii="Calibri Light" w:eastAsia="Calibri Light" w:hAnsi="Calibri Light" w:cs="Calibri Light"/>
                <w:sz w:val="18"/>
                <w:szCs w:val="18"/>
                <w:lang w:val="de-CH"/>
              </w:rPr>
              <w:t>Low</w:t>
            </w:r>
          </w:p>
        </w:tc>
        <w:tc>
          <w:tcPr>
            <w:tcW w:w="1124" w:type="dxa"/>
            <w:tcBorders>
              <w:top w:val="threeDEmboss" w:sz="6" w:space="0" w:color="auto"/>
              <w:bottom w:val="threeDEmboss" w:sz="6" w:space="0" w:color="auto"/>
            </w:tcBorders>
            <w:vAlign w:val="center"/>
          </w:tcPr>
          <w:p w14:paraId="6B763A5F" w14:textId="57EAE92E" w:rsidR="00AA4E01" w:rsidRPr="00EA5F09" w:rsidDel="001E02C8" w:rsidRDefault="005C34F8" w:rsidP="00EA5F09">
            <w:pPr>
              <w:pStyle w:val="TableField-Left"/>
              <w:rPr>
                <w:rFonts w:ascii="Calibri Light" w:eastAsia="Calibri Light" w:hAnsi="Calibri Light" w:cs="Calibri Light"/>
                <w:sz w:val="18"/>
                <w:szCs w:val="18"/>
                <w:lang w:val="de-CH"/>
              </w:rPr>
            </w:pPr>
            <w:r w:rsidRPr="1E137593">
              <w:rPr>
                <w:rFonts w:ascii="Calibri Light" w:eastAsia="Calibri Light" w:hAnsi="Calibri Light" w:cs="Calibri Light"/>
                <w:sz w:val="18"/>
                <w:szCs w:val="18"/>
                <w:lang w:val="de-CH"/>
              </w:rPr>
              <w:t>Low</w:t>
            </w:r>
          </w:p>
        </w:tc>
      </w:tr>
      <w:tr w:rsidR="00AA4E01" w:rsidRPr="00A72892" w14:paraId="5571D22D" w14:textId="77777777" w:rsidTr="000F49D4">
        <w:trPr>
          <w:gridBefore w:val="1"/>
          <w:wBefore w:w="6" w:type="dxa"/>
          <w:cantSplit/>
          <w:trHeight w:val="432"/>
        </w:trPr>
        <w:tc>
          <w:tcPr>
            <w:tcW w:w="3688" w:type="dxa"/>
            <w:tcBorders>
              <w:top w:val="threeDEmboss" w:sz="6" w:space="0" w:color="auto"/>
              <w:bottom w:val="threeDEmboss" w:sz="6" w:space="0" w:color="auto"/>
            </w:tcBorders>
            <w:vAlign w:val="center"/>
          </w:tcPr>
          <w:p w14:paraId="5D34149F" w14:textId="019ECE02" w:rsidR="00AA4E01" w:rsidRPr="005C34F8" w:rsidRDefault="005C34F8" w:rsidP="00EA5F09">
            <w:pPr>
              <w:pStyle w:val="TableField-Left"/>
              <w:rPr>
                <w:rFonts w:asciiTheme="minorHAnsi" w:eastAsiaTheme="minorEastAsia" w:hAnsiTheme="minorHAnsi" w:cstheme="minorBidi"/>
                <w:sz w:val="18"/>
                <w:szCs w:val="18"/>
                <w:lang w:val="de-CH"/>
              </w:rPr>
            </w:pPr>
            <w:r w:rsidRPr="1E137593">
              <w:rPr>
                <w:rFonts w:asciiTheme="minorHAnsi" w:eastAsiaTheme="minorEastAsia" w:hAnsiTheme="minorHAnsi" w:cstheme="minorBidi"/>
                <w:sz w:val="18"/>
                <w:szCs w:val="18"/>
              </w:rPr>
              <w:t xml:space="preserve">SAP allows for front office users the ability to send the non-cash security and guarantor letters via </w:t>
            </w:r>
            <w:r w:rsidR="004239AF" w:rsidRPr="1E137593">
              <w:rPr>
                <w:rFonts w:asciiTheme="minorHAnsi" w:eastAsiaTheme="minorEastAsia" w:hAnsiTheme="minorHAnsi" w:cstheme="minorBidi"/>
                <w:sz w:val="18"/>
                <w:szCs w:val="18"/>
              </w:rPr>
              <w:t>OpenText</w:t>
            </w:r>
            <w:r w:rsidRPr="1E137593">
              <w:rPr>
                <w:rFonts w:asciiTheme="minorHAnsi" w:eastAsiaTheme="minorEastAsia" w:hAnsiTheme="minorHAnsi" w:cstheme="minorBidi"/>
                <w:sz w:val="18"/>
                <w:szCs w:val="18"/>
              </w:rPr>
              <w:t>. Currently an email is sent to RSO Credit to generate and mail out these letters. There will be no hand off needed to send out the letter.</w:t>
            </w:r>
          </w:p>
        </w:tc>
        <w:tc>
          <w:tcPr>
            <w:tcW w:w="1876" w:type="dxa"/>
            <w:tcBorders>
              <w:top w:val="threeDEmboss" w:sz="6" w:space="0" w:color="auto"/>
              <w:bottom w:val="threeDEmboss" w:sz="6" w:space="0" w:color="auto"/>
            </w:tcBorders>
            <w:vAlign w:val="center"/>
          </w:tcPr>
          <w:p w14:paraId="32080F33" w14:textId="67192332" w:rsidR="00AA4E01" w:rsidRPr="005C34F8" w:rsidDel="001E02C8" w:rsidRDefault="005C34F8" w:rsidP="00EA5F09">
            <w:pPr>
              <w:pStyle w:val="TableField-Left"/>
              <w:rPr>
                <w:rFonts w:asciiTheme="minorHAnsi" w:eastAsiaTheme="minorEastAsia" w:hAnsiTheme="minorHAnsi" w:cstheme="minorBidi"/>
                <w:sz w:val="18"/>
                <w:szCs w:val="18"/>
                <w:lang w:val="de-CH"/>
              </w:rPr>
            </w:pPr>
            <w:r w:rsidRPr="1E137593">
              <w:rPr>
                <w:rFonts w:asciiTheme="minorHAnsi" w:eastAsiaTheme="minorEastAsia" w:hAnsiTheme="minorHAnsi" w:cstheme="minorBidi"/>
                <w:sz w:val="18"/>
                <w:szCs w:val="18"/>
              </w:rPr>
              <w:t>Job Roles;Process;Benefit/Improvement;Staffing Levels (274)</w:t>
            </w:r>
          </w:p>
        </w:tc>
        <w:tc>
          <w:tcPr>
            <w:tcW w:w="1468" w:type="dxa"/>
            <w:tcBorders>
              <w:top w:val="threeDEmboss" w:sz="6" w:space="0" w:color="auto"/>
              <w:bottom w:val="threeDEmboss" w:sz="6" w:space="0" w:color="auto"/>
            </w:tcBorders>
            <w:vAlign w:val="center"/>
          </w:tcPr>
          <w:p w14:paraId="7A3BDF88" w14:textId="2B49CD71" w:rsidR="00AA4E01" w:rsidRPr="005C34F8" w:rsidDel="001E02C8" w:rsidRDefault="005C34F8" w:rsidP="00EA5F09">
            <w:pPr>
              <w:pStyle w:val="TableField-Left"/>
              <w:rPr>
                <w:rFonts w:asciiTheme="minorHAnsi" w:eastAsiaTheme="minorEastAsia" w:hAnsiTheme="minorHAnsi" w:cstheme="minorBidi"/>
                <w:sz w:val="18"/>
                <w:szCs w:val="18"/>
                <w:lang w:val="de-CH"/>
              </w:rPr>
            </w:pPr>
            <w:r w:rsidRPr="1E137593">
              <w:rPr>
                <w:rFonts w:asciiTheme="minorHAnsi" w:eastAsiaTheme="minorEastAsia" w:hAnsiTheme="minorHAnsi" w:cstheme="minorBidi"/>
                <w:sz w:val="18"/>
                <w:szCs w:val="18"/>
              </w:rPr>
              <w:t>CS-CSOD-CCC All;CS-CSOD-RSO-Credit;CS-BCD-All;CS-CSOD-Consumer Affairs</w:t>
            </w:r>
          </w:p>
        </w:tc>
        <w:tc>
          <w:tcPr>
            <w:tcW w:w="1175" w:type="dxa"/>
            <w:tcBorders>
              <w:top w:val="threeDEmboss" w:sz="6" w:space="0" w:color="auto"/>
              <w:bottom w:val="threeDEmboss" w:sz="6" w:space="0" w:color="auto"/>
            </w:tcBorders>
            <w:vAlign w:val="center"/>
          </w:tcPr>
          <w:p w14:paraId="65FB5399" w14:textId="7EC862A8" w:rsidR="00AA4E01" w:rsidRPr="00EA5F09" w:rsidDel="001E02C8" w:rsidRDefault="005C34F8" w:rsidP="00EA5F09">
            <w:pPr>
              <w:pStyle w:val="TableField-Left"/>
              <w:rPr>
                <w:rFonts w:ascii="Calibri Light" w:eastAsia="Calibri Light" w:hAnsi="Calibri Light" w:cs="Calibri Light"/>
                <w:sz w:val="18"/>
                <w:szCs w:val="18"/>
                <w:lang w:val="de-CH"/>
              </w:rPr>
            </w:pPr>
            <w:r w:rsidRPr="1E137593">
              <w:rPr>
                <w:rFonts w:ascii="Calibri Light" w:eastAsia="Calibri Light" w:hAnsi="Calibri Light" w:cs="Calibri Light"/>
                <w:sz w:val="18"/>
                <w:szCs w:val="18"/>
                <w:lang w:val="de-CH"/>
              </w:rPr>
              <w:t>Low</w:t>
            </w:r>
          </w:p>
        </w:tc>
        <w:tc>
          <w:tcPr>
            <w:tcW w:w="1124" w:type="dxa"/>
            <w:tcBorders>
              <w:top w:val="threeDEmboss" w:sz="6" w:space="0" w:color="auto"/>
              <w:bottom w:val="threeDEmboss" w:sz="6" w:space="0" w:color="auto"/>
            </w:tcBorders>
            <w:vAlign w:val="center"/>
          </w:tcPr>
          <w:p w14:paraId="75C303B3" w14:textId="687DC07D" w:rsidR="00AA4E01" w:rsidRDefault="005C34F8" w:rsidP="00EA5F09">
            <w:pPr>
              <w:pStyle w:val="TableField-Left"/>
              <w:rPr>
                <w:rFonts w:ascii="Calibri Light" w:eastAsia="Calibri Light" w:hAnsi="Calibri Light" w:cs="Calibri Light"/>
                <w:sz w:val="18"/>
                <w:szCs w:val="18"/>
                <w:lang w:val="de-CH"/>
              </w:rPr>
            </w:pPr>
            <w:r w:rsidRPr="51CFB61B">
              <w:rPr>
                <w:rFonts w:ascii="Calibri Light" w:eastAsia="Calibri Light" w:hAnsi="Calibri Light" w:cs="Calibri Light"/>
                <w:sz w:val="18"/>
                <w:szCs w:val="18"/>
                <w:lang w:val="de-CH"/>
              </w:rPr>
              <w:t>Low</w:t>
            </w:r>
          </w:p>
        </w:tc>
      </w:tr>
      <w:tr w:rsidR="00AA4E01" w:rsidRPr="00A72892" w14:paraId="35E946F0" w14:textId="77777777" w:rsidTr="000F49D4">
        <w:trPr>
          <w:gridBefore w:val="1"/>
          <w:wBefore w:w="6" w:type="dxa"/>
          <w:cantSplit/>
          <w:trHeight w:val="432"/>
        </w:trPr>
        <w:tc>
          <w:tcPr>
            <w:tcW w:w="3688" w:type="dxa"/>
            <w:tcBorders>
              <w:top w:val="threeDEmboss" w:sz="6" w:space="0" w:color="auto"/>
              <w:bottom w:val="threeDEmboss" w:sz="6" w:space="0" w:color="auto"/>
            </w:tcBorders>
            <w:vAlign w:val="center"/>
          </w:tcPr>
          <w:p w14:paraId="65771046" w14:textId="27976837" w:rsidR="00AA4E01" w:rsidRPr="005C34F8" w:rsidRDefault="005C34F8" w:rsidP="0081324B">
            <w:pPr>
              <w:pStyle w:val="TableField-Left"/>
              <w:rPr>
                <w:rFonts w:asciiTheme="minorHAnsi" w:eastAsiaTheme="minorEastAsia" w:hAnsiTheme="minorHAnsi" w:cstheme="minorBidi"/>
                <w:sz w:val="18"/>
                <w:szCs w:val="18"/>
                <w:lang w:val="de-CH"/>
              </w:rPr>
            </w:pPr>
            <w:r w:rsidRPr="51CFB61B">
              <w:rPr>
                <w:rFonts w:asciiTheme="minorHAnsi" w:eastAsiaTheme="minorEastAsia" w:hAnsiTheme="minorHAnsi" w:cstheme="minorBidi"/>
                <w:sz w:val="18"/>
                <w:szCs w:val="18"/>
              </w:rPr>
              <w:t xml:space="preserve">CCC users will have the ability send the CARE cover letter to the customer for recertification. Currently users send a request for recertification to </w:t>
            </w:r>
            <w:r w:rsidR="0081324B" w:rsidRPr="51CFB61B">
              <w:rPr>
                <w:rFonts w:asciiTheme="minorHAnsi" w:eastAsiaTheme="minorEastAsia" w:hAnsiTheme="minorHAnsi" w:cstheme="minorBidi"/>
                <w:sz w:val="18"/>
                <w:szCs w:val="18"/>
              </w:rPr>
              <w:t xml:space="preserve">PSO </w:t>
            </w:r>
            <w:r w:rsidRPr="51CFB61B">
              <w:rPr>
                <w:rFonts w:asciiTheme="minorHAnsi" w:eastAsiaTheme="minorEastAsia" w:hAnsiTheme="minorHAnsi" w:cstheme="minorBidi"/>
                <w:sz w:val="18"/>
                <w:szCs w:val="18"/>
              </w:rPr>
              <w:t>to process the letter. The change will reduce handoffs and create efficiencies resulting in first call resolution.</w:t>
            </w:r>
          </w:p>
        </w:tc>
        <w:tc>
          <w:tcPr>
            <w:tcW w:w="1876" w:type="dxa"/>
            <w:tcBorders>
              <w:top w:val="threeDEmboss" w:sz="6" w:space="0" w:color="auto"/>
              <w:bottom w:val="threeDEmboss" w:sz="6" w:space="0" w:color="auto"/>
            </w:tcBorders>
            <w:vAlign w:val="center"/>
          </w:tcPr>
          <w:p w14:paraId="23B8398E" w14:textId="1AD64E09" w:rsidR="00AA4E01" w:rsidRPr="005C34F8" w:rsidDel="001E02C8" w:rsidRDefault="005C34F8" w:rsidP="00EA5F09">
            <w:pPr>
              <w:pStyle w:val="TableField-Left"/>
              <w:rPr>
                <w:rFonts w:asciiTheme="minorHAnsi" w:eastAsiaTheme="minorEastAsia" w:hAnsiTheme="minorHAnsi" w:cstheme="minorBidi"/>
                <w:sz w:val="18"/>
                <w:szCs w:val="18"/>
                <w:lang w:val="de-CH"/>
              </w:rPr>
            </w:pPr>
            <w:r w:rsidRPr="51CFB61B">
              <w:rPr>
                <w:rFonts w:asciiTheme="minorHAnsi" w:eastAsiaTheme="minorEastAsia" w:hAnsiTheme="minorHAnsi" w:cstheme="minorBidi"/>
                <w:sz w:val="18"/>
                <w:szCs w:val="18"/>
              </w:rPr>
              <w:t>Benefit/Improvement;Process (370)</w:t>
            </w:r>
          </w:p>
        </w:tc>
        <w:tc>
          <w:tcPr>
            <w:tcW w:w="1468" w:type="dxa"/>
            <w:tcBorders>
              <w:top w:val="threeDEmboss" w:sz="6" w:space="0" w:color="auto"/>
              <w:bottom w:val="threeDEmboss" w:sz="6" w:space="0" w:color="auto"/>
            </w:tcBorders>
            <w:vAlign w:val="center"/>
          </w:tcPr>
          <w:p w14:paraId="6D84B42E" w14:textId="2BA9B7BB" w:rsidR="00AA4E01" w:rsidRPr="005C34F8" w:rsidDel="001E02C8" w:rsidRDefault="005C34F8" w:rsidP="00EA5F09">
            <w:pPr>
              <w:pStyle w:val="TableField-Left"/>
              <w:rPr>
                <w:rFonts w:asciiTheme="minorHAnsi" w:eastAsiaTheme="minorEastAsia" w:hAnsiTheme="minorHAnsi" w:cstheme="minorBidi"/>
                <w:sz w:val="18"/>
                <w:szCs w:val="18"/>
                <w:lang w:val="de-CH"/>
              </w:rPr>
            </w:pPr>
            <w:r w:rsidRPr="51CFB61B">
              <w:rPr>
                <w:rFonts w:asciiTheme="minorHAnsi" w:eastAsiaTheme="minorEastAsia" w:hAnsiTheme="minorHAnsi" w:cstheme="minorBidi"/>
                <w:sz w:val="18"/>
                <w:szCs w:val="18"/>
              </w:rPr>
              <w:t>CS-CSOD-CCC All;CS-CSOD-Consumer Affairs</w:t>
            </w:r>
          </w:p>
        </w:tc>
        <w:tc>
          <w:tcPr>
            <w:tcW w:w="1175" w:type="dxa"/>
            <w:tcBorders>
              <w:top w:val="threeDEmboss" w:sz="6" w:space="0" w:color="auto"/>
              <w:bottom w:val="threeDEmboss" w:sz="6" w:space="0" w:color="auto"/>
            </w:tcBorders>
            <w:vAlign w:val="center"/>
          </w:tcPr>
          <w:p w14:paraId="17014060" w14:textId="546CF6CE" w:rsidR="00AA4E01" w:rsidRPr="005C34F8" w:rsidDel="001E02C8" w:rsidRDefault="005C34F8" w:rsidP="00EA5F09">
            <w:pPr>
              <w:pStyle w:val="TableField-Left"/>
              <w:rPr>
                <w:rFonts w:asciiTheme="minorHAnsi" w:eastAsiaTheme="minorEastAsia" w:hAnsiTheme="minorHAnsi" w:cstheme="minorBidi"/>
                <w:sz w:val="18"/>
                <w:szCs w:val="18"/>
                <w:lang w:val="de-CH"/>
              </w:rPr>
            </w:pPr>
            <w:r w:rsidRPr="51CFB61B">
              <w:rPr>
                <w:rFonts w:asciiTheme="minorHAnsi" w:eastAsiaTheme="minorEastAsia" w:hAnsiTheme="minorHAnsi" w:cstheme="minorBidi"/>
                <w:sz w:val="18"/>
                <w:szCs w:val="18"/>
                <w:lang w:val="de-CH"/>
              </w:rPr>
              <w:t>Low</w:t>
            </w:r>
          </w:p>
        </w:tc>
        <w:tc>
          <w:tcPr>
            <w:tcW w:w="1124" w:type="dxa"/>
            <w:tcBorders>
              <w:top w:val="threeDEmboss" w:sz="6" w:space="0" w:color="auto"/>
              <w:bottom w:val="threeDEmboss" w:sz="6" w:space="0" w:color="auto"/>
            </w:tcBorders>
            <w:vAlign w:val="center"/>
          </w:tcPr>
          <w:p w14:paraId="260F5980" w14:textId="734524C2" w:rsidR="00AA4E01" w:rsidRPr="005C34F8" w:rsidRDefault="005C34F8" w:rsidP="00EA5F09">
            <w:pPr>
              <w:pStyle w:val="TableField-Left"/>
              <w:rPr>
                <w:rFonts w:asciiTheme="minorHAnsi" w:eastAsiaTheme="minorEastAsia" w:hAnsiTheme="minorHAnsi" w:cstheme="minorBidi"/>
                <w:sz w:val="18"/>
                <w:szCs w:val="18"/>
                <w:lang w:val="de-CH"/>
              </w:rPr>
            </w:pPr>
            <w:r w:rsidRPr="51CFB61B">
              <w:rPr>
                <w:rFonts w:asciiTheme="minorHAnsi" w:eastAsiaTheme="minorEastAsia" w:hAnsiTheme="minorHAnsi" w:cstheme="minorBidi"/>
                <w:sz w:val="18"/>
                <w:szCs w:val="18"/>
                <w:lang w:val="de-CH"/>
              </w:rPr>
              <w:t>Low</w:t>
            </w:r>
          </w:p>
        </w:tc>
      </w:tr>
      <w:tr w:rsidR="00AA4E01" w:rsidRPr="00A72892" w14:paraId="48DEF23F" w14:textId="77777777" w:rsidTr="000F49D4">
        <w:trPr>
          <w:gridBefore w:val="1"/>
          <w:wBefore w:w="6" w:type="dxa"/>
          <w:cantSplit/>
          <w:trHeight w:val="432"/>
        </w:trPr>
        <w:tc>
          <w:tcPr>
            <w:tcW w:w="3688" w:type="dxa"/>
            <w:tcBorders>
              <w:top w:val="threeDEmboss" w:sz="6" w:space="0" w:color="auto"/>
              <w:bottom w:val="threeDEmboss" w:sz="6" w:space="0" w:color="auto"/>
            </w:tcBorders>
            <w:vAlign w:val="center"/>
          </w:tcPr>
          <w:p w14:paraId="4AEF51F5" w14:textId="6CF6CD5F" w:rsidR="00AA4E01" w:rsidRPr="005C34F8" w:rsidRDefault="005C34F8" w:rsidP="47F7D640">
            <w:pPr>
              <w:pStyle w:val="TableField-Left"/>
              <w:rPr>
                <w:rFonts w:asciiTheme="minorHAnsi" w:eastAsiaTheme="minorEastAsia" w:hAnsiTheme="minorHAnsi" w:cstheme="minorBidi"/>
                <w:sz w:val="18"/>
                <w:szCs w:val="18"/>
                <w:lang w:val="de-CH"/>
              </w:rPr>
            </w:pPr>
            <w:r w:rsidRPr="51CFB61B">
              <w:rPr>
                <w:rFonts w:asciiTheme="minorHAnsi" w:eastAsiaTheme="minorEastAsia" w:hAnsiTheme="minorHAnsi" w:cstheme="minorBidi"/>
                <w:sz w:val="18"/>
                <w:szCs w:val="18"/>
              </w:rPr>
              <w:t>Customer Contact Center (CCC) As a process efficiency, the CCC will have the ability to send out the CVD letter regarding the deceased customer. Today, the CCC sends an email to RSO CVD once they receive a call regarding a deceased customer. RSO mails the customer a letter of confirmation. The new process would not require the hand off to RSO to complete the request.</w:t>
            </w:r>
          </w:p>
        </w:tc>
        <w:tc>
          <w:tcPr>
            <w:tcW w:w="1876" w:type="dxa"/>
            <w:tcBorders>
              <w:top w:val="threeDEmboss" w:sz="6" w:space="0" w:color="auto"/>
              <w:bottom w:val="threeDEmboss" w:sz="6" w:space="0" w:color="auto"/>
            </w:tcBorders>
            <w:vAlign w:val="center"/>
          </w:tcPr>
          <w:p w14:paraId="5A2800EA" w14:textId="158FE719" w:rsidR="00AA4E01" w:rsidRPr="005C34F8" w:rsidDel="001E02C8" w:rsidRDefault="005C34F8" w:rsidP="00EA5F09">
            <w:pPr>
              <w:pStyle w:val="TableField-Left"/>
              <w:rPr>
                <w:rFonts w:asciiTheme="minorHAnsi" w:eastAsiaTheme="minorEastAsia" w:hAnsiTheme="minorHAnsi" w:cstheme="minorBidi"/>
                <w:sz w:val="18"/>
                <w:szCs w:val="18"/>
                <w:lang w:val="de-CH"/>
              </w:rPr>
            </w:pPr>
            <w:r w:rsidRPr="51CFB61B">
              <w:rPr>
                <w:rFonts w:asciiTheme="minorHAnsi" w:eastAsiaTheme="minorEastAsia" w:hAnsiTheme="minorHAnsi" w:cstheme="minorBidi"/>
                <w:sz w:val="18"/>
                <w:szCs w:val="18"/>
              </w:rPr>
              <w:t>Benefit/Improvement;Job Roles;Process;Staffing Levels (487)</w:t>
            </w:r>
          </w:p>
        </w:tc>
        <w:tc>
          <w:tcPr>
            <w:tcW w:w="1468" w:type="dxa"/>
            <w:tcBorders>
              <w:top w:val="threeDEmboss" w:sz="6" w:space="0" w:color="auto"/>
              <w:bottom w:val="threeDEmboss" w:sz="6" w:space="0" w:color="auto"/>
            </w:tcBorders>
            <w:vAlign w:val="center"/>
          </w:tcPr>
          <w:p w14:paraId="4BB7F3D6" w14:textId="591B7980" w:rsidR="00AA4E01" w:rsidRPr="005C34F8" w:rsidDel="001E02C8" w:rsidRDefault="005C34F8" w:rsidP="00EA5F09">
            <w:pPr>
              <w:pStyle w:val="TableField-Left"/>
              <w:rPr>
                <w:rFonts w:asciiTheme="minorHAnsi" w:eastAsiaTheme="minorEastAsia" w:hAnsiTheme="minorHAnsi" w:cstheme="minorBidi"/>
                <w:sz w:val="18"/>
                <w:szCs w:val="18"/>
                <w:lang w:val="de-CH"/>
              </w:rPr>
            </w:pPr>
            <w:r w:rsidRPr="51CFB61B">
              <w:rPr>
                <w:rFonts w:asciiTheme="minorHAnsi" w:eastAsiaTheme="minorEastAsia" w:hAnsiTheme="minorHAnsi" w:cstheme="minorBidi"/>
                <w:sz w:val="18"/>
                <w:szCs w:val="18"/>
              </w:rPr>
              <w:t>CS-CSOD-CCC All;CS-CSOD-RSO-Credit;CS-CSOD-Consumer Affairs</w:t>
            </w:r>
          </w:p>
        </w:tc>
        <w:tc>
          <w:tcPr>
            <w:tcW w:w="1175" w:type="dxa"/>
            <w:tcBorders>
              <w:top w:val="threeDEmboss" w:sz="6" w:space="0" w:color="auto"/>
              <w:bottom w:val="threeDEmboss" w:sz="6" w:space="0" w:color="auto"/>
            </w:tcBorders>
            <w:vAlign w:val="center"/>
          </w:tcPr>
          <w:p w14:paraId="6B1248FC" w14:textId="4581B0C9" w:rsidR="00AA4E01" w:rsidRPr="00EA5F09" w:rsidDel="001E02C8" w:rsidRDefault="005C34F8" w:rsidP="00EA5F09">
            <w:pPr>
              <w:pStyle w:val="TableField-Left"/>
              <w:rPr>
                <w:rFonts w:ascii="Calibri Light" w:eastAsia="Calibri Light" w:hAnsi="Calibri Light" w:cs="Calibri Light"/>
                <w:sz w:val="18"/>
                <w:szCs w:val="18"/>
                <w:lang w:val="de-CH"/>
              </w:rPr>
            </w:pPr>
            <w:r w:rsidRPr="51CFB61B">
              <w:rPr>
                <w:rFonts w:ascii="Calibri Light" w:eastAsia="Calibri Light" w:hAnsi="Calibri Light" w:cs="Calibri Light"/>
                <w:sz w:val="18"/>
                <w:szCs w:val="18"/>
                <w:lang w:val="de-CH"/>
              </w:rPr>
              <w:t>Low</w:t>
            </w:r>
          </w:p>
        </w:tc>
        <w:tc>
          <w:tcPr>
            <w:tcW w:w="1124" w:type="dxa"/>
            <w:tcBorders>
              <w:top w:val="threeDEmboss" w:sz="6" w:space="0" w:color="auto"/>
              <w:bottom w:val="threeDEmboss" w:sz="6" w:space="0" w:color="auto"/>
            </w:tcBorders>
            <w:vAlign w:val="center"/>
          </w:tcPr>
          <w:p w14:paraId="3786C922" w14:textId="1B67D694" w:rsidR="00AA4E01" w:rsidRDefault="005C34F8" w:rsidP="00EA5F09">
            <w:pPr>
              <w:pStyle w:val="TableField-Left"/>
              <w:rPr>
                <w:rFonts w:ascii="Calibri Light" w:eastAsia="Calibri Light" w:hAnsi="Calibri Light" w:cs="Calibri Light"/>
                <w:sz w:val="18"/>
                <w:szCs w:val="18"/>
                <w:lang w:val="de-CH"/>
              </w:rPr>
            </w:pPr>
            <w:r w:rsidRPr="51CFB61B">
              <w:rPr>
                <w:rFonts w:ascii="Calibri Light" w:eastAsia="Calibri Light" w:hAnsi="Calibri Light" w:cs="Calibri Light"/>
                <w:sz w:val="18"/>
                <w:szCs w:val="18"/>
                <w:lang w:val="de-CH"/>
              </w:rPr>
              <w:t>Low</w:t>
            </w:r>
          </w:p>
        </w:tc>
      </w:tr>
      <w:tr w:rsidR="00EA5F09" w:rsidRPr="00A72892" w14:paraId="1909C0A1" w14:textId="77777777" w:rsidTr="000F49D4">
        <w:trPr>
          <w:cantSplit/>
          <w:trHeight w:val="432"/>
          <w:del w:id="351" w:author="Fernando Naranjo" w:date="2018-07-30T11:10:00Z"/>
        </w:trPr>
        <w:tc>
          <w:tcPr>
            <w:tcW w:w="3694" w:type="dxa"/>
            <w:gridSpan w:val="2"/>
            <w:tcBorders>
              <w:top w:val="threeDEmboss" w:sz="6" w:space="0" w:color="auto"/>
              <w:bottom w:val="threeDEmboss" w:sz="6" w:space="0" w:color="auto"/>
            </w:tcBorders>
            <w:vAlign w:val="center"/>
          </w:tcPr>
          <w:p w14:paraId="314F1469" w14:textId="6CC4F372" w:rsidR="00EA5F09" w:rsidRPr="00EA5F09" w:rsidRDefault="00EA5F09" w:rsidP="00EA5F09">
            <w:pPr>
              <w:pStyle w:val="TableField-Left"/>
              <w:rPr>
                <w:rFonts w:ascii="Calibri Light" w:hAnsi="Calibri Light"/>
                <w:sz w:val="18"/>
                <w:szCs w:val="18"/>
                <w:lang w:val="de-CH"/>
              </w:rPr>
            </w:pPr>
          </w:p>
        </w:tc>
        <w:tc>
          <w:tcPr>
            <w:tcW w:w="1876" w:type="dxa"/>
            <w:tcBorders>
              <w:top w:val="threeDEmboss" w:sz="6" w:space="0" w:color="auto"/>
              <w:bottom w:val="threeDEmboss" w:sz="6" w:space="0" w:color="auto"/>
            </w:tcBorders>
            <w:vAlign w:val="center"/>
          </w:tcPr>
          <w:p w14:paraId="41CEC348" w14:textId="5ABC5D37" w:rsidR="00EA5F09" w:rsidRPr="00EA5F09" w:rsidRDefault="00EA5F09" w:rsidP="00EA5F09">
            <w:pPr>
              <w:pStyle w:val="TableField-Left"/>
              <w:rPr>
                <w:rFonts w:ascii="Calibri Light" w:hAnsi="Calibri Light"/>
                <w:sz w:val="18"/>
                <w:szCs w:val="18"/>
                <w:lang w:val="de-CH"/>
              </w:rPr>
            </w:pPr>
          </w:p>
        </w:tc>
        <w:tc>
          <w:tcPr>
            <w:tcW w:w="1468" w:type="dxa"/>
            <w:tcBorders>
              <w:top w:val="threeDEmboss" w:sz="6" w:space="0" w:color="auto"/>
              <w:bottom w:val="threeDEmboss" w:sz="6" w:space="0" w:color="auto"/>
            </w:tcBorders>
            <w:vAlign w:val="center"/>
          </w:tcPr>
          <w:p w14:paraId="34267168" w14:textId="0750EA1D" w:rsidR="00EA5F09" w:rsidRPr="00EA5F09" w:rsidRDefault="00EA5F09" w:rsidP="00EA5F09">
            <w:pPr>
              <w:pStyle w:val="TableField-Left"/>
              <w:rPr>
                <w:rFonts w:ascii="Calibri Light" w:hAnsi="Calibri Light"/>
                <w:sz w:val="18"/>
                <w:szCs w:val="18"/>
                <w:lang w:val="de-CH"/>
              </w:rPr>
            </w:pPr>
          </w:p>
        </w:tc>
        <w:tc>
          <w:tcPr>
            <w:tcW w:w="1175" w:type="dxa"/>
            <w:tcBorders>
              <w:top w:val="threeDEmboss" w:sz="6" w:space="0" w:color="auto"/>
              <w:bottom w:val="threeDEmboss" w:sz="6" w:space="0" w:color="auto"/>
            </w:tcBorders>
            <w:vAlign w:val="center"/>
          </w:tcPr>
          <w:p w14:paraId="41D96ADD" w14:textId="463219ED" w:rsidR="00EA5F09" w:rsidRPr="00EA5F09" w:rsidRDefault="00EA5F09" w:rsidP="00EA5F09">
            <w:pPr>
              <w:pStyle w:val="TableField-Left"/>
              <w:rPr>
                <w:rFonts w:ascii="Calibri Light" w:hAnsi="Calibri Light"/>
                <w:sz w:val="18"/>
                <w:szCs w:val="18"/>
                <w:lang w:val="de-CH"/>
              </w:rPr>
            </w:pPr>
          </w:p>
        </w:tc>
        <w:tc>
          <w:tcPr>
            <w:tcW w:w="1124" w:type="dxa"/>
            <w:tcBorders>
              <w:top w:val="threeDEmboss" w:sz="6" w:space="0" w:color="auto"/>
              <w:bottom w:val="threeDEmboss" w:sz="6" w:space="0" w:color="auto"/>
            </w:tcBorders>
            <w:vAlign w:val="center"/>
          </w:tcPr>
          <w:p w14:paraId="4CE57015" w14:textId="687288D8" w:rsidR="00EA5F09" w:rsidRPr="00EA5F09" w:rsidRDefault="00EA5F09" w:rsidP="00EA5F09">
            <w:pPr>
              <w:pStyle w:val="TableField-Left"/>
              <w:rPr>
                <w:rFonts w:ascii="Calibri Light" w:hAnsi="Calibri Light"/>
                <w:sz w:val="18"/>
                <w:szCs w:val="18"/>
                <w:lang w:val="de-CH"/>
              </w:rPr>
            </w:pPr>
          </w:p>
        </w:tc>
      </w:tr>
      <w:tr w:rsidR="00EA5F09" w:rsidRPr="00A72892" w14:paraId="285E57D7" w14:textId="77777777" w:rsidTr="000F49D4">
        <w:trPr>
          <w:cantSplit/>
          <w:trHeight w:val="432"/>
        </w:trPr>
        <w:tc>
          <w:tcPr>
            <w:tcW w:w="3694" w:type="dxa"/>
            <w:gridSpan w:val="2"/>
            <w:tcBorders>
              <w:top w:val="threeDEmboss" w:sz="6" w:space="0" w:color="auto"/>
              <w:bottom w:val="threeDEmboss" w:sz="6" w:space="0" w:color="auto"/>
            </w:tcBorders>
            <w:vAlign w:val="center"/>
          </w:tcPr>
          <w:p w14:paraId="1F20B898" w14:textId="278B0FC5" w:rsidR="00EA5F09" w:rsidRPr="00EA5F09" w:rsidRDefault="40841AE0" w:rsidP="00233428">
            <w:pPr>
              <w:rPr>
                <w:rFonts w:ascii="Calibri Light" w:eastAsia="Calibri Light" w:hAnsi="Calibri Light" w:cs="Calibri Light"/>
                <w:sz w:val="18"/>
                <w:szCs w:val="18"/>
                <w:lang w:val="de-CH"/>
              </w:rPr>
            </w:pPr>
            <w:r w:rsidRPr="40841AE0">
              <w:rPr>
                <w:rFonts w:ascii="Calibri Light" w:eastAsia="Calibri Light" w:hAnsi="Calibri Light" w:cs="Calibri Light"/>
                <w:sz w:val="18"/>
                <w:szCs w:val="18"/>
                <w:lang w:val="de-CH"/>
              </w:rPr>
              <w:lastRenderedPageBreak/>
              <w:t xml:space="preserve">Front office users will </w:t>
            </w:r>
            <w:r w:rsidR="00386879">
              <w:rPr>
                <w:rFonts w:ascii="Calibri Light" w:eastAsia="Calibri Light" w:hAnsi="Calibri Light" w:cs="Calibri Light"/>
                <w:sz w:val="18"/>
                <w:szCs w:val="18"/>
                <w:lang w:val="de-CH"/>
              </w:rPr>
              <w:t xml:space="preserve">have </w:t>
            </w:r>
            <w:r w:rsidR="00DA6D5F">
              <w:rPr>
                <w:rFonts w:ascii="Calibri Light" w:eastAsia="Calibri Light" w:hAnsi="Calibri Light" w:cs="Calibri Light"/>
                <w:sz w:val="18"/>
                <w:szCs w:val="18"/>
                <w:lang w:val="de-CH"/>
              </w:rPr>
              <w:t xml:space="preserve">to navigate through multiple screens to view if a an automatic digital communication was sent to a (BP Contact records and service orders if it was related to an outage or trouble). </w:t>
            </w:r>
          </w:p>
        </w:tc>
        <w:tc>
          <w:tcPr>
            <w:tcW w:w="1876" w:type="dxa"/>
            <w:tcBorders>
              <w:top w:val="threeDEmboss" w:sz="6" w:space="0" w:color="auto"/>
              <w:bottom w:val="threeDEmboss" w:sz="6" w:space="0" w:color="auto"/>
            </w:tcBorders>
            <w:vAlign w:val="center"/>
          </w:tcPr>
          <w:p w14:paraId="45565684" w14:textId="2363A089" w:rsidR="00EA5F09" w:rsidRPr="00EA5F09" w:rsidRDefault="00DA6D5F" w:rsidP="00233428">
            <w:pPr>
              <w:pStyle w:val="TableField-Left"/>
              <w:rPr>
                <w:rFonts w:ascii="Calibri Light" w:eastAsia="Calibri Light" w:hAnsi="Calibri Light" w:cs="Calibri Light"/>
                <w:sz w:val="18"/>
                <w:szCs w:val="18"/>
                <w:lang w:val="de-CH"/>
              </w:rPr>
            </w:pPr>
            <w:r w:rsidRPr="51CFB61B">
              <w:rPr>
                <w:rFonts w:ascii="Calibri Light" w:eastAsia="Calibri Light" w:hAnsi="Calibri Light" w:cs="Calibri Light"/>
                <w:sz w:val="18"/>
                <w:szCs w:val="18"/>
                <w:lang w:val="de-CH"/>
              </w:rPr>
              <w:t>Process Change</w:t>
            </w:r>
            <w:r w:rsidR="001E02C8" w:rsidRPr="51CFB61B">
              <w:rPr>
                <w:rFonts w:ascii="Calibri Light" w:eastAsia="Calibri Light" w:hAnsi="Calibri Light" w:cs="Calibri Light"/>
                <w:sz w:val="18"/>
                <w:szCs w:val="18"/>
                <w:lang w:val="de-CH"/>
              </w:rPr>
              <w:t xml:space="preserve"> (490)</w:t>
            </w:r>
          </w:p>
        </w:tc>
        <w:tc>
          <w:tcPr>
            <w:tcW w:w="1468" w:type="dxa"/>
            <w:tcBorders>
              <w:top w:val="threeDEmboss" w:sz="6" w:space="0" w:color="auto"/>
              <w:bottom w:val="threeDEmboss" w:sz="6" w:space="0" w:color="auto"/>
            </w:tcBorders>
            <w:vAlign w:val="center"/>
          </w:tcPr>
          <w:p w14:paraId="1C41E1BE" w14:textId="706846F8" w:rsidR="00EA5F09" w:rsidRPr="00EA5F09" w:rsidRDefault="00EA5F09" w:rsidP="00EA5F09">
            <w:pPr>
              <w:pStyle w:val="TableField-Left"/>
              <w:rPr>
                <w:rFonts w:ascii="Calibri Light" w:eastAsia="Calibri Light" w:hAnsi="Calibri Light" w:cs="Calibri Light"/>
                <w:sz w:val="18"/>
                <w:szCs w:val="18"/>
                <w:lang w:val="de-CH"/>
              </w:rPr>
            </w:pPr>
            <w:r w:rsidRPr="51CFB61B">
              <w:rPr>
                <w:rFonts w:ascii="Calibri Light" w:eastAsia="Calibri Light" w:hAnsi="Calibri Light" w:cs="Calibri Light"/>
                <w:sz w:val="18"/>
                <w:szCs w:val="18"/>
                <w:lang w:val="de-CH"/>
              </w:rPr>
              <w:t>CS-BCD-All;CS-CP&amp;S-All;CS-CSOD-All</w:t>
            </w:r>
          </w:p>
        </w:tc>
        <w:tc>
          <w:tcPr>
            <w:tcW w:w="1175" w:type="dxa"/>
            <w:tcBorders>
              <w:top w:val="threeDEmboss" w:sz="6" w:space="0" w:color="auto"/>
              <w:bottom w:val="threeDEmboss" w:sz="6" w:space="0" w:color="auto"/>
            </w:tcBorders>
            <w:vAlign w:val="center"/>
          </w:tcPr>
          <w:p w14:paraId="267DFD0F" w14:textId="6B778D94" w:rsidR="00EA5F09" w:rsidRPr="00EA5F09" w:rsidRDefault="00EA5F09" w:rsidP="00EA5F09">
            <w:pPr>
              <w:pStyle w:val="TableField-Left"/>
              <w:rPr>
                <w:rFonts w:ascii="Calibri Light" w:eastAsia="Calibri Light" w:hAnsi="Calibri Light" w:cs="Calibri Light"/>
                <w:sz w:val="18"/>
                <w:szCs w:val="18"/>
                <w:lang w:val="de-CH"/>
              </w:rPr>
            </w:pPr>
            <w:r w:rsidRPr="51CFB61B">
              <w:rPr>
                <w:rFonts w:ascii="Calibri Light" w:eastAsia="Calibri Light" w:hAnsi="Calibri Light" w:cs="Calibri Light"/>
                <w:sz w:val="18"/>
                <w:szCs w:val="18"/>
                <w:lang w:val="de-CH"/>
              </w:rPr>
              <w:t>High</w:t>
            </w:r>
          </w:p>
        </w:tc>
        <w:tc>
          <w:tcPr>
            <w:tcW w:w="1124" w:type="dxa"/>
            <w:tcBorders>
              <w:top w:val="threeDEmboss" w:sz="6" w:space="0" w:color="auto"/>
              <w:bottom w:val="threeDEmboss" w:sz="6" w:space="0" w:color="auto"/>
            </w:tcBorders>
            <w:vAlign w:val="center"/>
          </w:tcPr>
          <w:p w14:paraId="4A61E36B" w14:textId="647F5FC6" w:rsidR="00EA5F09" w:rsidRPr="00EA5F09" w:rsidRDefault="00EA5F09" w:rsidP="00EA5F09">
            <w:pPr>
              <w:pStyle w:val="TableField-Left"/>
              <w:rPr>
                <w:rFonts w:ascii="Calibri Light" w:eastAsia="Calibri Light" w:hAnsi="Calibri Light" w:cs="Calibri Light"/>
                <w:sz w:val="18"/>
                <w:szCs w:val="18"/>
                <w:lang w:val="de-CH"/>
              </w:rPr>
            </w:pPr>
            <w:r w:rsidRPr="51CFB61B">
              <w:rPr>
                <w:rFonts w:ascii="Calibri Light" w:eastAsia="Calibri Light" w:hAnsi="Calibri Light" w:cs="Calibri Light"/>
                <w:sz w:val="18"/>
                <w:szCs w:val="18"/>
                <w:lang w:val="de-CH"/>
              </w:rPr>
              <w:t>High</w:t>
            </w:r>
          </w:p>
        </w:tc>
      </w:tr>
      <w:tr w:rsidR="005C34F8" w:rsidRPr="00A72892" w14:paraId="1E702088" w14:textId="77777777" w:rsidTr="000F49D4">
        <w:trPr>
          <w:gridBefore w:val="1"/>
          <w:wBefore w:w="6" w:type="dxa"/>
          <w:cantSplit/>
          <w:trHeight w:val="432"/>
        </w:trPr>
        <w:tc>
          <w:tcPr>
            <w:tcW w:w="3688" w:type="dxa"/>
            <w:tcBorders>
              <w:top w:val="threeDEmboss" w:sz="6" w:space="0" w:color="auto"/>
              <w:bottom w:val="threeDEmboss" w:sz="6" w:space="0" w:color="auto"/>
            </w:tcBorders>
            <w:vAlign w:val="center"/>
          </w:tcPr>
          <w:p w14:paraId="32431A23" w14:textId="070C2DD5" w:rsidR="005C34F8" w:rsidRPr="005F75BB" w:rsidRDefault="005C34F8" w:rsidP="00DD2DC5">
            <w:pPr>
              <w:pStyle w:val="TableField-Left"/>
              <w:rPr>
                <w:rFonts w:ascii="Calibri Light" w:eastAsia="Calibri Light" w:hAnsi="Calibri Light" w:cs="Calibri Light"/>
                <w:sz w:val="18"/>
                <w:szCs w:val="18"/>
                <w:lang w:val="de-CH"/>
              </w:rPr>
            </w:pPr>
            <w:r w:rsidRPr="51CFB61B">
              <w:rPr>
                <w:rFonts w:ascii="Calibri Light" w:eastAsia="Calibri Light" w:hAnsi="Calibri Light" w:cs="Calibri Light"/>
                <w:sz w:val="18"/>
                <w:szCs w:val="18"/>
                <w:lang w:val="de-CH"/>
              </w:rPr>
              <w:t xml:space="preserve">In </w:t>
            </w:r>
            <w:r w:rsidRPr="51CFB61B">
              <w:rPr>
                <w:rStyle w:val="widgetcontainerread"/>
                <w:rFonts w:ascii="Calibri Light" w:eastAsia="Calibri Light" w:hAnsi="Calibri Light" w:cs="Calibri Light"/>
                <w:sz w:val="18"/>
                <w:szCs w:val="18"/>
              </w:rPr>
              <w:t xml:space="preserve">the new system the back office will enter undeliverable mail flag. </w:t>
            </w:r>
            <w:r w:rsidR="00DD2DC5" w:rsidRPr="51CFB61B">
              <w:rPr>
                <w:rStyle w:val="widgetcontainerread"/>
                <w:rFonts w:ascii="Calibri Light" w:eastAsia="Calibri Light" w:hAnsi="Calibri Light" w:cs="Calibri Light"/>
                <w:sz w:val="18"/>
                <w:szCs w:val="18"/>
              </w:rPr>
              <w:t>Front office users</w:t>
            </w:r>
            <w:r w:rsidRPr="51CFB61B">
              <w:rPr>
                <w:rStyle w:val="widgetcontainerread"/>
                <w:rFonts w:ascii="Calibri Light" w:eastAsia="Calibri Light" w:hAnsi="Calibri Light" w:cs="Calibri Light"/>
                <w:sz w:val="18"/>
                <w:szCs w:val="18"/>
              </w:rPr>
              <w:t xml:space="preserve"> can use FOP to view connection object indicator that mail is undeliverable and then in FO update mailing address based on BP call.</w:t>
            </w:r>
          </w:p>
        </w:tc>
        <w:tc>
          <w:tcPr>
            <w:tcW w:w="1876" w:type="dxa"/>
            <w:tcBorders>
              <w:top w:val="threeDEmboss" w:sz="6" w:space="0" w:color="auto"/>
              <w:bottom w:val="threeDEmboss" w:sz="6" w:space="0" w:color="auto"/>
            </w:tcBorders>
            <w:vAlign w:val="center"/>
          </w:tcPr>
          <w:p w14:paraId="534E81C9" w14:textId="1C800BDF" w:rsidR="005C34F8" w:rsidRPr="005F75BB" w:rsidRDefault="005C34F8" w:rsidP="00EA5F09">
            <w:pPr>
              <w:pStyle w:val="TableField-Left"/>
              <w:rPr>
                <w:rFonts w:ascii="Calibri Light" w:eastAsia="Calibri Light" w:hAnsi="Calibri Light" w:cs="Calibri Light"/>
                <w:sz w:val="18"/>
                <w:szCs w:val="18"/>
                <w:lang w:val="de-CH"/>
              </w:rPr>
            </w:pPr>
            <w:r w:rsidRPr="51CFB61B">
              <w:rPr>
                <w:rFonts w:ascii="Calibri Light" w:eastAsia="Calibri Light" w:hAnsi="Calibri Light" w:cs="Calibri Light"/>
                <w:sz w:val="18"/>
                <w:szCs w:val="18"/>
              </w:rPr>
              <w:t>Process;Decision Making (959)</w:t>
            </w:r>
          </w:p>
        </w:tc>
        <w:tc>
          <w:tcPr>
            <w:tcW w:w="1468" w:type="dxa"/>
            <w:tcBorders>
              <w:top w:val="threeDEmboss" w:sz="6" w:space="0" w:color="auto"/>
              <w:bottom w:val="threeDEmboss" w:sz="6" w:space="0" w:color="auto"/>
            </w:tcBorders>
            <w:vAlign w:val="center"/>
          </w:tcPr>
          <w:p w14:paraId="05D5EA65" w14:textId="090A1E5A" w:rsidR="005C34F8" w:rsidRPr="005F75BB" w:rsidRDefault="005C34F8" w:rsidP="00EA5F09">
            <w:pPr>
              <w:pStyle w:val="TableField-Left"/>
              <w:rPr>
                <w:rFonts w:ascii="Calibri Light" w:eastAsia="Calibri Light" w:hAnsi="Calibri Light" w:cs="Calibri Light"/>
                <w:sz w:val="18"/>
                <w:szCs w:val="18"/>
                <w:lang w:val="de-CH"/>
              </w:rPr>
            </w:pPr>
            <w:r w:rsidRPr="005F75BB">
              <w:rPr>
                <w:rFonts w:ascii="Calibri Light" w:hAnsi="Calibri Light"/>
                <w:noProof/>
                <w:sz w:val="18"/>
                <w:szCs w:val="18"/>
                <w:lang w:eastAsia="en-US"/>
              </w:rPr>
              <w:drawing>
                <wp:inline distT="0" distB="0" distL="0" distR="0" wp14:anchorId="236FB373" wp14:editId="5D1851E1">
                  <wp:extent cx="7620" cy="7620"/>
                  <wp:effectExtent l="0" t="0" r="0" b="0"/>
                  <wp:docPr id="9" name="Picture 9"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s-apps2.hcl-axon.com/icons/ecblank.gi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5F75BB">
              <w:rPr>
                <w:rFonts w:ascii="Calibri Light" w:hAnsi="Calibri Light"/>
                <w:sz w:val="18"/>
                <w:szCs w:val="18"/>
              </w:rPr>
              <w:br/>
            </w:r>
            <w:r w:rsidRPr="1F0E58DF">
              <w:rPr>
                <w:rFonts w:ascii="Calibri Light" w:eastAsia="Calibri Light" w:hAnsi="Calibri Light" w:cs="Calibri Light"/>
                <w:sz w:val="18"/>
                <w:szCs w:val="18"/>
              </w:rPr>
              <w:t>CS-CSOD-CCC All;CS-BCD-All;CS-CSOD-RSO All</w:t>
            </w:r>
          </w:p>
        </w:tc>
        <w:tc>
          <w:tcPr>
            <w:tcW w:w="1175" w:type="dxa"/>
            <w:tcBorders>
              <w:top w:val="threeDEmboss" w:sz="6" w:space="0" w:color="auto"/>
              <w:bottom w:val="threeDEmboss" w:sz="6" w:space="0" w:color="auto"/>
            </w:tcBorders>
            <w:vAlign w:val="center"/>
          </w:tcPr>
          <w:p w14:paraId="7A8DC728" w14:textId="643B0E9A" w:rsidR="005C34F8" w:rsidRPr="005F75BB" w:rsidRDefault="005C34F8" w:rsidP="00EA5F09">
            <w:pPr>
              <w:pStyle w:val="TableField-Left"/>
              <w:rPr>
                <w:rFonts w:ascii="Calibri Light" w:eastAsia="Calibri Light" w:hAnsi="Calibri Light" w:cs="Calibri Light"/>
                <w:sz w:val="18"/>
                <w:szCs w:val="18"/>
                <w:lang w:val="de-CH"/>
              </w:rPr>
            </w:pPr>
            <w:r w:rsidRPr="51CFB61B">
              <w:rPr>
                <w:rFonts w:ascii="Calibri Light" w:eastAsia="Calibri Light" w:hAnsi="Calibri Light" w:cs="Calibri Light"/>
                <w:sz w:val="18"/>
                <w:szCs w:val="18"/>
                <w:lang w:val="de-CH"/>
              </w:rPr>
              <w:t>Low</w:t>
            </w:r>
          </w:p>
        </w:tc>
        <w:tc>
          <w:tcPr>
            <w:tcW w:w="1124" w:type="dxa"/>
            <w:tcBorders>
              <w:top w:val="threeDEmboss" w:sz="6" w:space="0" w:color="auto"/>
              <w:bottom w:val="threeDEmboss" w:sz="6" w:space="0" w:color="auto"/>
            </w:tcBorders>
            <w:vAlign w:val="center"/>
          </w:tcPr>
          <w:p w14:paraId="2C1E38A7" w14:textId="48AC14B8" w:rsidR="005C34F8" w:rsidRPr="005F75BB" w:rsidRDefault="005C34F8" w:rsidP="00EA5F09">
            <w:pPr>
              <w:pStyle w:val="TableField-Left"/>
              <w:rPr>
                <w:rFonts w:ascii="Calibri Light" w:eastAsia="Calibri Light" w:hAnsi="Calibri Light" w:cs="Calibri Light"/>
                <w:sz w:val="18"/>
                <w:szCs w:val="18"/>
                <w:lang w:val="de-CH"/>
              </w:rPr>
            </w:pPr>
            <w:r w:rsidRPr="51CFB61B">
              <w:rPr>
                <w:rFonts w:ascii="Calibri Light" w:eastAsia="Calibri Light" w:hAnsi="Calibri Light" w:cs="Calibri Light"/>
                <w:sz w:val="18"/>
                <w:szCs w:val="18"/>
                <w:lang w:val="de-CH"/>
              </w:rPr>
              <w:t>Low</w:t>
            </w:r>
          </w:p>
        </w:tc>
      </w:tr>
      <w:tr w:rsidR="00A839CE" w:rsidRPr="00A72892" w14:paraId="0CEE930E" w14:textId="77777777" w:rsidTr="000F49D4">
        <w:trPr>
          <w:gridBefore w:val="1"/>
          <w:wBefore w:w="6" w:type="dxa"/>
          <w:cantSplit/>
          <w:trHeight w:val="432"/>
        </w:trPr>
        <w:tc>
          <w:tcPr>
            <w:tcW w:w="3688" w:type="dxa"/>
            <w:tcBorders>
              <w:top w:val="threeDEmboss" w:sz="6" w:space="0" w:color="auto"/>
              <w:bottom w:val="threeDEmboss" w:sz="6" w:space="0" w:color="auto"/>
            </w:tcBorders>
            <w:vAlign w:val="center"/>
          </w:tcPr>
          <w:p w14:paraId="50E57681" w14:textId="31390AFD" w:rsidR="00A839CE" w:rsidRPr="005F75BB" w:rsidRDefault="00A839CE" w:rsidP="00DD2DC5">
            <w:pPr>
              <w:pStyle w:val="TableField-Left"/>
              <w:rPr>
                <w:rStyle w:val="widgetcontainerread"/>
                <w:rFonts w:ascii="Calibri Light" w:eastAsia="Calibri Light" w:hAnsi="Calibri Light" w:cs="Calibri Light"/>
                <w:sz w:val="18"/>
                <w:szCs w:val="18"/>
              </w:rPr>
            </w:pPr>
            <w:r w:rsidRPr="51CFB61B">
              <w:rPr>
                <w:rStyle w:val="widgetcontainerread"/>
                <w:rFonts w:ascii="Calibri Light" w:eastAsia="Calibri Light" w:hAnsi="Calibri Light" w:cs="Calibri Light"/>
                <w:sz w:val="18"/>
                <w:szCs w:val="18"/>
              </w:rPr>
              <w:t xml:space="preserve">Currently, </w:t>
            </w:r>
            <w:r w:rsidR="00DD2DC5" w:rsidRPr="51CFB61B">
              <w:rPr>
                <w:rStyle w:val="widgetcontainerread"/>
                <w:rFonts w:ascii="Calibri Light" w:eastAsia="Calibri Light" w:hAnsi="Calibri Light" w:cs="Calibri Light"/>
                <w:sz w:val="18"/>
                <w:szCs w:val="18"/>
              </w:rPr>
              <w:t>front office users</w:t>
            </w:r>
            <w:r w:rsidRPr="51CFB61B">
              <w:rPr>
                <w:rStyle w:val="widgetcontainerread"/>
                <w:rFonts w:ascii="Calibri Light" w:eastAsia="Calibri Light" w:hAnsi="Calibri Light" w:cs="Calibri Light"/>
                <w:sz w:val="18"/>
                <w:szCs w:val="18"/>
              </w:rPr>
              <w:t xml:space="preserve"> use specific Outlook mailbox address to send generic mail. In the future, </w:t>
            </w:r>
            <w:r w:rsidR="00DD2DC5" w:rsidRPr="51CFB61B">
              <w:rPr>
                <w:rStyle w:val="widgetcontainerread"/>
                <w:rFonts w:ascii="Calibri Light" w:eastAsia="Calibri Light" w:hAnsi="Calibri Light" w:cs="Calibri Light"/>
                <w:sz w:val="18"/>
                <w:szCs w:val="18"/>
              </w:rPr>
              <w:t xml:space="preserve">front office users </w:t>
            </w:r>
            <w:r w:rsidRPr="51CFB61B">
              <w:rPr>
                <w:rStyle w:val="widgetcontainerread"/>
                <w:rFonts w:ascii="Calibri Light" w:eastAsia="Calibri Light" w:hAnsi="Calibri Light" w:cs="Calibri Light"/>
                <w:sz w:val="18"/>
                <w:szCs w:val="18"/>
              </w:rPr>
              <w:t>will send information to a Business Partner using a pre-defined template on a topic that will have a generic sender name/email. This is a benefit.</w:t>
            </w:r>
          </w:p>
        </w:tc>
        <w:tc>
          <w:tcPr>
            <w:tcW w:w="1876" w:type="dxa"/>
            <w:tcBorders>
              <w:top w:val="threeDEmboss" w:sz="6" w:space="0" w:color="auto"/>
              <w:bottom w:val="threeDEmboss" w:sz="6" w:space="0" w:color="auto"/>
            </w:tcBorders>
            <w:vAlign w:val="center"/>
          </w:tcPr>
          <w:p w14:paraId="0E00030A" w14:textId="023832E4" w:rsidR="00A839CE" w:rsidRPr="005F75BB" w:rsidRDefault="00A839CE" w:rsidP="00EA5F09">
            <w:pPr>
              <w:pStyle w:val="TableField-Left"/>
              <w:rPr>
                <w:rStyle w:val="widgetcontainerread"/>
                <w:rFonts w:ascii="Calibri Light" w:eastAsia="Calibri Light" w:hAnsi="Calibri Light" w:cs="Calibri Light"/>
                <w:sz w:val="18"/>
                <w:szCs w:val="18"/>
              </w:rPr>
            </w:pPr>
            <w:r w:rsidRPr="005F75BB">
              <w:rPr>
                <w:rStyle w:val="widgetcontainerread"/>
                <w:rFonts w:ascii="Calibri Light" w:hAnsi="Calibri Light"/>
                <w:sz w:val="18"/>
                <w:szCs w:val="18"/>
              </w:rPr>
              <w:br/>
            </w:r>
            <w:r w:rsidRPr="51CFB61B">
              <w:rPr>
                <w:rStyle w:val="widgetcontainerread"/>
                <w:rFonts w:ascii="Calibri Light" w:eastAsia="Calibri Light" w:hAnsi="Calibri Light" w:cs="Calibri Light"/>
                <w:sz w:val="18"/>
                <w:szCs w:val="18"/>
              </w:rPr>
              <w:t>Process;Decision Making;Benefit/Improvement (960)</w:t>
            </w:r>
          </w:p>
        </w:tc>
        <w:tc>
          <w:tcPr>
            <w:tcW w:w="1468" w:type="dxa"/>
            <w:tcBorders>
              <w:top w:val="threeDEmboss" w:sz="6" w:space="0" w:color="auto"/>
              <w:bottom w:val="threeDEmboss" w:sz="6" w:space="0" w:color="auto"/>
            </w:tcBorders>
            <w:vAlign w:val="center"/>
          </w:tcPr>
          <w:p w14:paraId="318157BF" w14:textId="73732398" w:rsidR="00A839CE" w:rsidRPr="005F75BB" w:rsidRDefault="00A839CE" w:rsidP="00EA5F09">
            <w:pPr>
              <w:pStyle w:val="TableField-Left"/>
              <w:rPr>
                <w:rStyle w:val="widgetcontainerread"/>
                <w:rFonts w:ascii="Calibri Light" w:eastAsia="Calibri Light" w:hAnsi="Calibri Light" w:cs="Calibri Light"/>
                <w:sz w:val="18"/>
                <w:szCs w:val="18"/>
              </w:rPr>
            </w:pPr>
            <w:r w:rsidRPr="51CFB61B">
              <w:rPr>
                <w:rStyle w:val="widgetcontainerread"/>
                <w:rFonts w:ascii="Calibri Light" w:eastAsia="Calibri Light" w:hAnsi="Calibri Light" w:cs="Calibri Light"/>
                <w:sz w:val="18"/>
                <w:szCs w:val="18"/>
              </w:rPr>
              <w:t>CS-CSOD-CCC All;CS-BCD-All;CS-CSOD-RSO All</w:t>
            </w:r>
          </w:p>
        </w:tc>
        <w:tc>
          <w:tcPr>
            <w:tcW w:w="1175" w:type="dxa"/>
            <w:tcBorders>
              <w:top w:val="threeDEmboss" w:sz="6" w:space="0" w:color="auto"/>
              <w:bottom w:val="threeDEmboss" w:sz="6" w:space="0" w:color="auto"/>
            </w:tcBorders>
            <w:vAlign w:val="center"/>
          </w:tcPr>
          <w:p w14:paraId="4A100E4E" w14:textId="23297967" w:rsidR="00A839CE" w:rsidRPr="005F75BB" w:rsidRDefault="00A839CE" w:rsidP="00EA5F09">
            <w:pPr>
              <w:pStyle w:val="TableField-Left"/>
              <w:rPr>
                <w:rStyle w:val="widgetcontainerread"/>
                <w:rFonts w:ascii="Calibri Light" w:eastAsia="Calibri Light" w:hAnsi="Calibri Light" w:cs="Calibri Light"/>
                <w:sz w:val="18"/>
                <w:szCs w:val="18"/>
              </w:rPr>
            </w:pPr>
            <w:r w:rsidRPr="51CFB61B">
              <w:rPr>
                <w:rStyle w:val="widgetcontainerread"/>
                <w:rFonts w:ascii="Calibri Light" w:eastAsia="Calibri Light" w:hAnsi="Calibri Light" w:cs="Calibri Light"/>
                <w:sz w:val="18"/>
                <w:szCs w:val="18"/>
              </w:rPr>
              <w:t>Low</w:t>
            </w:r>
          </w:p>
        </w:tc>
        <w:tc>
          <w:tcPr>
            <w:tcW w:w="1124" w:type="dxa"/>
            <w:tcBorders>
              <w:top w:val="threeDEmboss" w:sz="6" w:space="0" w:color="auto"/>
              <w:bottom w:val="threeDEmboss" w:sz="6" w:space="0" w:color="auto"/>
            </w:tcBorders>
            <w:vAlign w:val="center"/>
          </w:tcPr>
          <w:p w14:paraId="6501B0F5" w14:textId="09232F93" w:rsidR="00A839CE" w:rsidRPr="005F75BB" w:rsidRDefault="00A839CE" w:rsidP="00EA5F09">
            <w:pPr>
              <w:pStyle w:val="TableField-Left"/>
              <w:rPr>
                <w:rStyle w:val="widgetcontainerread"/>
                <w:rFonts w:ascii="Calibri Light" w:eastAsia="Calibri Light" w:hAnsi="Calibri Light" w:cs="Calibri Light"/>
                <w:sz w:val="18"/>
                <w:szCs w:val="18"/>
              </w:rPr>
            </w:pPr>
            <w:r w:rsidRPr="51CFB61B">
              <w:rPr>
                <w:rStyle w:val="widgetcontainerread"/>
                <w:rFonts w:ascii="Calibri Light" w:eastAsia="Calibri Light" w:hAnsi="Calibri Light" w:cs="Calibri Light"/>
                <w:sz w:val="18"/>
                <w:szCs w:val="18"/>
              </w:rPr>
              <w:t>Low</w:t>
            </w:r>
          </w:p>
        </w:tc>
      </w:tr>
      <w:tr w:rsidR="00A337ED" w:rsidRPr="00A72892" w14:paraId="6A119F57" w14:textId="77777777" w:rsidTr="00955BDB">
        <w:trPr>
          <w:gridBefore w:val="1"/>
          <w:wBefore w:w="6" w:type="dxa"/>
          <w:cantSplit/>
          <w:trHeight w:val="432"/>
        </w:trPr>
        <w:tc>
          <w:tcPr>
            <w:tcW w:w="3688" w:type="dxa"/>
            <w:tcBorders>
              <w:top w:val="threeDEmboss" w:sz="6" w:space="0" w:color="auto"/>
              <w:bottom w:val="threeDEmboss" w:sz="6" w:space="0" w:color="auto"/>
            </w:tcBorders>
            <w:vAlign w:val="center"/>
          </w:tcPr>
          <w:p w14:paraId="14FDD19F" w14:textId="18929F75" w:rsidR="00A337ED" w:rsidRPr="005F75BB" w:rsidRDefault="00A337ED" w:rsidP="002A61B5">
            <w:pPr>
              <w:pStyle w:val="TableField-Left"/>
              <w:rPr>
                <w:rFonts w:ascii="Calibri Light" w:eastAsia="Calibri Light" w:hAnsi="Calibri Light" w:cs="Calibri Light"/>
                <w:sz w:val="18"/>
                <w:szCs w:val="18"/>
                <w:lang w:val="de-CH"/>
              </w:rPr>
            </w:pPr>
            <w:r w:rsidRPr="51CFB61B">
              <w:rPr>
                <w:rFonts w:ascii="Calibri Light" w:eastAsia="Calibri Light" w:hAnsi="Calibri Light" w:cs="Calibri Light"/>
                <w:sz w:val="18"/>
                <w:szCs w:val="18"/>
              </w:rPr>
              <w:t>SAP correspondence management will be able to manage the manual, automatic and mass manual outbound correspondence.  An outbound correspondence can be created manually by a user (single or mass) or automatically by the system.</w:t>
            </w:r>
          </w:p>
        </w:tc>
        <w:tc>
          <w:tcPr>
            <w:tcW w:w="1876" w:type="dxa"/>
            <w:tcBorders>
              <w:top w:val="threeDEmboss" w:sz="6" w:space="0" w:color="auto"/>
              <w:bottom w:val="threeDEmboss" w:sz="6" w:space="0" w:color="auto"/>
            </w:tcBorders>
            <w:vAlign w:val="center"/>
          </w:tcPr>
          <w:p w14:paraId="685F7AE7" w14:textId="6813BE7E" w:rsidR="00A337ED" w:rsidRPr="005F75BB" w:rsidRDefault="00A337ED" w:rsidP="00EA5F09">
            <w:pPr>
              <w:pStyle w:val="TableField-Left"/>
              <w:rPr>
                <w:rFonts w:ascii="Calibri Light" w:eastAsia="Calibri Light" w:hAnsi="Calibri Light" w:cs="Calibri Light"/>
                <w:sz w:val="18"/>
                <w:szCs w:val="18"/>
              </w:rPr>
            </w:pPr>
            <w:r w:rsidRPr="005F75BB">
              <w:rPr>
                <w:rFonts w:ascii="Calibri Light" w:hAnsi="Calibri Light"/>
                <w:noProof/>
                <w:sz w:val="18"/>
                <w:szCs w:val="18"/>
                <w:lang w:eastAsia="en-US"/>
              </w:rPr>
              <w:drawing>
                <wp:inline distT="0" distB="0" distL="0" distR="0" wp14:anchorId="4907377C" wp14:editId="1457EDE3">
                  <wp:extent cx="7620" cy="7620"/>
                  <wp:effectExtent l="0" t="0" r="0" b="0"/>
                  <wp:docPr id="18" name="Picture 18"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s-apps2.hcl-axon.com/icons/ecblank.gi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5F75BB">
              <w:rPr>
                <w:rFonts w:ascii="Calibri Light" w:hAnsi="Calibri Light"/>
                <w:sz w:val="18"/>
                <w:szCs w:val="18"/>
              </w:rPr>
              <w:br/>
            </w:r>
            <w:r w:rsidRPr="1F0E58DF">
              <w:rPr>
                <w:rFonts w:ascii="Calibri Light" w:eastAsia="Calibri Light" w:hAnsi="Calibri Light" w:cs="Calibri Light"/>
                <w:sz w:val="18"/>
                <w:szCs w:val="18"/>
              </w:rPr>
              <w:t>Benefit/Improvement;Process;Technology (1050)</w:t>
            </w:r>
          </w:p>
        </w:tc>
        <w:tc>
          <w:tcPr>
            <w:tcW w:w="1468" w:type="dxa"/>
            <w:tcBorders>
              <w:top w:val="threeDEmboss" w:sz="6" w:space="0" w:color="auto"/>
              <w:bottom w:val="threeDEmboss" w:sz="6" w:space="0" w:color="auto"/>
            </w:tcBorders>
            <w:vAlign w:val="center"/>
          </w:tcPr>
          <w:p w14:paraId="31FAEE53" w14:textId="4C1E1DE8" w:rsidR="00A337ED" w:rsidRPr="005F75BB" w:rsidRDefault="00A337ED" w:rsidP="00EA5F09">
            <w:pPr>
              <w:pStyle w:val="TableField-Left"/>
              <w:rPr>
                <w:rFonts w:ascii="Calibri Light" w:eastAsia="Calibri Light" w:hAnsi="Calibri Light" w:cs="Calibri Light"/>
                <w:sz w:val="18"/>
                <w:szCs w:val="18"/>
                <w:lang w:eastAsia="en-US"/>
              </w:rPr>
            </w:pPr>
            <w:r w:rsidRPr="51CFB61B">
              <w:rPr>
                <w:rFonts w:ascii="Calibri Light" w:eastAsia="Calibri Light" w:hAnsi="Calibri Light" w:cs="Calibri Light"/>
                <w:sz w:val="18"/>
                <w:szCs w:val="18"/>
              </w:rPr>
              <w:t>CS-BCD-All;CS-CSOD-CCC All;CS-CSOD-Consumer Affairs;CS-CSOD-RSO All</w:t>
            </w:r>
          </w:p>
        </w:tc>
        <w:tc>
          <w:tcPr>
            <w:tcW w:w="1175" w:type="dxa"/>
            <w:tcBorders>
              <w:top w:val="threeDEmboss" w:sz="6" w:space="0" w:color="auto"/>
              <w:bottom w:val="threeDEmboss" w:sz="6" w:space="0" w:color="auto"/>
            </w:tcBorders>
            <w:vAlign w:val="center"/>
          </w:tcPr>
          <w:p w14:paraId="0295AA0B" w14:textId="3A6E24E0" w:rsidR="00A337ED" w:rsidRPr="005F75BB" w:rsidRDefault="00A337ED" w:rsidP="391D4A8A">
            <w:pPr>
              <w:pStyle w:val="TableField-Left"/>
              <w:rPr>
                <w:rFonts w:ascii="Calibri Light" w:eastAsia="Calibri Light" w:hAnsi="Calibri Light" w:cs="Calibri Light"/>
                <w:sz w:val="18"/>
                <w:szCs w:val="18"/>
                <w:lang w:val="de-CH"/>
              </w:rPr>
            </w:pPr>
            <w:r w:rsidRPr="51CFB61B">
              <w:rPr>
                <w:rFonts w:ascii="Calibri Light" w:eastAsia="Calibri Light" w:hAnsi="Calibri Light" w:cs="Calibri Light"/>
                <w:sz w:val="18"/>
                <w:szCs w:val="18"/>
                <w:lang w:val="de-CH"/>
              </w:rPr>
              <w:t>Medium</w:t>
            </w:r>
          </w:p>
        </w:tc>
        <w:tc>
          <w:tcPr>
            <w:tcW w:w="1124" w:type="dxa"/>
            <w:tcBorders>
              <w:top w:val="threeDEmboss" w:sz="6" w:space="0" w:color="auto"/>
              <w:bottom w:val="threeDEmboss" w:sz="6" w:space="0" w:color="auto"/>
            </w:tcBorders>
            <w:vAlign w:val="center"/>
          </w:tcPr>
          <w:p w14:paraId="42A90AD7" w14:textId="2E8965D1" w:rsidR="00A337ED" w:rsidRPr="005F75BB" w:rsidRDefault="00A337ED" w:rsidP="00EA5F09">
            <w:pPr>
              <w:pStyle w:val="TableField-Left"/>
              <w:rPr>
                <w:rFonts w:ascii="Calibri Light" w:eastAsia="Calibri Light" w:hAnsi="Calibri Light" w:cs="Calibri Light"/>
                <w:sz w:val="18"/>
                <w:szCs w:val="18"/>
                <w:lang w:val="de-CH"/>
              </w:rPr>
            </w:pPr>
            <w:r w:rsidRPr="51CFB61B">
              <w:rPr>
                <w:rFonts w:ascii="Calibri Light" w:eastAsia="Calibri Light" w:hAnsi="Calibri Light" w:cs="Calibri Light"/>
                <w:sz w:val="18"/>
                <w:szCs w:val="18"/>
                <w:lang w:val="de-CH"/>
              </w:rPr>
              <w:t>Medium</w:t>
            </w:r>
          </w:p>
        </w:tc>
      </w:tr>
      <w:tr w:rsidR="0068191A" w:rsidRPr="00A72892" w14:paraId="1E310269" w14:textId="77777777" w:rsidTr="00955BDB">
        <w:trPr>
          <w:gridBefore w:val="1"/>
          <w:wBefore w:w="6" w:type="dxa"/>
          <w:cantSplit/>
          <w:trHeight w:val="432"/>
        </w:trPr>
        <w:tc>
          <w:tcPr>
            <w:tcW w:w="3688" w:type="dxa"/>
            <w:tcBorders>
              <w:top w:val="threeDEmboss" w:sz="6" w:space="0" w:color="auto"/>
              <w:bottom w:val="threeDEmboss" w:sz="6" w:space="0" w:color="auto"/>
            </w:tcBorders>
            <w:vAlign w:val="center"/>
          </w:tcPr>
          <w:p w14:paraId="6A705DC7" w14:textId="77777777" w:rsidR="0068191A" w:rsidRPr="005F75BB" w:rsidRDefault="0068191A" w:rsidP="0068191A">
            <w:pPr>
              <w:pStyle w:val="NormalWeb"/>
              <w:rPr>
                <w:rFonts w:ascii="Calibri Light,MS Mincho" w:eastAsia="Calibri Light,MS Mincho" w:hAnsi="Calibri Light,MS Mincho" w:cs="Calibri Light,MS Mincho"/>
                <w:sz w:val="18"/>
                <w:szCs w:val="18"/>
                <w:lang w:eastAsia="ja-JP"/>
              </w:rPr>
            </w:pPr>
            <w:r w:rsidRPr="51CFB61B">
              <w:rPr>
                <w:rFonts w:ascii="Calibri Light" w:eastAsia="Calibri Light" w:hAnsi="Calibri Light" w:cs="Calibri Light"/>
                <w:sz w:val="18"/>
                <w:szCs w:val="18"/>
                <w:lang w:eastAsia="ja-JP"/>
              </w:rPr>
              <w:t>The system will allow emails and phone numbers to be deleted manually by the user and automatically by the system and log the reason for the deletion (eg bad device, blocked etc) due to failures to all impacted BP's. This functionality is currently not available in the current system. Users can manually remove them based on the customer request but there is no log or automated deletion of phone numbers and emails.</w:t>
            </w:r>
          </w:p>
          <w:p w14:paraId="68BD5A02" w14:textId="73CA8949" w:rsidR="0068191A" w:rsidRPr="005F75BB" w:rsidRDefault="0068191A" w:rsidP="0068191A">
            <w:pPr>
              <w:pStyle w:val="TableField-Left"/>
              <w:rPr>
                <w:rFonts w:ascii="Calibri Light" w:eastAsia="Calibri Light" w:hAnsi="Calibri Light" w:cs="Calibri Light"/>
                <w:sz w:val="18"/>
                <w:szCs w:val="18"/>
              </w:rPr>
            </w:pPr>
            <w:r w:rsidRPr="51CFB61B">
              <w:rPr>
                <w:rFonts w:ascii="Calibri Light" w:eastAsia="Calibri Light" w:hAnsi="Calibri Light" w:cs="Calibri Light"/>
                <w:sz w:val="18"/>
                <w:szCs w:val="18"/>
              </w:rPr>
              <w:t>Operational Impact: This process will allow users can discuss with customers appropriate changes to their contact information and provide the information to the customer if they call.</w:t>
            </w:r>
          </w:p>
        </w:tc>
        <w:tc>
          <w:tcPr>
            <w:tcW w:w="1876" w:type="dxa"/>
            <w:tcBorders>
              <w:top w:val="threeDEmboss" w:sz="6" w:space="0" w:color="auto"/>
              <w:bottom w:val="threeDEmboss" w:sz="6" w:space="0" w:color="auto"/>
            </w:tcBorders>
            <w:vAlign w:val="center"/>
          </w:tcPr>
          <w:p w14:paraId="4332DAAA" w14:textId="6A6BDF02" w:rsidR="0068191A" w:rsidRPr="005F75BB" w:rsidRDefault="0068191A" w:rsidP="00EA5F09">
            <w:pPr>
              <w:pStyle w:val="TableField-Left"/>
              <w:rPr>
                <w:rFonts w:ascii="Calibri Light" w:eastAsia="Calibri Light" w:hAnsi="Calibri Light" w:cs="Calibri Light"/>
                <w:sz w:val="18"/>
                <w:szCs w:val="18"/>
              </w:rPr>
            </w:pPr>
            <w:r w:rsidRPr="51CFB61B">
              <w:rPr>
                <w:rFonts w:ascii="Calibri Light" w:eastAsia="Calibri Light" w:hAnsi="Calibri Light" w:cs="Calibri Light"/>
                <w:sz w:val="18"/>
                <w:szCs w:val="18"/>
              </w:rPr>
              <w:t>Improvement;Decision Making;Process (1090)</w:t>
            </w:r>
          </w:p>
        </w:tc>
        <w:tc>
          <w:tcPr>
            <w:tcW w:w="1468" w:type="dxa"/>
            <w:tcBorders>
              <w:top w:val="threeDEmboss" w:sz="6" w:space="0" w:color="auto"/>
              <w:bottom w:val="threeDEmboss" w:sz="6" w:space="0" w:color="auto"/>
            </w:tcBorders>
            <w:vAlign w:val="center"/>
          </w:tcPr>
          <w:p w14:paraId="10FB80BB" w14:textId="29FF998D" w:rsidR="0068191A" w:rsidRPr="005F75BB" w:rsidRDefault="0068191A" w:rsidP="00EA5F09">
            <w:pPr>
              <w:pStyle w:val="TableField-Left"/>
              <w:rPr>
                <w:rFonts w:ascii="Calibri Light" w:eastAsia="Calibri Light" w:hAnsi="Calibri Light" w:cs="Calibri Light"/>
                <w:sz w:val="18"/>
                <w:szCs w:val="18"/>
              </w:rPr>
            </w:pPr>
            <w:r w:rsidRPr="005F75BB">
              <w:rPr>
                <w:rFonts w:ascii="Calibri Light" w:hAnsi="Calibri Light"/>
                <w:noProof/>
                <w:sz w:val="18"/>
                <w:szCs w:val="18"/>
                <w:lang w:eastAsia="en-US"/>
              </w:rPr>
              <w:drawing>
                <wp:inline distT="0" distB="0" distL="0" distR="0" wp14:anchorId="1EACA567" wp14:editId="00968882">
                  <wp:extent cx="7620" cy="7620"/>
                  <wp:effectExtent l="0" t="0" r="0" b="0"/>
                  <wp:docPr id="19" name="Picture 19"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s-apps2.hcl-axon.com/icons/ecblank.gi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5F75BB">
              <w:rPr>
                <w:rFonts w:ascii="Calibri Light" w:hAnsi="Calibri Light"/>
                <w:sz w:val="18"/>
                <w:szCs w:val="18"/>
              </w:rPr>
              <w:br/>
            </w:r>
            <w:r w:rsidRPr="1F0E58DF">
              <w:rPr>
                <w:rFonts w:ascii="Calibri Light" w:eastAsia="Calibri Light" w:hAnsi="Calibri Light" w:cs="Calibri Light"/>
                <w:sz w:val="18"/>
                <w:szCs w:val="18"/>
              </w:rPr>
              <w:t>CS-BCD-All;CS-CSOD-CCC All;CS-CSOD-Consumer Affairs;CS-CSOD-RSO All</w:t>
            </w:r>
          </w:p>
        </w:tc>
        <w:tc>
          <w:tcPr>
            <w:tcW w:w="1175" w:type="dxa"/>
            <w:tcBorders>
              <w:top w:val="threeDEmboss" w:sz="6" w:space="0" w:color="auto"/>
              <w:bottom w:val="threeDEmboss" w:sz="6" w:space="0" w:color="auto"/>
            </w:tcBorders>
            <w:vAlign w:val="center"/>
          </w:tcPr>
          <w:p w14:paraId="1B8638AA" w14:textId="4DB28426" w:rsidR="0068191A" w:rsidRPr="005F75BB" w:rsidRDefault="0068191A" w:rsidP="391D4A8A">
            <w:pPr>
              <w:pStyle w:val="TableField-Left"/>
              <w:rPr>
                <w:rFonts w:ascii="Calibri Light" w:eastAsia="Calibri Light" w:hAnsi="Calibri Light" w:cs="Calibri Light"/>
                <w:sz w:val="18"/>
                <w:szCs w:val="18"/>
              </w:rPr>
            </w:pPr>
            <w:r w:rsidRPr="51CFB61B">
              <w:rPr>
                <w:rFonts w:ascii="Calibri Light" w:eastAsia="Calibri Light" w:hAnsi="Calibri Light" w:cs="Calibri Light"/>
                <w:sz w:val="18"/>
                <w:szCs w:val="18"/>
              </w:rPr>
              <w:t>Medium</w:t>
            </w:r>
          </w:p>
        </w:tc>
        <w:tc>
          <w:tcPr>
            <w:tcW w:w="1124" w:type="dxa"/>
            <w:tcBorders>
              <w:top w:val="threeDEmboss" w:sz="6" w:space="0" w:color="auto"/>
              <w:bottom w:val="threeDEmboss" w:sz="6" w:space="0" w:color="auto"/>
            </w:tcBorders>
            <w:vAlign w:val="center"/>
          </w:tcPr>
          <w:p w14:paraId="0738841D" w14:textId="5484878C" w:rsidR="0068191A" w:rsidRPr="005F75BB" w:rsidRDefault="0068191A" w:rsidP="00EA5F09">
            <w:pPr>
              <w:pStyle w:val="TableField-Left"/>
              <w:rPr>
                <w:rFonts w:ascii="Calibri Light" w:eastAsia="Calibri Light" w:hAnsi="Calibri Light" w:cs="Calibri Light"/>
                <w:sz w:val="18"/>
                <w:szCs w:val="18"/>
              </w:rPr>
            </w:pPr>
            <w:r w:rsidRPr="51CFB61B">
              <w:rPr>
                <w:rFonts w:ascii="Calibri Light" w:eastAsia="Calibri Light" w:hAnsi="Calibri Light" w:cs="Calibri Light"/>
                <w:sz w:val="18"/>
                <w:szCs w:val="18"/>
              </w:rPr>
              <w:t>Medium</w:t>
            </w:r>
          </w:p>
        </w:tc>
      </w:tr>
      <w:tr w:rsidR="0068191A" w:rsidRPr="00A72892" w14:paraId="79082349" w14:textId="77777777" w:rsidTr="00955BDB">
        <w:trPr>
          <w:gridBefore w:val="1"/>
          <w:wBefore w:w="6" w:type="dxa"/>
          <w:cantSplit/>
          <w:trHeight w:val="432"/>
        </w:trPr>
        <w:tc>
          <w:tcPr>
            <w:tcW w:w="3688" w:type="dxa"/>
            <w:tcBorders>
              <w:top w:val="threeDEmboss" w:sz="6" w:space="0" w:color="auto"/>
              <w:bottom w:val="threeDEmboss" w:sz="6" w:space="0" w:color="auto"/>
            </w:tcBorders>
            <w:vAlign w:val="center"/>
          </w:tcPr>
          <w:p w14:paraId="0CBF7ED2" w14:textId="3012AB74" w:rsidR="0068191A" w:rsidRPr="005F75BB" w:rsidRDefault="0068191A" w:rsidP="0068191A">
            <w:pPr>
              <w:pStyle w:val="NormalWeb"/>
              <w:rPr>
                <w:rFonts w:ascii="Calibri Light,MS Mincho" w:eastAsia="Calibri Light,MS Mincho" w:hAnsi="Calibri Light,MS Mincho" w:cs="Calibri Light,MS Mincho"/>
                <w:sz w:val="18"/>
                <w:szCs w:val="18"/>
                <w:lang w:eastAsia="ja-JP"/>
              </w:rPr>
            </w:pPr>
            <w:r w:rsidRPr="51CFB61B">
              <w:rPr>
                <w:rFonts w:ascii="Calibri Light" w:eastAsia="Calibri Light" w:hAnsi="Calibri Light" w:cs="Calibri Light"/>
                <w:sz w:val="18"/>
                <w:szCs w:val="18"/>
                <w:lang w:eastAsia="ja-JP"/>
              </w:rPr>
              <w:t>The system will have the ability to store customer responses to SMS, email</w:t>
            </w:r>
            <w:r w:rsidR="00DE2DE2" w:rsidRPr="51CFB61B">
              <w:rPr>
                <w:rFonts w:ascii="Calibri Light" w:eastAsia="Calibri Light" w:hAnsi="Calibri Light" w:cs="Calibri Light"/>
                <w:sz w:val="18"/>
                <w:szCs w:val="18"/>
                <w:lang w:eastAsia="ja-JP"/>
              </w:rPr>
              <w:t>, TTY</w:t>
            </w:r>
            <w:r w:rsidRPr="51CFB61B">
              <w:rPr>
                <w:rFonts w:ascii="Calibri Light" w:eastAsia="Calibri Light" w:hAnsi="Calibri Light" w:cs="Calibri Light"/>
                <w:sz w:val="18"/>
                <w:szCs w:val="18"/>
                <w:lang w:eastAsia="ja-JP"/>
              </w:rPr>
              <w:t xml:space="preserve"> or voice responses. It will include date and time stamp of response as well as the content of the response. This is new functionality and there is nothing comparable today. Front office users will have visibility to any customer responses so that they can respond to any customer inquiries regarding the communication and know what the customer may have responded to.</w:t>
            </w:r>
          </w:p>
        </w:tc>
        <w:tc>
          <w:tcPr>
            <w:tcW w:w="1876" w:type="dxa"/>
            <w:tcBorders>
              <w:top w:val="threeDEmboss" w:sz="6" w:space="0" w:color="auto"/>
              <w:bottom w:val="threeDEmboss" w:sz="6" w:space="0" w:color="auto"/>
            </w:tcBorders>
            <w:vAlign w:val="center"/>
          </w:tcPr>
          <w:p w14:paraId="297101F3" w14:textId="475744C4" w:rsidR="0068191A" w:rsidRPr="005F75BB" w:rsidRDefault="0068191A" w:rsidP="0068191A">
            <w:pPr>
              <w:pStyle w:val="NormalWeb"/>
              <w:rPr>
                <w:rFonts w:ascii="Calibri Light,MS Mincho" w:eastAsia="Calibri Light,MS Mincho" w:hAnsi="Calibri Light,MS Mincho" w:cs="Calibri Light,MS Mincho"/>
                <w:sz w:val="18"/>
                <w:szCs w:val="18"/>
                <w:lang w:eastAsia="ja-JP"/>
              </w:rPr>
            </w:pPr>
            <w:r w:rsidRPr="51CFB61B">
              <w:rPr>
                <w:rFonts w:ascii="Calibri Light" w:eastAsia="Calibri Light" w:hAnsi="Calibri Light" w:cs="Calibri Light"/>
                <w:sz w:val="18"/>
                <w:szCs w:val="18"/>
                <w:lang w:eastAsia="ja-JP"/>
              </w:rPr>
              <w:t>Improvement;Process;Decision Making;Technology (1091)</w:t>
            </w:r>
          </w:p>
        </w:tc>
        <w:tc>
          <w:tcPr>
            <w:tcW w:w="1468" w:type="dxa"/>
            <w:tcBorders>
              <w:top w:val="threeDEmboss" w:sz="6" w:space="0" w:color="auto"/>
              <w:bottom w:val="threeDEmboss" w:sz="6" w:space="0" w:color="auto"/>
            </w:tcBorders>
            <w:vAlign w:val="center"/>
          </w:tcPr>
          <w:p w14:paraId="6F64A1F0" w14:textId="14354193" w:rsidR="0068191A" w:rsidRPr="005F75BB" w:rsidRDefault="0068191A" w:rsidP="0068191A">
            <w:pPr>
              <w:pStyle w:val="NormalWeb"/>
              <w:rPr>
                <w:rFonts w:ascii="Calibri Light,MS Mincho" w:eastAsia="Calibri Light,MS Mincho" w:hAnsi="Calibri Light,MS Mincho" w:cs="Calibri Light,MS Mincho"/>
                <w:sz w:val="18"/>
                <w:szCs w:val="18"/>
                <w:lang w:eastAsia="ja-JP"/>
              </w:rPr>
            </w:pPr>
            <w:r w:rsidRPr="51CFB61B">
              <w:rPr>
                <w:rFonts w:ascii="Calibri Light" w:eastAsia="Calibri Light" w:hAnsi="Calibri Light" w:cs="Calibri Light"/>
                <w:sz w:val="18"/>
                <w:szCs w:val="18"/>
                <w:lang w:eastAsia="ja-JP"/>
              </w:rPr>
              <w:t>CS-BCD-All;CS-CSOD-CCC All;CS-CSOD-Consumer Affairs;CS-CSOD-RSO All</w:t>
            </w:r>
          </w:p>
        </w:tc>
        <w:tc>
          <w:tcPr>
            <w:tcW w:w="1175" w:type="dxa"/>
            <w:tcBorders>
              <w:top w:val="threeDEmboss" w:sz="6" w:space="0" w:color="auto"/>
              <w:bottom w:val="threeDEmboss" w:sz="6" w:space="0" w:color="auto"/>
            </w:tcBorders>
            <w:vAlign w:val="center"/>
          </w:tcPr>
          <w:p w14:paraId="02A56C27" w14:textId="5A216750" w:rsidR="0068191A" w:rsidRPr="005F75BB" w:rsidRDefault="0068191A" w:rsidP="0068191A">
            <w:pPr>
              <w:pStyle w:val="NormalWeb"/>
              <w:rPr>
                <w:rFonts w:ascii="Calibri Light,MS Mincho" w:eastAsia="Calibri Light,MS Mincho" w:hAnsi="Calibri Light,MS Mincho" w:cs="Calibri Light,MS Mincho"/>
                <w:sz w:val="18"/>
                <w:szCs w:val="18"/>
                <w:lang w:eastAsia="ja-JP"/>
              </w:rPr>
            </w:pPr>
            <w:r w:rsidRPr="51CFB61B">
              <w:rPr>
                <w:rFonts w:ascii="Calibri Light" w:eastAsia="Calibri Light" w:hAnsi="Calibri Light" w:cs="Calibri Light"/>
                <w:sz w:val="18"/>
                <w:szCs w:val="18"/>
                <w:lang w:eastAsia="ja-JP"/>
              </w:rPr>
              <w:t>Medium</w:t>
            </w:r>
          </w:p>
        </w:tc>
        <w:tc>
          <w:tcPr>
            <w:tcW w:w="1124" w:type="dxa"/>
            <w:tcBorders>
              <w:top w:val="threeDEmboss" w:sz="6" w:space="0" w:color="auto"/>
              <w:bottom w:val="threeDEmboss" w:sz="6" w:space="0" w:color="auto"/>
            </w:tcBorders>
            <w:vAlign w:val="center"/>
          </w:tcPr>
          <w:p w14:paraId="1F32C04E" w14:textId="4E8549C5" w:rsidR="0068191A" w:rsidRPr="005F75BB" w:rsidRDefault="0068191A" w:rsidP="0068191A">
            <w:pPr>
              <w:pStyle w:val="NormalWeb"/>
              <w:rPr>
                <w:rFonts w:ascii="Calibri Light,MS Mincho" w:eastAsia="Calibri Light,MS Mincho" w:hAnsi="Calibri Light,MS Mincho" w:cs="Calibri Light,MS Mincho"/>
                <w:sz w:val="18"/>
                <w:szCs w:val="18"/>
                <w:lang w:eastAsia="ja-JP"/>
              </w:rPr>
            </w:pPr>
            <w:r w:rsidRPr="51CFB61B">
              <w:rPr>
                <w:rFonts w:ascii="Calibri Light" w:eastAsia="Calibri Light" w:hAnsi="Calibri Light" w:cs="Calibri Light"/>
                <w:sz w:val="18"/>
                <w:szCs w:val="18"/>
                <w:lang w:eastAsia="ja-JP"/>
              </w:rPr>
              <w:t>Medium</w:t>
            </w:r>
          </w:p>
        </w:tc>
      </w:tr>
      <w:tr w:rsidR="00955BDB" w:rsidRPr="00A72892" w14:paraId="5D10F030" w14:textId="77777777" w:rsidTr="00955BDB">
        <w:trPr>
          <w:gridBefore w:val="1"/>
          <w:wBefore w:w="6" w:type="dxa"/>
          <w:cantSplit/>
          <w:trHeight w:val="432"/>
        </w:trPr>
        <w:tc>
          <w:tcPr>
            <w:tcW w:w="3688" w:type="dxa"/>
            <w:tcBorders>
              <w:top w:val="threeDEmboss" w:sz="6" w:space="0" w:color="auto"/>
              <w:bottom w:val="threeDEmboss" w:sz="6" w:space="0" w:color="auto"/>
            </w:tcBorders>
            <w:vAlign w:val="center"/>
          </w:tcPr>
          <w:p w14:paraId="23E2925F" w14:textId="2BFA1F41" w:rsidR="00955BDB" w:rsidRPr="005F75BB" w:rsidRDefault="00955BDB" w:rsidP="00955BDB">
            <w:pPr>
              <w:pStyle w:val="NormalWeb"/>
              <w:rPr>
                <w:rFonts w:ascii="Calibri Light,MS Mincho" w:eastAsia="Calibri Light,MS Mincho" w:hAnsi="Calibri Light,MS Mincho" w:cs="Calibri Light,MS Mincho"/>
                <w:sz w:val="18"/>
                <w:szCs w:val="18"/>
                <w:lang w:eastAsia="ja-JP"/>
              </w:rPr>
            </w:pPr>
            <w:r w:rsidRPr="51CFB61B">
              <w:rPr>
                <w:rFonts w:ascii="Calibri Light" w:eastAsia="Calibri Light" w:hAnsi="Calibri Light" w:cs="Calibri Light"/>
                <w:sz w:val="18"/>
                <w:szCs w:val="18"/>
                <w:lang w:eastAsia="ja-JP"/>
              </w:rPr>
              <w:lastRenderedPageBreak/>
              <w:t xml:space="preserve">Manual outbound correspondence </w:t>
            </w:r>
            <w:r w:rsidR="00DE2DE2" w:rsidRPr="51CFB61B">
              <w:rPr>
                <w:rFonts w:ascii="Calibri Light" w:eastAsia="Calibri Light" w:hAnsi="Calibri Light" w:cs="Calibri Light"/>
                <w:sz w:val="18"/>
                <w:szCs w:val="18"/>
                <w:lang w:eastAsia="ja-JP"/>
              </w:rPr>
              <w:t>and U.S. mailed</w:t>
            </w:r>
            <w:r w:rsidRPr="51CFB61B">
              <w:rPr>
                <w:rFonts w:ascii="Calibri Light,MS Mincho" w:eastAsia="Calibri Light,MS Mincho" w:hAnsi="Calibri Light,MS Mincho" w:cs="Calibri Light,MS Mincho"/>
                <w:sz w:val="18"/>
                <w:szCs w:val="18"/>
                <w:lang w:eastAsia="ja-JP"/>
              </w:rPr>
              <w:t xml:space="preserve"> </w:t>
            </w:r>
            <w:r w:rsidRPr="51CFB61B">
              <w:rPr>
                <w:rFonts w:ascii="Calibri Light" w:eastAsia="Calibri Light" w:hAnsi="Calibri Light" w:cs="Calibri Light"/>
                <w:sz w:val="18"/>
                <w:szCs w:val="18"/>
                <w:lang w:eastAsia="ja-JP"/>
              </w:rPr>
              <w:t>correspondence</w:t>
            </w:r>
            <w:r w:rsidRPr="51CFB61B">
              <w:rPr>
                <w:rFonts w:ascii="Calibri Light,MS Mincho" w:eastAsia="Calibri Light,MS Mincho" w:hAnsi="Calibri Light,MS Mincho" w:cs="Calibri Light,MS Mincho"/>
                <w:sz w:val="18"/>
                <w:szCs w:val="18"/>
                <w:lang w:eastAsia="ja-JP"/>
              </w:rPr>
              <w:t xml:space="preserve"> </w:t>
            </w:r>
            <w:r w:rsidRPr="51CFB61B">
              <w:rPr>
                <w:rFonts w:ascii="Calibri Light" w:eastAsia="Calibri Light" w:hAnsi="Calibri Light" w:cs="Calibri Light"/>
                <w:sz w:val="18"/>
                <w:szCs w:val="18"/>
                <w:lang w:eastAsia="ja-JP"/>
              </w:rPr>
              <w:t>will be available to front and back office users. Front office users will access Open Text through a Mashup transaction launcher. Manual correspondence is generated upon BP request or after a user executes a transaction. Examples include Paid in Full letter, Guarantor declined etc. Currently most users generate letter through client letter functionality.</w:t>
            </w:r>
          </w:p>
        </w:tc>
        <w:tc>
          <w:tcPr>
            <w:tcW w:w="1876" w:type="dxa"/>
            <w:tcBorders>
              <w:top w:val="threeDEmboss" w:sz="6" w:space="0" w:color="auto"/>
              <w:bottom w:val="threeDEmboss" w:sz="6" w:space="0" w:color="auto"/>
            </w:tcBorders>
            <w:vAlign w:val="center"/>
          </w:tcPr>
          <w:p w14:paraId="4615F92A" w14:textId="4A164A2C" w:rsidR="00955BDB" w:rsidRPr="005F75BB" w:rsidRDefault="00955BDB" w:rsidP="00955BDB">
            <w:pPr>
              <w:pStyle w:val="NormalWeb"/>
              <w:rPr>
                <w:rFonts w:ascii="Calibri Light,MS Mincho" w:eastAsia="Calibri Light,MS Mincho" w:hAnsi="Calibri Light,MS Mincho" w:cs="Calibri Light,MS Mincho"/>
                <w:sz w:val="18"/>
                <w:szCs w:val="18"/>
                <w:lang w:eastAsia="ja-JP"/>
              </w:rPr>
            </w:pPr>
            <w:r w:rsidRPr="51CFB61B">
              <w:rPr>
                <w:rFonts w:ascii="Calibri Light" w:eastAsia="Calibri Light" w:hAnsi="Calibri Light" w:cs="Calibri Light"/>
                <w:sz w:val="18"/>
                <w:szCs w:val="18"/>
                <w:lang w:eastAsia="ja-JP"/>
              </w:rPr>
              <w:t>Process;Technology (1081)</w:t>
            </w:r>
          </w:p>
        </w:tc>
        <w:tc>
          <w:tcPr>
            <w:tcW w:w="1468" w:type="dxa"/>
            <w:tcBorders>
              <w:top w:val="threeDEmboss" w:sz="6" w:space="0" w:color="auto"/>
              <w:bottom w:val="threeDEmboss" w:sz="6" w:space="0" w:color="auto"/>
            </w:tcBorders>
            <w:vAlign w:val="center"/>
          </w:tcPr>
          <w:p w14:paraId="54049201" w14:textId="3801E554" w:rsidR="00955BDB" w:rsidRPr="005F75BB" w:rsidRDefault="00955BDB" w:rsidP="00955BDB">
            <w:pPr>
              <w:pStyle w:val="NormalWeb"/>
              <w:rPr>
                <w:rFonts w:ascii="Calibri Light,MS Mincho" w:eastAsia="Calibri Light,MS Mincho" w:hAnsi="Calibri Light,MS Mincho" w:cs="Calibri Light,MS Mincho"/>
                <w:sz w:val="18"/>
                <w:szCs w:val="18"/>
                <w:lang w:eastAsia="ja-JP"/>
              </w:rPr>
            </w:pPr>
            <w:r w:rsidRPr="51CFB61B">
              <w:rPr>
                <w:rFonts w:ascii="Calibri Light" w:eastAsia="Calibri Light" w:hAnsi="Calibri Light" w:cs="Calibri Light"/>
                <w:sz w:val="18"/>
                <w:szCs w:val="18"/>
                <w:lang w:eastAsia="ja-JP"/>
              </w:rPr>
              <w:t>CS-BCD-All;CS-CSOD-CCC All;CS-CSOD-RSO All;CS-CSOD-Consumer Affairs</w:t>
            </w:r>
          </w:p>
        </w:tc>
        <w:tc>
          <w:tcPr>
            <w:tcW w:w="1175" w:type="dxa"/>
            <w:tcBorders>
              <w:top w:val="threeDEmboss" w:sz="6" w:space="0" w:color="auto"/>
              <w:bottom w:val="threeDEmboss" w:sz="6" w:space="0" w:color="auto"/>
            </w:tcBorders>
            <w:vAlign w:val="center"/>
          </w:tcPr>
          <w:p w14:paraId="4E6210B8" w14:textId="3BC7A361" w:rsidR="00955BDB" w:rsidRPr="005F75BB" w:rsidRDefault="00955BDB" w:rsidP="00955BDB">
            <w:pPr>
              <w:pStyle w:val="NormalWeb"/>
              <w:rPr>
                <w:rFonts w:ascii="Calibri Light,MS Mincho" w:eastAsia="Calibri Light,MS Mincho" w:hAnsi="Calibri Light,MS Mincho" w:cs="Calibri Light,MS Mincho"/>
                <w:sz w:val="18"/>
                <w:szCs w:val="18"/>
                <w:lang w:eastAsia="ja-JP"/>
              </w:rPr>
            </w:pPr>
            <w:r w:rsidRPr="51CFB61B">
              <w:rPr>
                <w:rFonts w:ascii="Calibri Light" w:eastAsia="Calibri Light" w:hAnsi="Calibri Light" w:cs="Calibri Light"/>
                <w:sz w:val="18"/>
                <w:szCs w:val="18"/>
                <w:lang w:eastAsia="ja-JP"/>
              </w:rPr>
              <w:t>Medium</w:t>
            </w:r>
          </w:p>
        </w:tc>
        <w:tc>
          <w:tcPr>
            <w:tcW w:w="1124" w:type="dxa"/>
            <w:tcBorders>
              <w:top w:val="threeDEmboss" w:sz="6" w:space="0" w:color="auto"/>
              <w:bottom w:val="threeDEmboss" w:sz="6" w:space="0" w:color="auto"/>
            </w:tcBorders>
            <w:vAlign w:val="center"/>
          </w:tcPr>
          <w:p w14:paraId="23285350" w14:textId="74D38E3C" w:rsidR="00955BDB" w:rsidRPr="005F75BB" w:rsidRDefault="00955BDB" w:rsidP="00955BDB">
            <w:pPr>
              <w:pStyle w:val="NormalWeb"/>
              <w:rPr>
                <w:rFonts w:ascii="Calibri Light,MS Mincho" w:eastAsia="Calibri Light,MS Mincho" w:hAnsi="Calibri Light,MS Mincho" w:cs="Calibri Light,MS Mincho"/>
                <w:sz w:val="18"/>
                <w:szCs w:val="18"/>
                <w:lang w:eastAsia="ja-JP"/>
              </w:rPr>
            </w:pPr>
            <w:r w:rsidRPr="51CFB61B">
              <w:rPr>
                <w:rFonts w:ascii="Calibri Light" w:eastAsia="Calibri Light" w:hAnsi="Calibri Light" w:cs="Calibri Light"/>
                <w:sz w:val="18"/>
                <w:szCs w:val="18"/>
                <w:lang w:eastAsia="ja-JP"/>
              </w:rPr>
              <w:t>Medium</w:t>
            </w:r>
          </w:p>
        </w:tc>
      </w:tr>
      <w:tr w:rsidR="00955BDB" w:rsidRPr="00A72892" w14:paraId="7C11F572" w14:textId="77777777" w:rsidTr="000F49D4">
        <w:trPr>
          <w:gridBefore w:val="1"/>
          <w:wBefore w:w="6" w:type="dxa"/>
          <w:cantSplit/>
          <w:trHeight w:val="432"/>
        </w:trPr>
        <w:tc>
          <w:tcPr>
            <w:tcW w:w="3688" w:type="dxa"/>
            <w:tcBorders>
              <w:top w:val="threeDEmboss" w:sz="6" w:space="0" w:color="auto"/>
            </w:tcBorders>
            <w:vAlign w:val="center"/>
          </w:tcPr>
          <w:p w14:paraId="0BAE8F1B" w14:textId="77777777" w:rsidR="00955BDB" w:rsidRPr="005F75BB" w:rsidRDefault="00955BDB" w:rsidP="00955BDB">
            <w:pPr>
              <w:pStyle w:val="NormalWeb"/>
              <w:rPr>
                <w:rFonts w:ascii="Calibri Light,MS Mincho" w:eastAsia="Calibri Light,MS Mincho" w:hAnsi="Calibri Light,MS Mincho" w:cs="Calibri Light,MS Mincho"/>
                <w:sz w:val="18"/>
                <w:szCs w:val="18"/>
                <w:lang w:eastAsia="ja-JP"/>
              </w:rPr>
            </w:pPr>
            <w:r w:rsidRPr="51CFB61B">
              <w:rPr>
                <w:rFonts w:ascii="Calibri Light" w:eastAsia="Calibri Light" w:hAnsi="Calibri Light" w:cs="Calibri Light"/>
                <w:sz w:val="18"/>
                <w:szCs w:val="18"/>
                <w:lang w:eastAsia="ja-JP"/>
              </w:rPr>
              <w:t>Within Open Text, after the user selects the correspondence to send to the customer, the user will need to select the communication channel. The user can select the preferred communication channel but also has the option to override the default channel for a one time update. The override option will not update the BP preferred communication channel. This is a one time selection based on the customers' needs. Currently users do not have many options for different correspondence types. Most communications are sent via letters or voice options. There are certain programs that have options to SMS as well but is not available to all correspondence.</w:t>
            </w:r>
          </w:p>
          <w:p w14:paraId="42B4C205" w14:textId="77777777" w:rsidR="00955BDB" w:rsidRPr="005F75BB" w:rsidRDefault="00955BDB" w:rsidP="00955BDB">
            <w:pPr>
              <w:spacing w:before="100" w:beforeAutospacing="1" w:after="100" w:afterAutospacing="1"/>
              <w:rPr>
                <w:rFonts w:ascii="Calibri Light,MS Mincho" w:eastAsia="Calibri Light,MS Mincho" w:hAnsi="Calibri Light,MS Mincho" w:cs="Calibri Light,MS Mincho"/>
                <w:sz w:val="18"/>
                <w:szCs w:val="18"/>
                <w:lang w:eastAsia="ja-JP"/>
              </w:rPr>
            </w:pPr>
            <w:r w:rsidRPr="51CFB61B">
              <w:rPr>
                <w:rFonts w:ascii="Calibri Light" w:eastAsia="Calibri Light" w:hAnsi="Calibri Light" w:cs="Calibri Light"/>
                <w:sz w:val="18"/>
                <w:szCs w:val="18"/>
                <w:lang w:eastAsia="ja-JP"/>
              </w:rPr>
              <w:t>Operational impact: It is an added step to determine what communication channel the customer is requesting increasing processing/handle times. If the BP contact information is marked "Do Not Use", an error message will be shown so that the user can discuss with the customer and select a different address/email/phone.</w:t>
            </w:r>
          </w:p>
          <w:p w14:paraId="185D8C92" w14:textId="2B841109" w:rsidR="00955BDB" w:rsidRPr="005F75BB" w:rsidRDefault="00955BDB" w:rsidP="00955BDB">
            <w:pPr>
              <w:pStyle w:val="TableField-Left"/>
              <w:rPr>
                <w:rFonts w:ascii="Calibri Light" w:eastAsia="Calibri Light" w:hAnsi="Calibri Light" w:cs="Calibri Light"/>
                <w:sz w:val="18"/>
                <w:szCs w:val="18"/>
              </w:rPr>
            </w:pPr>
            <w:r w:rsidRPr="51CFB61B">
              <w:rPr>
                <w:rFonts w:ascii="Calibri Light" w:eastAsia="Calibri Light" w:hAnsi="Calibri Light" w:cs="Calibri Light"/>
                <w:sz w:val="18"/>
                <w:szCs w:val="18"/>
              </w:rPr>
              <w:t>Customer impact; Customer has multiple choices that can lead to customer satisfaction</w:t>
            </w:r>
          </w:p>
        </w:tc>
        <w:tc>
          <w:tcPr>
            <w:tcW w:w="1876" w:type="dxa"/>
            <w:tcBorders>
              <w:top w:val="threeDEmboss" w:sz="6" w:space="0" w:color="auto"/>
            </w:tcBorders>
            <w:vAlign w:val="center"/>
          </w:tcPr>
          <w:p w14:paraId="57E67562" w14:textId="79CAA168" w:rsidR="00955BDB" w:rsidRPr="005F75BB" w:rsidRDefault="00955BDB" w:rsidP="00EA5F09">
            <w:pPr>
              <w:pStyle w:val="TableField-Left"/>
              <w:rPr>
                <w:rFonts w:ascii="Calibri Light" w:eastAsia="Calibri Light" w:hAnsi="Calibri Light" w:cs="Calibri Light"/>
                <w:sz w:val="18"/>
                <w:szCs w:val="18"/>
              </w:rPr>
            </w:pPr>
            <w:r w:rsidRPr="51CFB61B">
              <w:rPr>
                <w:rFonts w:ascii="Calibri Light" w:eastAsia="Calibri Light" w:hAnsi="Calibri Light" w:cs="Calibri Light"/>
                <w:sz w:val="18"/>
                <w:szCs w:val="18"/>
              </w:rPr>
              <w:t>Improvement;Culture Shift;Process;Technology</w:t>
            </w:r>
            <w:r w:rsidR="00A839CE" w:rsidRPr="51CFB61B">
              <w:rPr>
                <w:rFonts w:ascii="Calibri Light" w:eastAsia="Calibri Light" w:hAnsi="Calibri Light" w:cs="Calibri Light"/>
                <w:sz w:val="18"/>
                <w:szCs w:val="18"/>
              </w:rPr>
              <w:t xml:space="preserve"> (1084)</w:t>
            </w:r>
          </w:p>
        </w:tc>
        <w:tc>
          <w:tcPr>
            <w:tcW w:w="1468" w:type="dxa"/>
            <w:tcBorders>
              <w:top w:val="threeDEmboss" w:sz="6" w:space="0" w:color="auto"/>
            </w:tcBorders>
            <w:vAlign w:val="center"/>
          </w:tcPr>
          <w:p w14:paraId="3F322138" w14:textId="46E6AF1C" w:rsidR="00955BDB" w:rsidRPr="005F75BB" w:rsidRDefault="00955BDB" w:rsidP="00EA5F09">
            <w:pPr>
              <w:pStyle w:val="TableField-Left"/>
              <w:rPr>
                <w:rFonts w:ascii="Calibri Light" w:eastAsia="Calibri Light" w:hAnsi="Calibri Light" w:cs="Calibri Light"/>
                <w:sz w:val="18"/>
                <w:szCs w:val="18"/>
              </w:rPr>
            </w:pPr>
            <w:r w:rsidRPr="51CFB61B">
              <w:rPr>
                <w:rFonts w:ascii="Calibri Light" w:eastAsia="Calibri Light" w:hAnsi="Calibri Light" w:cs="Calibri Light"/>
                <w:sz w:val="18"/>
                <w:szCs w:val="18"/>
              </w:rPr>
              <w:t>CS-BCD-All;CS-CSOD-CCC All;CS-CSOD-Consumer Affairs;CS-CSOD-RSO All</w:t>
            </w:r>
          </w:p>
        </w:tc>
        <w:tc>
          <w:tcPr>
            <w:tcW w:w="1175" w:type="dxa"/>
            <w:tcBorders>
              <w:top w:val="threeDEmboss" w:sz="6" w:space="0" w:color="auto"/>
            </w:tcBorders>
            <w:vAlign w:val="center"/>
          </w:tcPr>
          <w:p w14:paraId="01313B69" w14:textId="1AD8A874" w:rsidR="00955BDB" w:rsidRPr="005F75BB" w:rsidRDefault="00955BDB" w:rsidP="391D4A8A">
            <w:pPr>
              <w:pStyle w:val="TableField-Left"/>
              <w:rPr>
                <w:rFonts w:ascii="Calibri Light" w:eastAsia="Calibri Light" w:hAnsi="Calibri Light" w:cs="Calibri Light"/>
                <w:sz w:val="18"/>
                <w:szCs w:val="18"/>
              </w:rPr>
            </w:pPr>
            <w:r w:rsidRPr="51CFB61B">
              <w:rPr>
                <w:rFonts w:ascii="Calibri Light" w:eastAsia="Calibri Light" w:hAnsi="Calibri Light" w:cs="Calibri Light"/>
                <w:sz w:val="18"/>
                <w:szCs w:val="18"/>
              </w:rPr>
              <w:t>High</w:t>
            </w:r>
          </w:p>
        </w:tc>
        <w:tc>
          <w:tcPr>
            <w:tcW w:w="1124" w:type="dxa"/>
            <w:tcBorders>
              <w:top w:val="threeDEmboss" w:sz="6" w:space="0" w:color="auto"/>
            </w:tcBorders>
            <w:vAlign w:val="center"/>
          </w:tcPr>
          <w:p w14:paraId="58C0EB5B" w14:textId="04C33778" w:rsidR="00955BDB" w:rsidRPr="005F75BB" w:rsidRDefault="00955BDB" w:rsidP="00EA5F09">
            <w:pPr>
              <w:pStyle w:val="TableField-Left"/>
              <w:rPr>
                <w:rFonts w:ascii="Calibri Light" w:eastAsia="Calibri Light" w:hAnsi="Calibri Light" w:cs="Calibri Light"/>
                <w:sz w:val="18"/>
                <w:szCs w:val="18"/>
              </w:rPr>
            </w:pPr>
            <w:r w:rsidRPr="51CFB61B">
              <w:rPr>
                <w:rFonts w:ascii="Calibri Light" w:eastAsia="Calibri Light" w:hAnsi="Calibri Light" w:cs="Calibri Light"/>
                <w:sz w:val="18"/>
                <w:szCs w:val="18"/>
              </w:rPr>
              <w:t>Medium</w:t>
            </w:r>
          </w:p>
        </w:tc>
      </w:tr>
      <w:tr w:rsidR="2AA727A7" w14:paraId="425FDDD3" w14:textId="77777777" w:rsidTr="00DE2DE2">
        <w:trPr>
          <w:cantSplit/>
          <w:trHeight w:val="432"/>
        </w:trPr>
        <w:tc>
          <w:tcPr>
            <w:tcW w:w="3694" w:type="dxa"/>
            <w:gridSpan w:val="2"/>
            <w:tcBorders>
              <w:top w:val="threeDEmboss" w:sz="6" w:space="0" w:color="auto"/>
            </w:tcBorders>
            <w:vAlign w:val="center"/>
          </w:tcPr>
          <w:p w14:paraId="21077743" w14:textId="1AADDF33" w:rsidR="2AA727A7" w:rsidRPr="00233428" w:rsidRDefault="479AD25A" w:rsidP="00233428">
            <w:pPr>
              <w:rPr>
                <w:rFonts w:ascii="Calibri Light" w:eastAsia="Calibri Light" w:hAnsi="Calibri Light" w:cs="Calibri Light"/>
                <w:sz w:val="18"/>
                <w:szCs w:val="18"/>
              </w:rPr>
            </w:pPr>
            <w:r w:rsidRPr="00233428">
              <w:rPr>
                <w:rFonts w:ascii="Calibri Light" w:eastAsia="Calibri Light" w:hAnsi="Calibri Light" w:cs="Calibri Light"/>
                <w:sz w:val="18"/>
                <w:szCs w:val="18"/>
                <w:lang w:val="de-CH"/>
              </w:rPr>
              <w:t>There will be an increase in handle time in outage. A BP Contact will house the Service Order #. User will use the Service Order # to search for specific Outage information such as Estimate Restoration Time and Premise associated to the Outage.</w:t>
            </w:r>
          </w:p>
          <w:p w14:paraId="7BF04EDF" w14:textId="16394C94" w:rsidR="2AA727A7" w:rsidRDefault="2AA727A7" w:rsidP="06D66B47">
            <w:pPr>
              <w:pStyle w:val="NormalWeb"/>
              <w:rPr>
                <w:rFonts w:ascii="Calibri Light" w:eastAsia="Calibri Light" w:hAnsi="Calibri Light" w:cs="Calibri Light"/>
                <w:sz w:val="18"/>
                <w:szCs w:val="18"/>
                <w:lang w:eastAsia="ja-JP"/>
              </w:rPr>
            </w:pPr>
          </w:p>
        </w:tc>
        <w:tc>
          <w:tcPr>
            <w:tcW w:w="1876" w:type="dxa"/>
            <w:tcBorders>
              <w:top w:val="threeDEmboss" w:sz="6" w:space="0" w:color="auto"/>
            </w:tcBorders>
            <w:vAlign w:val="center"/>
          </w:tcPr>
          <w:p w14:paraId="670A24B7" w14:textId="5743F27F" w:rsidR="2AA727A7" w:rsidRDefault="06D66B47" w:rsidP="2AA727A7">
            <w:pPr>
              <w:pStyle w:val="TableField-Left"/>
              <w:rPr>
                <w:rFonts w:ascii="Calibri Light" w:eastAsia="Calibri Light" w:hAnsi="Calibri Light" w:cs="Calibri Light"/>
                <w:sz w:val="18"/>
                <w:szCs w:val="18"/>
              </w:rPr>
            </w:pPr>
            <w:r w:rsidRPr="06D66B47">
              <w:rPr>
                <w:rFonts w:ascii="Calibri Light" w:eastAsia="Calibri Light" w:hAnsi="Calibri Light" w:cs="Calibri Light"/>
                <w:sz w:val="18"/>
                <w:szCs w:val="18"/>
              </w:rPr>
              <w:t xml:space="preserve">Process </w:t>
            </w:r>
          </w:p>
        </w:tc>
        <w:tc>
          <w:tcPr>
            <w:tcW w:w="1468" w:type="dxa"/>
            <w:tcBorders>
              <w:top w:val="threeDEmboss" w:sz="6" w:space="0" w:color="auto"/>
            </w:tcBorders>
            <w:vAlign w:val="center"/>
          </w:tcPr>
          <w:p w14:paraId="4C2527D4" w14:textId="00DB1726" w:rsidR="2AA727A7" w:rsidRDefault="2E5AFAD8" w:rsidP="2E5AFAD8">
            <w:pPr>
              <w:pStyle w:val="TableField-Left"/>
              <w:rPr>
                <w:rFonts w:ascii="Calibri Light" w:eastAsia="Calibri Light" w:hAnsi="Calibri Light" w:cs="Calibri Light"/>
                <w:sz w:val="18"/>
                <w:szCs w:val="18"/>
              </w:rPr>
            </w:pPr>
            <w:r w:rsidRPr="2E5AFAD8">
              <w:rPr>
                <w:rFonts w:ascii="Calibri Light" w:eastAsia="Calibri Light" w:hAnsi="Calibri Light" w:cs="Calibri Light"/>
                <w:sz w:val="18"/>
                <w:szCs w:val="18"/>
              </w:rPr>
              <w:t>CS-BCD-All;CS-CSOD-CCC All;CS-CSOD-Consumer Affairs;</w:t>
            </w:r>
          </w:p>
          <w:p w14:paraId="29C89D65" w14:textId="57CABE07" w:rsidR="2AA727A7" w:rsidRDefault="2AA727A7" w:rsidP="2AA727A7">
            <w:pPr>
              <w:pStyle w:val="TableField-Left"/>
              <w:rPr>
                <w:rFonts w:ascii="Calibri Light" w:eastAsia="Calibri Light" w:hAnsi="Calibri Light" w:cs="Calibri Light"/>
                <w:sz w:val="18"/>
                <w:szCs w:val="18"/>
              </w:rPr>
            </w:pPr>
          </w:p>
        </w:tc>
        <w:tc>
          <w:tcPr>
            <w:tcW w:w="1175" w:type="dxa"/>
            <w:tcBorders>
              <w:top w:val="threeDEmboss" w:sz="6" w:space="0" w:color="auto"/>
            </w:tcBorders>
            <w:vAlign w:val="center"/>
          </w:tcPr>
          <w:p w14:paraId="05F95951" w14:textId="1EE830C9" w:rsidR="2AA727A7" w:rsidRDefault="69AED1AA" w:rsidP="2AA727A7">
            <w:pPr>
              <w:pStyle w:val="TableField-Left"/>
              <w:rPr>
                <w:rFonts w:ascii="Calibri Light" w:eastAsia="Calibri Light" w:hAnsi="Calibri Light" w:cs="Calibri Light"/>
                <w:sz w:val="18"/>
                <w:szCs w:val="18"/>
              </w:rPr>
            </w:pPr>
            <w:r w:rsidRPr="69AED1AA">
              <w:rPr>
                <w:rFonts w:ascii="Calibri Light" w:eastAsia="Calibri Light" w:hAnsi="Calibri Light" w:cs="Calibri Light"/>
                <w:sz w:val="18"/>
                <w:szCs w:val="18"/>
              </w:rPr>
              <w:t xml:space="preserve">Medium </w:t>
            </w:r>
          </w:p>
        </w:tc>
        <w:tc>
          <w:tcPr>
            <w:tcW w:w="1124" w:type="dxa"/>
            <w:tcBorders>
              <w:top w:val="threeDEmboss" w:sz="6" w:space="0" w:color="auto"/>
            </w:tcBorders>
            <w:vAlign w:val="center"/>
          </w:tcPr>
          <w:p w14:paraId="69331D4C" w14:textId="10573E12" w:rsidR="2AA727A7" w:rsidRDefault="69AED1AA" w:rsidP="2AA727A7">
            <w:pPr>
              <w:pStyle w:val="TableField-Left"/>
              <w:rPr>
                <w:rFonts w:ascii="Calibri Light" w:eastAsia="Calibri Light" w:hAnsi="Calibri Light" w:cs="Calibri Light"/>
                <w:sz w:val="18"/>
                <w:szCs w:val="18"/>
              </w:rPr>
            </w:pPr>
            <w:r w:rsidRPr="69AED1AA">
              <w:rPr>
                <w:rFonts w:ascii="Calibri Light" w:eastAsia="Calibri Light" w:hAnsi="Calibri Light" w:cs="Calibri Light"/>
                <w:sz w:val="18"/>
                <w:szCs w:val="18"/>
              </w:rPr>
              <w:t>Me</w:t>
            </w:r>
            <w:r w:rsidR="4BF29C19" w:rsidRPr="69AED1AA">
              <w:rPr>
                <w:rFonts w:ascii="Calibri Light" w:eastAsia="Calibri Light" w:hAnsi="Calibri Light" w:cs="Calibri Light"/>
                <w:sz w:val="18"/>
                <w:szCs w:val="18"/>
              </w:rPr>
              <w:t xml:space="preserve">dium </w:t>
            </w:r>
          </w:p>
        </w:tc>
      </w:tr>
    </w:tbl>
    <w:p w14:paraId="7743256A" w14:textId="77777777" w:rsidR="005C6879" w:rsidRPr="006B24F0" w:rsidRDefault="005C6879" w:rsidP="004861E2">
      <w:pPr>
        <w:pStyle w:val="Heading2Text"/>
        <w:rPr>
          <w:rFonts w:ascii="Calibri Light" w:hAnsi="Calibri Light" w:cs="Arial"/>
        </w:rPr>
      </w:pPr>
    </w:p>
    <w:p w14:paraId="65FF42A0" w14:textId="77777777" w:rsidR="004861E2" w:rsidRPr="00A72892" w:rsidRDefault="004861E2" w:rsidP="00435441">
      <w:pPr>
        <w:pStyle w:val="Heading2Text"/>
        <w:ind w:left="0"/>
        <w:rPr>
          <w:rFonts w:ascii="Calibri Light,Arial" w:eastAsia="Calibri Light,Arial" w:hAnsi="Calibri Light,Arial" w:cs="Calibri Light,Arial"/>
          <w:sz w:val="18"/>
          <w:szCs w:val="18"/>
        </w:rPr>
      </w:pPr>
      <w:r w:rsidRPr="51CFB61B">
        <w:rPr>
          <w:rFonts w:ascii="Calibri Light,Arial" w:eastAsia="Calibri Light,Arial" w:hAnsi="Calibri Light,Arial" w:cs="Calibri Light,Arial"/>
        </w:rPr>
        <w:t xml:space="preserve"> </w:t>
      </w:r>
      <w:r w:rsidR="00B33A9A" w:rsidRPr="51CFB61B">
        <w:rPr>
          <w:rFonts w:ascii="Calibri Light" w:eastAsia="Calibri Light" w:hAnsi="Calibri Light" w:cs="Calibri Light"/>
          <w:sz w:val="18"/>
          <w:szCs w:val="18"/>
        </w:rPr>
        <w:t>Below is a description of each</w:t>
      </w:r>
      <w:r w:rsidRPr="51CFB61B">
        <w:rPr>
          <w:rFonts w:ascii="Calibri Light,Arial" w:eastAsia="Calibri Light,Arial" w:hAnsi="Calibri Light,Arial" w:cs="Calibri Light,Arial"/>
          <w:sz w:val="18"/>
          <w:szCs w:val="18"/>
        </w:rPr>
        <w:t>:</w:t>
      </w:r>
    </w:p>
    <w:p w14:paraId="0CABDC5B" w14:textId="424E07F0" w:rsidR="004861E2" w:rsidRPr="00A72892" w:rsidRDefault="00B33A9A" w:rsidP="00435441">
      <w:pPr>
        <w:pStyle w:val="Heading2TextBulleted"/>
        <w:numPr>
          <w:ilvl w:val="0"/>
          <w:numId w:val="0"/>
        </w:numPr>
        <w:tabs>
          <w:tab w:val="num" w:pos="3150"/>
        </w:tabs>
        <w:ind w:left="900" w:hanging="360"/>
        <w:rPr>
          <w:rFonts w:ascii="Calibri Light" w:hAnsi="Calibri Light" w:cs="Arial"/>
          <w:sz w:val="18"/>
        </w:rPr>
      </w:pPr>
      <w:r w:rsidRPr="00A72892">
        <w:rPr>
          <w:rFonts w:ascii="Calibri Light" w:hAnsi="Calibri Light" w:cs="Arial"/>
          <w:b/>
          <w:sz w:val="18"/>
        </w:rPr>
        <w:t>Change Element Short Description</w:t>
      </w:r>
      <w:r w:rsidR="004861E2" w:rsidRPr="00A72892">
        <w:rPr>
          <w:rFonts w:ascii="Calibri Light" w:hAnsi="Calibri Light" w:cs="Arial"/>
          <w:b/>
          <w:sz w:val="18"/>
        </w:rPr>
        <w:t>:</w:t>
      </w:r>
      <w:r w:rsidR="00435441" w:rsidRPr="00A72892">
        <w:rPr>
          <w:rFonts w:ascii="Calibri Light" w:hAnsi="Calibri Light" w:cs="Arial"/>
          <w:sz w:val="18"/>
        </w:rPr>
        <w:t xml:space="preserve"> </w:t>
      </w:r>
      <w:r w:rsidRPr="00A72892">
        <w:rPr>
          <w:rFonts w:ascii="Calibri Light" w:hAnsi="Calibri Light" w:cs="Arial"/>
          <w:sz w:val="18"/>
        </w:rPr>
        <w:t xml:space="preserve">Describes </w:t>
      </w:r>
      <w:r w:rsidR="004861E2" w:rsidRPr="00A72892">
        <w:rPr>
          <w:rFonts w:ascii="Calibri Light" w:hAnsi="Calibri Light" w:cs="Arial"/>
          <w:sz w:val="18"/>
        </w:rPr>
        <w:t>the ‘As-Is’ scenario and what is changing</w:t>
      </w:r>
      <w:r w:rsidRPr="00A72892">
        <w:rPr>
          <w:rFonts w:ascii="Calibri Light" w:hAnsi="Calibri Light" w:cs="Arial"/>
          <w:sz w:val="18"/>
        </w:rPr>
        <w:t>.</w:t>
      </w:r>
    </w:p>
    <w:p w14:paraId="38313593" w14:textId="77777777" w:rsidR="004861E2" w:rsidRPr="00A72892" w:rsidRDefault="004861E2" w:rsidP="00435441">
      <w:pPr>
        <w:pStyle w:val="Heading2TextBulleted"/>
        <w:numPr>
          <w:ilvl w:val="0"/>
          <w:numId w:val="0"/>
        </w:numPr>
        <w:tabs>
          <w:tab w:val="num" w:pos="3150"/>
        </w:tabs>
        <w:ind w:left="540"/>
        <w:rPr>
          <w:rFonts w:ascii="Calibri Light" w:hAnsi="Calibri Light" w:cs="Arial"/>
          <w:sz w:val="18"/>
        </w:rPr>
      </w:pPr>
      <w:r w:rsidRPr="00A72892">
        <w:rPr>
          <w:rFonts w:ascii="Calibri Light" w:hAnsi="Calibri Light" w:cs="Arial"/>
          <w:b/>
          <w:sz w:val="18"/>
        </w:rPr>
        <w:t>Change Impact Category</w:t>
      </w:r>
      <w:r w:rsidR="00B33A9A" w:rsidRPr="00A72892">
        <w:rPr>
          <w:rFonts w:ascii="Calibri Light" w:hAnsi="Calibri Light" w:cs="Arial"/>
          <w:b/>
          <w:sz w:val="18"/>
        </w:rPr>
        <w:t>:</w:t>
      </w:r>
      <w:r w:rsidR="00B33A9A" w:rsidRPr="00A72892">
        <w:rPr>
          <w:rFonts w:ascii="Calibri Light" w:hAnsi="Calibri Light" w:cs="Arial"/>
          <w:sz w:val="18"/>
        </w:rPr>
        <w:t xml:space="preserve"> Determined by asking the questions below.</w:t>
      </w:r>
    </w:p>
    <w:p w14:paraId="52E109D0" w14:textId="3D52C73B" w:rsidR="004861E2" w:rsidRPr="00A72892" w:rsidRDefault="004861E2" w:rsidP="00F0069E">
      <w:pPr>
        <w:pStyle w:val="Heading2TextSubsetNumbered"/>
        <w:numPr>
          <w:ilvl w:val="0"/>
          <w:numId w:val="6"/>
        </w:numPr>
        <w:tabs>
          <w:tab w:val="num" w:pos="1080"/>
        </w:tabs>
        <w:ind w:left="1440"/>
        <w:rPr>
          <w:rFonts w:ascii="Calibri Light" w:eastAsia="Calibri Light" w:hAnsi="Calibri Light" w:cs="Calibri Light"/>
          <w:sz w:val="18"/>
          <w:szCs w:val="18"/>
        </w:rPr>
      </w:pPr>
      <w:r w:rsidRPr="51CFB61B">
        <w:rPr>
          <w:rFonts w:ascii="Calibri Light" w:eastAsia="Calibri Light" w:hAnsi="Calibri Light" w:cs="Calibri Light"/>
          <w:b/>
          <w:sz w:val="18"/>
          <w:szCs w:val="18"/>
        </w:rPr>
        <w:t>Staffing Levels</w:t>
      </w:r>
      <w:r w:rsidR="00435441" w:rsidRPr="51CFB61B">
        <w:rPr>
          <w:rFonts w:ascii="Calibri Light" w:eastAsia="Calibri Light" w:hAnsi="Calibri Light" w:cs="Calibri Light"/>
          <w:sz w:val="18"/>
          <w:szCs w:val="18"/>
        </w:rPr>
        <w:t xml:space="preserve"> -</w:t>
      </w:r>
      <w:r w:rsidRPr="51CFB61B">
        <w:rPr>
          <w:rFonts w:ascii="Calibri Light" w:eastAsia="Calibri Light" w:hAnsi="Calibri Light" w:cs="Calibri Light"/>
          <w:sz w:val="18"/>
          <w:szCs w:val="18"/>
        </w:rPr>
        <w:t xml:space="preserve"> Is the work effort increasing or decreasing (staffing levels), and how (e.g., task automation, new process/tasks)?</w:t>
      </w:r>
    </w:p>
    <w:p w14:paraId="1E42605C" w14:textId="580EB5D8" w:rsidR="004861E2" w:rsidRPr="00A72892" w:rsidRDefault="004861E2" w:rsidP="00F0069E">
      <w:pPr>
        <w:pStyle w:val="Heading2TextSubsetNumbered"/>
        <w:numPr>
          <w:ilvl w:val="0"/>
          <w:numId w:val="6"/>
        </w:numPr>
        <w:tabs>
          <w:tab w:val="num" w:pos="1080"/>
        </w:tabs>
        <w:ind w:left="1440"/>
        <w:rPr>
          <w:rFonts w:ascii="Calibri Light" w:eastAsia="Calibri Light" w:hAnsi="Calibri Light" w:cs="Calibri Light"/>
          <w:sz w:val="18"/>
          <w:szCs w:val="18"/>
        </w:rPr>
      </w:pPr>
      <w:r w:rsidRPr="51CFB61B">
        <w:rPr>
          <w:rFonts w:ascii="Calibri Light" w:eastAsia="Calibri Light" w:hAnsi="Calibri Light" w:cs="Calibri Light"/>
          <w:b/>
          <w:sz w:val="18"/>
          <w:szCs w:val="18"/>
        </w:rPr>
        <w:lastRenderedPageBreak/>
        <w:t>Job Roles</w:t>
      </w:r>
      <w:r w:rsidR="00435441" w:rsidRPr="51CFB61B">
        <w:rPr>
          <w:rFonts w:ascii="Calibri Light" w:eastAsia="Calibri Light" w:hAnsi="Calibri Light" w:cs="Calibri Light"/>
          <w:sz w:val="18"/>
          <w:szCs w:val="18"/>
        </w:rPr>
        <w:t xml:space="preserve"> -</w:t>
      </w:r>
      <w:r w:rsidRPr="51CFB61B">
        <w:rPr>
          <w:rFonts w:ascii="Calibri Light" w:eastAsia="Calibri Light" w:hAnsi="Calibri Light" w:cs="Calibri Light"/>
          <w:sz w:val="18"/>
          <w:szCs w:val="18"/>
        </w:rPr>
        <w:t xml:space="preserve"> Will the responsibilities, authority, or required skills for a job or job roles change? Will people be reporting to new leaders? Will </w:t>
      </w:r>
      <w:r w:rsidR="00742966" w:rsidRPr="51CFB61B">
        <w:rPr>
          <w:rFonts w:ascii="Calibri Light" w:eastAsia="Calibri Light" w:hAnsi="Calibri Light" w:cs="Calibri Light"/>
          <w:sz w:val="18"/>
          <w:szCs w:val="18"/>
        </w:rPr>
        <w:t>managers’</w:t>
      </w:r>
      <w:r w:rsidRPr="51CFB61B">
        <w:rPr>
          <w:rFonts w:ascii="Calibri Light" w:eastAsia="Calibri Light" w:hAnsi="Calibri Light" w:cs="Calibri Light"/>
          <w:sz w:val="18"/>
          <w:szCs w:val="18"/>
        </w:rPr>
        <w:t xml:space="preserve"> responsibilities change?</w:t>
      </w:r>
    </w:p>
    <w:p w14:paraId="73775D32" w14:textId="3A3426AF" w:rsidR="004861E2" w:rsidRPr="00A72892" w:rsidRDefault="004861E2" w:rsidP="00F0069E">
      <w:pPr>
        <w:pStyle w:val="Heading2TextSubsetNumbered"/>
        <w:numPr>
          <w:ilvl w:val="0"/>
          <w:numId w:val="6"/>
        </w:numPr>
        <w:tabs>
          <w:tab w:val="num" w:pos="1080"/>
        </w:tabs>
        <w:ind w:left="1440"/>
        <w:rPr>
          <w:rFonts w:ascii="Calibri Light" w:eastAsia="Calibri Light" w:hAnsi="Calibri Light" w:cs="Calibri Light"/>
          <w:sz w:val="18"/>
          <w:szCs w:val="18"/>
        </w:rPr>
      </w:pPr>
      <w:r w:rsidRPr="51CFB61B">
        <w:rPr>
          <w:rFonts w:ascii="Calibri Light" w:eastAsia="Calibri Light" w:hAnsi="Calibri Light" w:cs="Calibri Light"/>
          <w:b/>
          <w:sz w:val="18"/>
          <w:szCs w:val="18"/>
        </w:rPr>
        <w:t>Compensation / Performance</w:t>
      </w:r>
      <w:r w:rsidR="00435441" w:rsidRPr="51CFB61B">
        <w:rPr>
          <w:rFonts w:ascii="Calibri Light" w:eastAsia="Calibri Light" w:hAnsi="Calibri Light" w:cs="Calibri Light"/>
          <w:sz w:val="18"/>
          <w:szCs w:val="18"/>
        </w:rPr>
        <w:t xml:space="preserve"> -</w:t>
      </w:r>
      <w:r w:rsidRPr="51CFB61B">
        <w:rPr>
          <w:rFonts w:ascii="Calibri Light" w:eastAsia="Calibri Light" w:hAnsi="Calibri Light" w:cs="Calibri Light"/>
          <w:sz w:val="18"/>
          <w:szCs w:val="18"/>
        </w:rPr>
        <w:t xml:space="preserve"> Will the changes have such an impact on roles of an individual that merits a change in how they are compensated or how their performance will be evaluated? What behaviors are rewarded and recognized?</w:t>
      </w:r>
    </w:p>
    <w:p w14:paraId="453F34B6" w14:textId="7DBCD6C5" w:rsidR="004861E2" w:rsidRPr="00A72892" w:rsidRDefault="004861E2" w:rsidP="00F0069E">
      <w:pPr>
        <w:pStyle w:val="Heading2TextSubsetNumbered"/>
        <w:numPr>
          <w:ilvl w:val="0"/>
          <w:numId w:val="6"/>
        </w:numPr>
        <w:tabs>
          <w:tab w:val="num" w:pos="1080"/>
        </w:tabs>
        <w:ind w:left="1440"/>
        <w:rPr>
          <w:rFonts w:ascii="Calibri Light" w:eastAsia="Calibri Light" w:hAnsi="Calibri Light" w:cs="Calibri Light"/>
          <w:sz w:val="18"/>
          <w:szCs w:val="18"/>
        </w:rPr>
      </w:pPr>
      <w:r w:rsidRPr="51CFB61B">
        <w:rPr>
          <w:rFonts w:ascii="Calibri Light" w:eastAsia="Calibri Light" w:hAnsi="Calibri Light" w:cs="Calibri Light"/>
          <w:b/>
          <w:sz w:val="18"/>
          <w:szCs w:val="18"/>
        </w:rPr>
        <w:t>Organization</w:t>
      </w:r>
      <w:r w:rsidRPr="51CFB61B">
        <w:rPr>
          <w:rFonts w:ascii="Calibri Light" w:eastAsia="Calibri Light" w:hAnsi="Calibri Light" w:cs="Calibri Light"/>
          <w:sz w:val="18"/>
          <w:szCs w:val="18"/>
        </w:rPr>
        <w:t xml:space="preserve"> </w:t>
      </w:r>
      <w:r w:rsidRPr="51CFB61B">
        <w:rPr>
          <w:rFonts w:ascii="Calibri Light" w:eastAsia="Calibri Light" w:hAnsi="Calibri Light" w:cs="Calibri Light"/>
          <w:b/>
          <w:sz w:val="18"/>
          <w:szCs w:val="18"/>
        </w:rPr>
        <w:t>Structure</w:t>
      </w:r>
      <w:r w:rsidR="00435441" w:rsidRPr="51CFB61B">
        <w:rPr>
          <w:rFonts w:ascii="Calibri Light" w:eastAsia="Calibri Light" w:hAnsi="Calibri Light" w:cs="Calibri Light"/>
          <w:b/>
          <w:sz w:val="18"/>
          <w:szCs w:val="18"/>
        </w:rPr>
        <w:t xml:space="preserve"> </w:t>
      </w:r>
      <w:r w:rsidRPr="51CFB61B">
        <w:rPr>
          <w:rFonts w:ascii="Calibri Light" w:eastAsia="Calibri Light" w:hAnsi="Calibri Light" w:cs="Calibri Light"/>
          <w:sz w:val="18"/>
          <w:szCs w:val="18"/>
        </w:rPr>
        <w:t xml:space="preserve">- Is the ownership of the Process or Data changing (think departments, jobs, or roles, not individuals)?  </w:t>
      </w:r>
    </w:p>
    <w:p w14:paraId="24D5F32D" w14:textId="16940EA1" w:rsidR="004861E2" w:rsidRPr="00A72892" w:rsidRDefault="004861E2" w:rsidP="00F0069E">
      <w:pPr>
        <w:pStyle w:val="Heading2TextSubsetNumbered"/>
        <w:numPr>
          <w:ilvl w:val="0"/>
          <w:numId w:val="6"/>
        </w:numPr>
        <w:tabs>
          <w:tab w:val="num" w:pos="1080"/>
        </w:tabs>
        <w:ind w:left="1440"/>
        <w:rPr>
          <w:rFonts w:ascii="Calibri Light" w:eastAsia="Calibri Light" w:hAnsi="Calibri Light" w:cs="Calibri Light"/>
          <w:sz w:val="18"/>
          <w:szCs w:val="18"/>
        </w:rPr>
      </w:pPr>
      <w:r w:rsidRPr="51CFB61B">
        <w:rPr>
          <w:rFonts w:ascii="Calibri Light" w:eastAsia="Calibri Light" w:hAnsi="Calibri Light" w:cs="Calibri Light"/>
          <w:b/>
          <w:sz w:val="18"/>
          <w:szCs w:val="18"/>
        </w:rPr>
        <w:t>Decision Making</w:t>
      </w:r>
      <w:r w:rsidR="00435441" w:rsidRPr="51CFB61B">
        <w:rPr>
          <w:rFonts w:ascii="Calibri Light" w:eastAsia="Calibri Light" w:hAnsi="Calibri Light" w:cs="Calibri Light"/>
          <w:sz w:val="18"/>
          <w:szCs w:val="18"/>
        </w:rPr>
        <w:t xml:space="preserve"> -</w:t>
      </w:r>
      <w:r w:rsidRPr="51CFB61B">
        <w:rPr>
          <w:rFonts w:ascii="Calibri Light" w:eastAsia="Calibri Light" w:hAnsi="Calibri Light" w:cs="Calibri Light"/>
          <w:sz w:val="18"/>
          <w:szCs w:val="18"/>
        </w:rPr>
        <w:t xml:space="preserve"> Will any of the changes impact how decisions are made, by or between, business units / departments?  Who makes them, how they determine the criteria for making a change?</w:t>
      </w:r>
    </w:p>
    <w:p w14:paraId="3EDEBCA5" w14:textId="6B4285D6" w:rsidR="004861E2" w:rsidRPr="00A72892" w:rsidRDefault="004861E2" w:rsidP="00F0069E">
      <w:pPr>
        <w:pStyle w:val="Heading2TextSubsetNumbered"/>
        <w:numPr>
          <w:ilvl w:val="0"/>
          <w:numId w:val="6"/>
        </w:numPr>
        <w:tabs>
          <w:tab w:val="num" w:pos="1080"/>
        </w:tabs>
        <w:ind w:left="1440"/>
        <w:rPr>
          <w:rFonts w:ascii="Calibri Light" w:eastAsia="Calibri Light" w:hAnsi="Calibri Light" w:cs="Calibri Light"/>
          <w:sz w:val="18"/>
          <w:szCs w:val="18"/>
        </w:rPr>
      </w:pPr>
      <w:r w:rsidRPr="51CFB61B">
        <w:rPr>
          <w:rFonts w:ascii="Calibri Light" w:eastAsia="Calibri Light" w:hAnsi="Calibri Light" w:cs="Calibri Light"/>
          <w:b/>
          <w:sz w:val="18"/>
          <w:szCs w:val="18"/>
        </w:rPr>
        <w:t>Culture Shift</w:t>
      </w:r>
      <w:r w:rsidR="00435441" w:rsidRPr="51CFB61B">
        <w:rPr>
          <w:rFonts w:ascii="Calibri Light" w:eastAsia="Calibri Light" w:hAnsi="Calibri Light" w:cs="Calibri Light"/>
          <w:sz w:val="18"/>
          <w:szCs w:val="18"/>
        </w:rPr>
        <w:t xml:space="preserve"> -</w:t>
      </w:r>
      <w:r w:rsidRPr="51CFB61B">
        <w:rPr>
          <w:rFonts w:ascii="Calibri Light" w:eastAsia="Calibri Light" w:hAnsi="Calibri Light" w:cs="Calibri Light"/>
          <w:sz w:val="18"/>
          <w:szCs w:val="18"/>
        </w:rPr>
        <w:t xml:space="preserve"> Will organizational value systems impact the way change happens or be impacted by the change? What are the underlying values of the organization that will directly influence the way change will be accepted and how much work will ultimately be required to ensure successful outcomes for the business?</w:t>
      </w:r>
    </w:p>
    <w:p w14:paraId="01F7E1BC" w14:textId="38FA95AA" w:rsidR="004861E2" w:rsidRPr="00A72892" w:rsidRDefault="004861E2" w:rsidP="00F0069E">
      <w:pPr>
        <w:pStyle w:val="Heading2TextSubsetNumbered"/>
        <w:numPr>
          <w:ilvl w:val="0"/>
          <w:numId w:val="6"/>
        </w:numPr>
        <w:tabs>
          <w:tab w:val="num" w:pos="1080"/>
        </w:tabs>
        <w:ind w:left="1440"/>
        <w:rPr>
          <w:rFonts w:ascii="Calibri Light" w:eastAsia="Calibri Light" w:hAnsi="Calibri Light" w:cs="Calibri Light"/>
          <w:sz w:val="18"/>
          <w:szCs w:val="18"/>
        </w:rPr>
      </w:pPr>
      <w:r w:rsidRPr="51CFB61B">
        <w:rPr>
          <w:rFonts w:ascii="Calibri Light" w:eastAsia="Calibri Light" w:hAnsi="Calibri Light" w:cs="Calibri Light"/>
          <w:b/>
          <w:sz w:val="18"/>
          <w:szCs w:val="18"/>
        </w:rPr>
        <w:t>Location / Facilities</w:t>
      </w:r>
      <w:r w:rsidR="00435441" w:rsidRPr="51CFB61B">
        <w:rPr>
          <w:rFonts w:ascii="Calibri Light" w:eastAsia="Calibri Light" w:hAnsi="Calibri Light" w:cs="Calibri Light"/>
          <w:sz w:val="18"/>
          <w:szCs w:val="18"/>
        </w:rPr>
        <w:t xml:space="preserve"> -</w:t>
      </w:r>
      <w:r w:rsidRPr="51CFB61B">
        <w:rPr>
          <w:rFonts w:ascii="Calibri Light" w:eastAsia="Calibri Light" w:hAnsi="Calibri Light" w:cs="Calibri Light"/>
          <w:sz w:val="18"/>
          <w:szCs w:val="18"/>
        </w:rPr>
        <w:t xml:space="preserve"> Will the change impact the physical location where they process is being implemented or require changes to the facilities to enable the process to be effective?</w:t>
      </w:r>
    </w:p>
    <w:p w14:paraId="1D9B89F8" w14:textId="77777777" w:rsidR="004861E2" w:rsidRPr="00A72892" w:rsidRDefault="004861E2" w:rsidP="00F0069E">
      <w:pPr>
        <w:pStyle w:val="Heading2TextSubsetNumbered"/>
        <w:numPr>
          <w:ilvl w:val="0"/>
          <w:numId w:val="6"/>
        </w:numPr>
        <w:tabs>
          <w:tab w:val="num" w:pos="1080"/>
        </w:tabs>
        <w:ind w:left="1440"/>
        <w:rPr>
          <w:rFonts w:ascii="Calibri Light" w:eastAsia="Calibri Light" w:hAnsi="Calibri Light" w:cs="Calibri Light"/>
          <w:sz w:val="18"/>
          <w:szCs w:val="18"/>
        </w:rPr>
      </w:pPr>
      <w:r w:rsidRPr="51CFB61B">
        <w:rPr>
          <w:rFonts w:ascii="Calibri Light" w:eastAsia="Calibri Light" w:hAnsi="Calibri Light" w:cs="Calibri Light"/>
          <w:b/>
          <w:sz w:val="18"/>
          <w:szCs w:val="18"/>
        </w:rPr>
        <w:t>Process</w:t>
      </w:r>
      <w:r w:rsidRPr="51CFB61B">
        <w:rPr>
          <w:rFonts w:ascii="Calibri Light" w:eastAsia="Calibri Light" w:hAnsi="Calibri Light" w:cs="Calibri Light"/>
          <w:sz w:val="18"/>
          <w:szCs w:val="18"/>
        </w:rPr>
        <w:t xml:space="preserve"> - Any change to the current process (e.g. manual process becomes automatic, or vice versa)? Are there new processes being introduced or an old process being decommissioned? Is there a requirement to change an existing business rule or business policy? Will new business rule or policy needs to be introduced and enforced or complied to?</w:t>
      </w:r>
    </w:p>
    <w:p w14:paraId="7308AA10" w14:textId="77777777" w:rsidR="004861E2" w:rsidRPr="00A72892" w:rsidRDefault="004861E2" w:rsidP="00F0069E">
      <w:pPr>
        <w:pStyle w:val="Heading2TextSubsetNumbered"/>
        <w:numPr>
          <w:ilvl w:val="0"/>
          <w:numId w:val="6"/>
        </w:numPr>
        <w:tabs>
          <w:tab w:val="num" w:pos="1080"/>
        </w:tabs>
        <w:ind w:left="1440"/>
        <w:rPr>
          <w:rFonts w:ascii="Calibri Light" w:eastAsia="Calibri Light" w:hAnsi="Calibri Light" w:cs="Calibri Light"/>
          <w:sz w:val="18"/>
          <w:szCs w:val="18"/>
        </w:rPr>
      </w:pPr>
      <w:r w:rsidRPr="51CFB61B">
        <w:rPr>
          <w:rFonts w:ascii="Calibri Light" w:eastAsia="Calibri Light" w:hAnsi="Calibri Light" w:cs="Calibri Light"/>
          <w:b/>
          <w:sz w:val="18"/>
          <w:szCs w:val="18"/>
        </w:rPr>
        <w:t xml:space="preserve">Regulatory/ Legal </w:t>
      </w:r>
      <w:r w:rsidRPr="51CFB61B">
        <w:rPr>
          <w:rFonts w:ascii="Calibri Light" w:eastAsia="Calibri Light" w:hAnsi="Calibri Light" w:cs="Calibri Light"/>
          <w:sz w:val="18"/>
          <w:szCs w:val="18"/>
        </w:rPr>
        <w:t xml:space="preserve">- Are there any legal / regulatory requirements that might be impacted </w:t>
      </w:r>
    </w:p>
    <w:p w14:paraId="2E7116C8" w14:textId="77777777" w:rsidR="004861E2" w:rsidRPr="00A72892" w:rsidRDefault="004861E2" w:rsidP="00F0069E">
      <w:pPr>
        <w:pStyle w:val="Heading2TextSubsetNumbered"/>
        <w:numPr>
          <w:ilvl w:val="0"/>
          <w:numId w:val="6"/>
        </w:numPr>
        <w:tabs>
          <w:tab w:val="num" w:pos="1080"/>
        </w:tabs>
        <w:ind w:left="1440"/>
        <w:rPr>
          <w:rFonts w:ascii="Calibri Light" w:hAnsi="Calibri Light"/>
          <w:sz w:val="18"/>
          <w:szCs w:val="18"/>
        </w:rPr>
      </w:pPr>
      <w:r w:rsidRPr="2C356526">
        <w:rPr>
          <w:rFonts w:ascii="Calibri Light" w:hAnsi="Calibri Light"/>
          <w:b/>
          <w:sz w:val="18"/>
          <w:szCs w:val="18"/>
        </w:rPr>
        <w:t>Technology</w:t>
      </w:r>
      <w:r w:rsidRPr="2C356526">
        <w:rPr>
          <w:rFonts w:ascii="Calibri Light" w:hAnsi="Calibri Light"/>
          <w:sz w:val="18"/>
          <w:szCs w:val="18"/>
        </w:rPr>
        <w:t xml:space="preserve"> - Are other applications impacted (e.g., going away, becoming read-only), or are there new requirements (e.g., new SW / HW, new version) </w:t>
      </w:r>
    </w:p>
    <w:p w14:paraId="4383D0F2" w14:textId="105B60AC" w:rsidR="004861E2" w:rsidRPr="00A72892" w:rsidRDefault="004861E2" w:rsidP="00F0069E">
      <w:pPr>
        <w:pStyle w:val="Heading2TextSubsetNumbered"/>
        <w:numPr>
          <w:ilvl w:val="0"/>
          <w:numId w:val="6"/>
        </w:numPr>
        <w:tabs>
          <w:tab w:val="num" w:pos="1080"/>
        </w:tabs>
        <w:ind w:left="1440"/>
        <w:rPr>
          <w:rFonts w:ascii="Calibri Light" w:hAnsi="Calibri Light"/>
          <w:sz w:val="18"/>
          <w:szCs w:val="18"/>
        </w:rPr>
      </w:pPr>
      <w:r w:rsidRPr="2C356526">
        <w:rPr>
          <w:rFonts w:ascii="Calibri Light" w:hAnsi="Calibri Light"/>
          <w:b/>
          <w:sz w:val="18"/>
          <w:szCs w:val="18"/>
        </w:rPr>
        <w:t xml:space="preserve">Benefit/Improvement </w:t>
      </w:r>
      <w:r w:rsidR="00435441" w:rsidRPr="2C356526">
        <w:rPr>
          <w:rFonts w:ascii="Calibri Light" w:hAnsi="Calibri Light"/>
          <w:sz w:val="18"/>
          <w:szCs w:val="18"/>
        </w:rPr>
        <w:t>-</w:t>
      </w:r>
      <w:r w:rsidRPr="2C356526">
        <w:rPr>
          <w:rFonts w:ascii="Calibri Light" w:hAnsi="Calibri Light"/>
          <w:sz w:val="18"/>
          <w:szCs w:val="18"/>
        </w:rPr>
        <w:t xml:space="preserve"> Will there be an improvement or benefit to any of the stakeholders because of this change. (Be sure to include any pain points that are being alleviated) </w:t>
      </w:r>
    </w:p>
    <w:p w14:paraId="32F3A909" w14:textId="77777777" w:rsidR="004861E2" w:rsidRPr="00A72892" w:rsidRDefault="004861E2" w:rsidP="00F0069E">
      <w:pPr>
        <w:pStyle w:val="Heading2TextSubsetNumbered"/>
        <w:numPr>
          <w:ilvl w:val="0"/>
          <w:numId w:val="6"/>
        </w:numPr>
        <w:tabs>
          <w:tab w:val="num" w:pos="1080"/>
        </w:tabs>
        <w:ind w:left="1440"/>
        <w:rPr>
          <w:rFonts w:ascii="Calibri Light" w:hAnsi="Calibri Light"/>
          <w:sz w:val="18"/>
          <w:szCs w:val="18"/>
        </w:rPr>
      </w:pPr>
      <w:r w:rsidRPr="2C356526">
        <w:rPr>
          <w:rFonts w:ascii="Calibri Light" w:hAnsi="Calibri Light"/>
          <w:b/>
          <w:sz w:val="18"/>
          <w:szCs w:val="18"/>
        </w:rPr>
        <w:t>Other</w:t>
      </w:r>
      <w:r w:rsidRPr="2C356526">
        <w:rPr>
          <w:rFonts w:ascii="Calibri Light" w:hAnsi="Calibri Light"/>
          <w:sz w:val="18"/>
          <w:szCs w:val="18"/>
        </w:rPr>
        <w:t xml:space="preserve"> - Are there emotional implications stemming from any of these changes (think of buy-in issues or fears) </w:t>
      </w:r>
    </w:p>
    <w:p w14:paraId="48A87EEF" w14:textId="1BDA05C4" w:rsidR="004861E2" w:rsidRPr="00A72892" w:rsidRDefault="00B33A9A" w:rsidP="00435441">
      <w:pPr>
        <w:pStyle w:val="Heading2TextBulleted"/>
        <w:numPr>
          <w:ilvl w:val="0"/>
          <w:numId w:val="0"/>
        </w:numPr>
        <w:ind w:left="540"/>
        <w:rPr>
          <w:rFonts w:ascii="Calibri Light" w:hAnsi="Calibri Light" w:cs="Arial"/>
          <w:sz w:val="18"/>
        </w:rPr>
      </w:pPr>
      <w:r w:rsidRPr="00A72892">
        <w:rPr>
          <w:rFonts w:ascii="Calibri Light" w:hAnsi="Calibri Light" w:cs="Arial"/>
          <w:b/>
          <w:sz w:val="18"/>
        </w:rPr>
        <w:t>Audience Group</w:t>
      </w:r>
      <w:r w:rsidR="00435441" w:rsidRPr="00A72892">
        <w:rPr>
          <w:rFonts w:ascii="Calibri Light" w:hAnsi="Calibri Light" w:cs="Arial"/>
          <w:b/>
          <w:sz w:val="18"/>
        </w:rPr>
        <w:t>(</w:t>
      </w:r>
      <w:r w:rsidRPr="00A72892">
        <w:rPr>
          <w:rFonts w:ascii="Calibri Light" w:hAnsi="Calibri Light" w:cs="Arial"/>
          <w:b/>
          <w:sz w:val="18"/>
        </w:rPr>
        <w:t>s</w:t>
      </w:r>
      <w:r w:rsidR="00435441" w:rsidRPr="00A72892">
        <w:rPr>
          <w:rFonts w:ascii="Calibri Light" w:hAnsi="Calibri Light" w:cs="Arial"/>
          <w:b/>
          <w:sz w:val="18"/>
        </w:rPr>
        <w:t>)</w:t>
      </w:r>
      <w:r w:rsidR="00435441" w:rsidRPr="00A72892">
        <w:rPr>
          <w:rFonts w:ascii="Calibri Light" w:hAnsi="Calibri Light" w:cs="Arial"/>
          <w:sz w:val="18"/>
        </w:rPr>
        <w:t>: T</w:t>
      </w:r>
      <w:r w:rsidR="004861E2" w:rsidRPr="00A72892">
        <w:rPr>
          <w:rFonts w:ascii="Calibri Light" w:hAnsi="Calibri Light" w:cs="Arial"/>
          <w:sz w:val="18"/>
        </w:rPr>
        <w:t>he</w:t>
      </w:r>
      <w:r w:rsidRPr="00A72892">
        <w:rPr>
          <w:rFonts w:ascii="Calibri Light" w:hAnsi="Calibri Light" w:cs="Arial"/>
          <w:sz w:val="18"/>
        </w:rPr>
        <w:t>se are the</w:t>
      </w:r>
      <w:r w:rsidR="004861E2" w:rsidRPr="00A72892">
        <w:rPr>
          <w:rFonts w:ascii="Calibri Light" w:hAnsi="Calibri Light" w:cs="Arial"/>
          <w:sz w:val="18"/>
        </w:rPr>
        <w:t xml:space="preserve"> </w:t>
      </w:r>
      <w:r w:rsidRPr="00A72892">
        <w:rPr>
          <w:rFonts w:ascii="Calibri Light" w:hAnsi="Calibri Light" w:cs="Arial"/>
          <w:sz w:val="18"/>
        </w:rPr>
        <w:t xml:space="preserve">affected </w:t>
      </w:r>
      <w:r w:rsidR="004861E2" w:rsidRPr="00A72892">
        <w:rPr>
          <w:rFonts w:ascii="Calibri Light" w:hAnsi="Calibri Light" w:cs="Arial"/>
          <w:sz w:val="18"/>
        </w:rPr>
        <w:t xml:space="preserve">departments, </w:t>
      </w:r>
      <w:r w:rsidRPr="00A72892">
        <w:rPr>
          <w:rFonts w:ascii="Calibri Light" w:hAnsi="Calibri Light" w:cs="Arial"/>
          <w:sz w:val="18"/>
        </w:rPr>
        <w:t xml:space="preserve">divisions etc… </w:t>
      </w:r>
    </w:p>
    <w:p w14:paraId="031A674D" w14:textId="265C70CA" w:rsidR="002C4E01" w:rsidRPr="00A72892" w:rsidRDefault="00B33A9A" w:rsidP="00435441">
      <w:pPr>
        <w:pStyle w:val="Heading2TextBulleted"/>
        <w:numPr>
          <w:ilvl w:val="0"/>
          <w:numId w:val="0"/>
        </w:numPr>
        <w:ind w:left="540"/>
        <w:rPr>
          <w:rFonts w:ascii="Calibri Light" w:hAnsi="Calibri Light" w:cs="Arial"/>
          <w:sz w:val="18"/>
        </w:rPr>
      </w:pPr>
      <w:r w:rsidRPr="00A72892">
        <w:rPr>
          <w:rFonts w:ascii="Calibri Light" w:hAnsi="Calibri Light" w:cs="Arial"/>
          <w:b/>
          <w:sz w:val="18"/>
        </w:rPr>
        <w:t>Impact</w:t>
      </w:r>
      <w:r w:rsidR="00435441" w:rsidRPr="00A72892">
        <w:rPr>
          <w:rFonts w:ascii="Calibri Light" w:hAnsi="Calibri Light" w:cs="Arial"/>
          <w:sz w:val="18"/>
        </w:rPr>
        <w:t>:</w:t>
      </w:r>
      <w:r w:rsidR="004861E2" w:rsidRPr="00A72892">
        <w:rPr>
          <w:rFonts w:ascii="Calibri Light" w:hAnsi="Calibri Light" w:cs="Arial"/>
          <w:sz w:val="18"/>
        </w:rPr>
        <w:t xml:space="preserve"> </w:t>
      </w:r>
      <w:r w:rsidRPr="00A72892">
        <w:rPr>
          <w:rFonts w:ascii="Calibri Light" w:hAnsi="Calibri Light" w:cs="Arial"/>
          <w:sz w:val="18"/>
        </w:rPr>
        <w:t>The following were used to determine the</w:t>
      </w:r>
      <w:r w:rsidR="004861E2" w:rsidRPr="00A72892">
        <w:rPr>
          <w:rFonts w:ascii="Calibri Light" w:hAnsi="Calibri Light" w:cs="Arial"/>
          <w:sz w:val="18"/>
        </w:rPr>
        <w:t xml:space="preserve"> </w:t>
      </w:r>
      <w:r w:rsidRPr="00A72892">
        <w:rPr>
          <w:rFonts w:ascii="Calibri Light" w:hAnsi="Calibri Light" w:cs="Arial"/>
          <w:sz w:val="18"/>
        </w:rPr>
        <w:t>impact</w:t>
      </w:r>
      <w:r w:rsidR="00B63789" w:rsidRPr="00A72892">
        <w:rPr>
          <w:rFonts w:ascii="Calibri Light" w:hAnsi="Calibri Light" w:cs="Arial"/>
          <w:sz w:val="18"/>
        </w:rPr>
        <w:t>:</w:t>
      </w:r>
    </w:p>
    <w:p w14:paraId="26F9AB99" w14:textId="77777777" w:rsidR="002C4E01" w:rsidRPr="006B24F0" w:rsidRDefault="002C4E01" w:rsidP="00E0118B">
      <w:pPr>
        <w:rPr>
          <w:rFonts w:ascii="Calibri Light" w:hAnsi="Calibri Light" w:cs="Arial"/>
        </w:rPr>
      </w:pPr>
    </w:p>
    <w:p w14:paraId="5338D005" w14:textId="77777777" w:rsidR="002C4E01" w:rsidRPr="006B24F0" w:rsidRDefault="002C4E01" w:rsidP="001A04BA">
      <w:pPr>
        <w:jc w:val="center"/>
        <w:rPr>
          <w:rFonts w:ascii="Calibri Light" w:hAnsi="Calibri Light" w:cs="Arial"/>
        </w:rPr>
      </w:pPr>
      <w:r w:rsidRPr="006B24F0">
        <w:rPr>
          <w:rFonts w:ascii="Calibri Light" w:hAnsi="Calibri Light" w:cs="Arial"/>
          <w:noProof/>
        </w:rPr>
        <w:drawing>
          <wp:inline distT="0" distB="0" distL="0" distR="0" wp14:anchorId="19CFF1CD" wp14:editId="597C0430">
            <wp:extent cx="4389120" cy="2432304"/>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389120" cy="2432304"/>
                    </a:xfrm>
                    <a:prstGeom prst="rect">
                      <a:avLst/>
                    </a:prstGeom>
                    <a:noFill/>
                  </pic:spPr>
                </pic:pic>
              </a:graphicData>
            </a:graphic>
          </wp:inline>
        </w:drawing>
      </w:r>
    </w:p>
    <w:p w14:paraId="45912C94" w14:textId="77777777" w:rsidR="002C4E01" w:rsidRPr="006B24F0" w:rsidRDefault="002C4E01" w:rsidP="001A04BA">
      <w:pPr>
        <w:jc w:val="center"/>
        <w:rPr>
          <w:rFonts w:ascii="Calibri Light" w:hAnsi="Calibri Light" w:cs="Arial"/>
        </w:rPr>
      </w:pPr>
      <w:r w:rsidRPr="006B24F0">
        <w:rPr>
          <w:rFonts w:ascii="Calibri Light" w:hAnsi="Calibri Light" w:cs="Arial"/>
          <w:noProof/>
        </w:rPr>
        <w:lastRenderedPageBreak/>
        <w:drawing>
          <wp:inline distT="0" distB="0" distL="0" distR="0" wp14:anchorId="05B9808E" wp14:editId="38857644">
            <wp:extent cx="4389120" cy="24963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389120" cy="2496312"/>
                    </a:xfrm>
                    <a:prstGeom prst="rect">
                      <a:avLst/>
                    </a:prstGeom>
                    <a:noFill/>
                  </pic:spPr>
                </pic:pic>
              </a:graphicData>
            </a:graphic>
          </wp:inline>
        </w:drawing>
      </w:r>
    </w:p>
    <w:p w14:paraId="6D67FEA8" w14:textId="77777777" w:rsidR="00B33A9A" w:rsidRPr="006B24F0" w:rsidRDefault="002C4E01" w:rsidP="001A04BA">
      <w:pPr>
        <w:jc w:val="center"/>
        <w:rPr>
          <w:rFonts w:ascii="Calibri Light" w:hAnsi="Calibri Light" w:cs="Arial"/>
        </w:rPr>
      </w:pPr>
      <w:r w:rsidRPr="006B24F0">
        <w:rPr>
          <w:rFonts w:ascii="Calibri Light" w:hAnsi="Calibri Light" w:cs="Arial"/>
          <w:noProof/>
          <w:color w:val="000000"/>
          <w:szCs w:val="20"/>
        </w:rPr>
        <w:drawing>
          <wp:inline distT="0" distB="0" distL="0" distR="0" wp14:anchorId="7316EEC2" wp14:editId="51D2836F">
            <wp:extent cx="4389120" cy="2560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89120" cy="2560320"/>
                    </a:xfrm>
                    <a:prstGeom prst="rect">
                      <a:avLst/>
                    </a:prstGeom>
                    <a:noFill/>
                  </pic:spPr>
                </pic:pic>
              </a:graphicData>
            </a:graphic>
          </wp:inline>
        </w:drawing>
      </w:r>
    </w:p>
    <w:p w14:paraId="49A16B84" w14:textId="77777777" w:rsidR="00B33A9A" w:rsidRPr="006B24F0" w:rsidRDefault="00B33A9A" w:rsidP="00E0118B">
      <w:pPr>
        <w:rPr>
          <w:rFonts w:ascii="Calibri Light" w:hAnsi="Calibri Light" w:cs="Arial"/>
        </w:rPr>
      </w:pPr>
    </w:p>
    <w:p w14:paraId="50A683CA" w14:textId="77777777" w:rsidR="00E0118B" w:rsidRPr="006B24F0" w:rsidRDefault="00B33A9A" w:rsidP="000458DA">
      <w:pPr>
        <w:pStyle w:val="ListParagraph"/>
        <w:rPr>
          <w:rFonts w:ascii="Calibri Light" w:hAnsi="Calibri Light" w:cs="Arial"/>
          <w:color w:val="000000"/>
          <w:szCs w:val="20"/>
        </w:rPr>
      </w:pPr>
      <w:r w:rsidRPr="00A72892">
        <w:rPr>
          <w:rFonts w:ascii="Calibri Light" w:eastAsia="MS Mincho" w:hAnsi="Calibri Light" w:cs="Arial"/>
          <w:b/>
          <w:noProof/>
          <w:sz w:val="18"/>
          <w:szCs w:val="24"/>
          <w:lang w:eastAsia="ja-JP"/>
        </w:rPr>
        <w:t>Business Effort</w:t>
      </w:r>
      <w:r w:rsidRPr="00A72892">
        <w:rPr>
          <w:rFonts w:ascii="Calibri Light" w:eastAsia="MS Mincho" w:hAnsi="Calibri Light" w:cs="Arial"/>
          <w:noProof/>
          <w:sz w:val="18"/>
          <w:szCs w:val="24"/>
          <w:lang w:eastAsia="ja-JP"/>
        </w:rPr>
        <w:t>: Initial assessment of the impact to the business High, Medium, Low</w:t>
      </w:r>
      <w:r w:rsidR="00E0118B" w:rsidRPr="006B24F0">
        <w:rPr>
          <w:rFonts w:ascii="Calibri Light" w:hAnsi="Calibri Light" w:cs="Arial"/>
        </w:rPr>
        <w:br w:type="page"/>
      </w:r>
    </w:p>
    <w:p w14:paraId="1F1AB83F" w14:textId="77777777" w:rsidR="00532AC3" w:rsidRPr="006B24F0" w:rsidRDefault="00693EDB" w:rsidP="00F0069E">
      <w:pPr>
        <w:pStyle w:val="Heading1"/>
        <w:numPr>
          <w:ilvl w:val="0"/>
          <w:numId w:val="9"/>
        </w:numPr>
        <w:rPr>
          <w:rFonts w:ascii="Calibri Light" w:hAnsi="Calibri Light"/>
        </w:rPr>
      </w:pPr>
      <w:bookmarkStart w:id="352" w:name="_Toc491613849"/>
      <w:r w:rsidRPr="006B24F0">
        <w:rPr>
          <w:rFonts w:ascii="Calibri Light" w:hAnsi="Calibri Light"/>
        </w:rPr>
        <w:lastRenderedPageBreak/>
        <w:t xml:space="preserve"> </w:t>
      </w:r>
      <w:bookmarkStart w:id="353" w:name="_Toc513448859"/>
      <w:r w:rsidR="00532AC3" w:rsidRPr="006B24F0">
        <w:rPr>
          <w:rFonts w:ascii="Calibri Light" w:hAnsi="Calibri Light"/>
        </w:rPr>
        <w:t>Requirements</w:t>
      </w:r>
      <w:bookmarkEnd w:id="352"/>
      <w:bookmarkEnd w:id="353"/>
    </w:p>
    <w:bookmarkEnd w:id="4"/>
    <w:p w14:paraId="758FB716" w14:textId="49C6E9FD" w:rsidR="00475BB6" w:rsidRDefault="00475BB6" w:rsidP="00E0118B">
      <w:pPr>
        <w:rPr>
          <w:rFonts w:ascii="Calibri Light" w:hAnsi="Calibri Light" w:cs="Arial"/>
        </w:rPr>
      </w:pPr>
    </w:p>
    <w:p w14:paraId="6B05A771" w14:textId="5DEBAA92" w:rsidR="003F5591" w:rsidRPr="006B24F0" w:rsidRDefault="003F5591" w:rsidP="003F5591">
      <w:pPr>
        <w:pStyle w:val="Heading1"/>
        <w:numPr>
          <w:ilvl w:val="0"/>
          <w:numId w:val="9"/>
        </w:numPr>
        <w:rPr>
          <w:rFonts w:ascii="Calibri Light" w:hAnsi="Calibri Light"/>
        </w:rPr>
      </w:pPr>
      <w:r>
        <w:rPr>
          <w:rFonts w:ascii="Calibri Light" w:hAnsi="Calibri Light"/>
        </w:rPr>
        <w:lastRenderedPageBreak/>
        <w:t>Attachment</w:t>
      </w:r>
    </w:p>
    <w:p w14:paraId="7BF69028" w14:textId="7D4427D8" w:rsidR="003F5591" w:rsidRDefault="003F5591" w:rsidP="00E0118B">
      <w:pPr>
        <w:rPr>
          <w:rFonts w:ascii="Calibri Light" w:hAnsi="Calibri Light" w:cs="Arial"/>
        </w:rPr>
      </w:pPr>
      <w:r>
        <w:rPr>
          <w:rFonts w:ascii="Calibri Light" w:hAnsi="Calibri Light" w:cs="Arial"/>
        </w:rPr>
        <w:object w:dxaOrig="1501" w:dyaOrig="980" w14:anchorId="5B4A7E2B">
          <v:shape id="_x0000_i1027" type="#_x0000_t75" style="width:77pt;height:51.5pt" o:ole="">
            <v:imagedata r:id="rId58" o:title=""/>
          </v:shape>
          <o:OLEObject Type="Embed" ProgID="Visio.Drawing.15" ShapeID="_x0000_i1027" DrawAspect="Icon" ObjectID="_1596362374" r:id="rId59"/>
        </w:object>
      </w:r>
    </w:p>
    <w:p w14:paraId="53D714C2" w14:textId="77777777" w:rsidR="003F5591" w:rsidRDefault="003F5591" w:rsidP="00E0118B">
      <w:pPr>
        <w:rPr>
          <w:rFonts w:ascii="Calibri Light" w:hAnsi="Calibri Light" w:cs="Arial"/>
        </w:rPr>
      </w:pPr>
    </w:p>
    <w:p w14:paraId="2057B106" w14:textId="4285D6DC" w:rsidR="003F5591" w:rsidRPr="006B24F0" w:rsidRDefault="00506545" w:rsidP="00E0118B">
      <w:pPr>
        <w:rPr>
          <w:rFonts w:ascii="Calibri Light" w:hAnsi="Calibri Light" w:cs="Arial"/>
        </w:rPr>
      </w:pPr>
      <w:r>
        <w:rPr>
          <w:rFonts w:ascii="Calibri Light" w:hAnsi="Calibri Light" w:cs="Arial"/>
        </w:rPr>
        <w:object w:dxaOrig="1501" w:dyaOrig="980" w14:anchorId="61EBF897">
          <v:shape id="_x0000_i1028" type="#_x0000_t75" style="width:75pt;height:49pt" o:ole="">
            <v:imagedata r:id="rId60" o:title=""/>
          </v:shape>
          <o:OLEObject Type="Embed" ProgID="Visio.Drawing.11" ShapeID="_x0000_i1028" DrawAspect="Icon" ObjectID="_1596362375" r:id="rId61"/>
        </w:object>
      </w:r>
    </w:p>
    <w:sectPr w:rsidR="003F5591" w:rsidRPr="006B24F0" w:rsidSect="008E1795">
      <w:headerReference w:type="default" r:id="rId62"/>
      <w:footerReference w:type="default" r:id="rId63"/>
      <w:headerReference w:type="first" r:id="rId64"/>
      <w:footerReference w:type="first" r:id="rId65"/>
      <w:type w:val="continuous"/>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74" w:author="Deborah" w:date="2018-06-15T11:51:00Z" w:initials="DT">
    <w:p w14:paraId="17A3810B" w14:textId="5D1D5498" w:rsidR="00233428" w:rsidRDefault="00233428">
      <w:pPr>
        <w:pStyle w:val="CommentText"/>
      </w:pPr>
      <w:r>
        <w:rPr>
          <w:rStyle w:val="CommentReference"/>
        </w:rPr>
        <w:annotationRef/>
      </w:r>
      <w:r>
        <w:t>Kristen, David Ritchey and Yumi:  Don’t we have KPIs we should measure related to Outage, DR events and credit related communications to customers since we have regulatory requirements?</w:t>
      </w:r>
    </w:p>
  </w:comment>
  <w:comment w:id="349" w:author="Deborah" w:date="2018-07-30T15:08:00Z" w:initials="DT">
    <w:p w14:paraId="194A4D2D" w14:textId="261C9C5F" w:rsidR="00233428" w:rsidRDefault="00233428">
      <w:pPr>
        <w:pStyle w:val="CommentText"/>
      </w:pPr>
      <w:r>
        <w:rPr>
          <w:rStyle w:val="CommentReference"/>
        </w:rPr>
        <w:annotationRef/>
      </w:r>
      <w:r>
        <w:t>Recommend removing this CI.  We auto mail letters to customers today and the expectation is we will continue so no real change here.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7A3810B" w15:done="0"/>
  <w15:commentEx w15:paraId="194A4D2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C040E3" w16cid:durableId="1ECD08BB"/>
  <w16cid:commentId w16cid:paraId="07977269" w16cid:durableId="1ECD08BC"/>
  <w16cid:commentId w16cid:paraId="04B7F580" w16cid:durableId="1ECD08BD"/>
  <w16cid:commentId w16cid:paraId="1E3A0AFA" w16cid:durableId="1ECD08BE"/>
  <w16cid:commentId w16cid:paraId="31E2ECB1" w16cid:durableId="1ECD08BF"/>
  <w16cid:commentId w16cid:paraId="7434DF1A" w16cid:durableId="1ECD08C0"/>
  <w16cid:commentId w16cid:paraId="721004B6" w16cid:durableId="1ECD15E0"/>
  <w16cid:commentId w16cid:paraId="0249ACCF" w16cid:durableId="1ECD08C1"/>
  <w16cid:commentId w16cid:paraId="7B322E29" w16cid:durableId="1ECD08C2"/>
  <w16cid:commentId w16cid:paraId="7112FC1E" w16cid:durableId="1ECD08C3"/>
  <w16cid:commentId w16cid:paraId="77580EB1" w16cid:durableId="1ECD08C4"/>
  <w16cid:commentId w16cid:paraId="28955406" w16cid:durableId="1ECD167C"/>
  <w16cid:commentId w16cid:paraId="056EF2E4" w16cid:durableId="1ECD08C5"/>
  <w16cid:commentId w16cid:paraId="3C33827A" w16cid:durableId="1ECD08C6"/>
  <w16cid:commentId w16cid:paraId="6DBD4C12" w16cid:durableId="1ECD08C7"/>
  <w16cid:commentId w16cid:paraId="5188D0C2" w16cid:durableId="1ECD08C8"/>
  <w16cid:commentId w16cid:paraId="299AC58F" w16cid:durableId="1ECD08C9"/>
  <w16cid:commentId w16cid:paraId="37A2D069" w16cid:durableId="1ECD08CA"/>
  <w16cid:commentId w16cid:paraId="0A508E6C" w16cid:durableId="1ECD08CB"/>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695AB8" w14:textId="77777777" w:rsidR="00281C4F" w:rsidRDefault="00281C4F">
      <w:r>
        <w:separator/>
      </w:r>
    </w:p>
  </w:endnote>
  <w:endnote w:type="continuationSeparator" w:id="0">
    <w:p w14:paraId="2F5256DD" w14:textId="77777777" w:rsidR="00281C4F" w:rsidRDefault="00281C4F">
      <w:r>
        <w:continuationSeparator/>
      </w:r>
    </w:p>
  </w:endnote>
  <w:endnote w:type="continuationNotice" w:id="1">
    <w:p w14:paraId="69257661" w14:textId="77777777" w:rsidR="00281C4F" w:rsidRDefault="00281C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Calibri Light,Arial">
    <w:altName w:val="Times New Roman"/>
    <w:panose1 w:val="00000000000000000000"/>
    <w:charset w:val="00"/>
    <w:family w:val="roman"/>
    <w:notTrueType/>
    <w:pitch w:val="default"/>
  </w:font>
  <w:font w:name="Tahoma,Arial">
    <w:altName w:val="Times New Roman"/>
    <w:panose1 w:val="00000000000000000000"/>
    <w:charset w:val="00"/>
    <w:family w:val="roman"/>
    <w:notTrueType/>
    <w:pitch w:val="default"/>
  </w:font>
  <w:font w:name="Calibri Light,Arial,Times New R">
    <w:altName w:val="Times New Roman"/>
    <w:panose1 w:val="00000000000000000000"/>
    <w:charset w:val="00"/>
    <w:family w:val="roman"/>
    <w:notTrueType/>
    <w:pitch w:val="default"/>
  </w:font>
  <w:font w:name="Calibri Light,Tahoma">
    <w:altName w:val="Times New Roman"/>
    <w:panose1 w:val="00000000000000000000"/>
    <w:charset w:val="00"/>
    <w:family w:val="roman"/>
    <w:notTrueType/>
    <w:pitch w:val="default"/>
  </w:font>
  <w:font w:name="Calibri Light,Tahoma,MS Mincho">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 w:name="Segoe UI Symbol">
    <w:panose1 w:val="020B0502040204020203"/>
    <w:charset w:val="00"/>
    <w:family w:val="swiss"/>
    <w:pitch w:val="variable"/>
    <w:sig w:usb0="8000006F" w:usb1="1200FBEF" w:usb2="0064C000" w:usb3="00000000" w:csb0="00000001" w:csb1="00000000"/>
  </w:font>
  <w:font w:name="Calibri Light,MS Mincho">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65DEA8" w14:textId="4A80938D" w:rsidR="00233428" w:rsidRPr="00E76680" w:rsidRDefault="00233428" w:rsidP="0033718C">
    <w:pPr>
      <w:pStyle w:val="Footer"/>
      <w:tabs>
        <w:tab w:val="clear" w:pos="8640"/>
        <w:tab w:val="right" w:pos="9214"/>
      </w:tabs>
      <w:jc w:val="right"/>
      <w:rPr>
        <w:rStyle w:val="PageNumber"/>
        <w:rFonts w:ascii="Calibri Light" w:eastAsia="Calibri Light" w:hAnsi="Calibri Light" w:cs="Calibri Light"/>
      </w:rPr>
    </w:pPr>
    <w:r>
      <w:rPr>
        <w:noProof/>
      </w:rPr>
      <mc:AlternateContent>
        <mc:Choice Requires="wps">
          <w:drawing>
            <wp:anchor distT="0" distB="0" distL="114300" distR="114300" simplePos="0" relativeHeight="251658240" behindDoc="0" locked="0" layoutInCell="1" allowOverlap="1" wp14:anchorId="172AB880" wp14:editId="5CF4CEE1">
              <wp:simplePos x="0" y="0"/>
              <wp:positionH relativeFrom="column">
                <wp:posOffset>-6985</wp:posOffset>
              </wp:positionH>
              <wp:positionV relativeFrom="paragraph">
                <wp:posOffset>-116205</wp:posOffset>
              </wp:positionV>
              <wp:extent cx="5841365" cy="13335"/>
              <wp:effectExtent l="12065" t="7620" r="13970" b="762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41365" cy="133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45EF5FC3">
            <v:shapetype id="_x0000_t32" coordsize="21600,21600" o:oned="t" filled="f" o:spt="32" path="m,l21600,21600e" w14:anchorId="7366F67A">
              <v:path fillok="f" arrowok="t" o:connecttype="none"/>
              <o:lock v:ext="edit" shapetype="t"/>
            </v:shapetype>
            <v:shape id="AutoShape 2" style="position:absolute;margin-left:-.55pt;margin-top:-9.15pt;width:459.95pt;height:1.0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"/>
          </w:pict>
        </mc:Fallback>
      </mc:AlternateContent>
    </w:r>
    <w:r w:rsidRPr="00E86253">
      <w:tab/>
    </w:r>
    <w:r w:rsidRPr="00E86253">
      <w:tab/>
    </w:r>
    <w:r w:rsidRPr="2C33CDF8">
      <w:rPr>
        <w:rFonts w:ascii="Calibri Light" w:eastAsia="Calibri Light" w:hAnsi="Calibri Light" w:cs="Calibri Light"/>
      </w:rPr>
      <w:t xml:space="preserve">                        Page </w:t>
    </w:r>
    <w:r w:rsidRPr="2C33CDF8">
      <w:rPr>
        <w:rStyle w:val="PageNumber"/>
        <w:rFonts w:ascii="Calibri Light" w:eastAsia="Calibri Light" w:hAnsi="Calibri Light" w:cs="Calibri Light"/>
      </w:rPr>
      <w:fldChar w:fldCharType="begin"/>
    </w:r>
    <w:r w:rsidRPr="00E76680">
      <w:rPr>
        <w:rStyle w:val="PageNumber"/>
        <w:rFonts w:ascii="Calibri Light" w:hAnsi="Calibri Light"/>
      </w:rPr>
      <w:instrText xml:space="preserve"> PAGE </w:instrText>
    </w:r>
    <w:r w:rsidRPr="2C33CDF8">
      <w:rPr>
        <w:rStyle w:val="PageNumber"/>
        <w:rFonts w:ascii="Calibri Light" w:hAnsi="Calibri Light"/>
      </w:rPr>
      <w:fldChar w:fldCharType="separate"/>
    </w:r>
    <w:r w:rsidR="00A22463">
      <w:rPr>
        <w:rStyle w:val="PageNumber"/>
        <w:rFonts w:ascii="Calibri Light" w:hAnsi="Calibri Light"/>
        <w:noProof/>
      </w:rPr>
      <w:t>21</w:t>
    </w:r>
    <w:r w:rsidRPr="2C33CDF8">
      <w:rPr>
        <w:rStyle w:val="PageNumber"/>
        <w:rFonts w:ascii="Calibri Light" w:eastAsia="Calibri Light" w:hAnsi="Calibri Light" w:cs="Calibri Light"/>
      </w:rPr>
      <w:fldChar w:fldCharType="end"/>
    </w:r>
    <w:r w:rsidRPr="2C33CDF8">
      <w:rPr>
        <w:rStyle w:val="PageNumber"/>
        <w:rFonts w:ascii="Calibri Light" w:eastAsia="Calibri Light" w:hAnsi="Calibri Light" w:cs="Calibri Light"/>
      </w:rPr>
      <w:t xml:space="preserve"> of </w:t>
    </w:r>
    <w:r w:rsidRPr="2C33CDF8">
      <w:rPr>
        <w:rStyle w:val="PageNumber"/>
        <w:rFonts w:ascii="Calibri Light" w:eastAsia="Calibri Light" w:hAnsi="Calibri Light" w:cs="Calibri Light"/>
      </w:rPr>
      <w:fldChar w:fldCharType="begin"/>
    </w:r>
    <w:r w:rsidRPr="00E76680">
      <w:rPr>
        <w:rStyle w:val="PageNumber"/>
        <w:rFonts w:ascii="Calibri Light" w:hAnsi="Calibri Light"/>
      </w:rPr>
      <w:instrText xml:space="preserve"> NUMPAGES </w:instrText>
    </w:r>
    <w:r w:rsidRPr="2C33CDF8">
      <w:rPr>
        <w:rStyle w:val="PageNumber"/>
        <w:rFonts w:ascii="Calibri Light" w:hAnsi="Calibri Light"/>
      </w:rPr>
      <w:fldChar w:fldCharType="separate"/>
    </w:r>
    <w:r w:rsidR="00A22463">
      <w:rPr>
        <w:rStyle w:val="PageNumber"/>
        <w:rFonts w:ascii="Calibri Light" w:hAnsi="Calibri Light"/>
        <w:noProof/>
      </w:rPr>
      <w:t>49</w:t>
    </w:r>
    <w:r w:rsidRPr="2C33CDF8">
      <w:rPr>
        <w:rStyle w:val="PageNumber"/>
        <w:rFonts w:ascii="Calibri Light" w:eastAsia="Calibri Light" w:hAnsi="Calibri Light" w:cs="Calibri Light"/>
      </w:rPr>
      <w:fldChar w:fldCharType="end"/>
    </w:r>
    <w:r w:rsidRPr="00E76680">
      <w:rPr>
        <w:rStyle w:val="PageNumber"/>
        <w:rFonts w:ascii="Calibri Light" w:hAnsi="Calibri Light"/>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4A0" w:firstRow="1" w:lastRow="0" w:firstColumn="1" w:lastColumn="0" w:noHBand="0" w:noVBand="1"/>
    </w:tblPr>
    <w:tblGrid>
      <w:gridCol w:w="3120"/>
      <w:gridCol w:w="3120"/>
      <w:gridCol w:w="3120"/>
    </w:tblGrid>
    <w:tr w:rsidR="00233428" w14:paraId="36DC98A2" w14:textId="77777777" w:rsidTr="2083341B">
      <w:tc>
        <w:tcPr>
          <w:tcW w:w="3120" w:type="dxa"/>
        </w:tcPr>
        <w:p w14:paraId="365C684C" w14:textId="75CBE7EF" w:rsidR="00233428" w:rsidRDefault="00233428" w:rsidP="23774E64">
          <w:pPr>
            <w:ind w:left="-115"/>
          </w:pPr>
        </w:p>
      </w:tc>
      <w:tc>
        <w:tcPr>
          <w:tcW w:w="3120" w:type="dxa"/>
        </w:tcPr>
        <w:p w14:paraId="3F7AAD87" w14:textId="1CE47B3D" w:rsidR="00233428" w:rsidRDefault="00233428" w:rsidP="23774E64">
          <w:pPr>
            <w:jc w:val="center"/>
          </w:pPr>
        </w:p>
      </w:tc>
      <w:tc>
        <w:tcPr>
          <w:tcW w:w="3120" w:type="dxa"/>
        </w:tcPr>
        <w:p w14:paraId="33C5B6CE" w14:textId="5E52F342" w:rsidR="00233428" w:rsidRDefault="00233428" w:rsidP="23774E64">
          <w:pPr>
            <w:ind w:right="-115"/>
            <w:jc w:val="right"/>
          </w:pPr>
        </w:p>
      </w:tc>
    </w:tr>
  </w:tbl>
  <w:p w14:paraId="1EA35674" w14:textId="36EB87C6" w:rsidR="00233428" w:rsidRDefault="0023342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7F401E" w14:textId="77777777" w:rsidR="00281C4F" w:rsidRDefault="00281C4F">
      <w:r>
        <w:separator/>
      </w:r>
    </w:p>
  </w:footnote>
  <w:footnote w:type="continuationSeparator" w:id="0">
    <w:p w14:paraId="6D9B68BF" w14:textId="77777777" w:rsidR="00281C4F" w:rsidRDefault="00281C4F">
      <w:r>
        <w:continuationSeparator/>
      </w:r>
    </w:p>
  </w:footnote>
  <w:footnote w:type="continuationNotice" w:id="1">
    <w:p w14:paraId="05A3CBE8" w14:textId="77777777" w:rsidR="00281C4F" w:rsidRDefault="00281C4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00" w:type="dxa"/>
      <w:tblInd w:w="-9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6480"/>
      <w:gridCol w:w="1710"/>
    </w:tblGrid>
    <w:tr w:rsidR="00233428" w14:paraId="4AE2147F" w14:textId="77777777" w:rsidTr="00B92D02">
      <w:tc>
        <w:tcPr>
          <w:tcW w:w="1710" w:type="dxa"/>
        </w:tcPr>
        <w:p w14:paraId="26E6FF7B" w14:textId="77777777" w:rsidR="00233428" w:rsidRDefault="00233428" w:rsidP="0049033B">
          <w:pPr>
            <w:pStyle w:val="Footer"/>
            <w:ind w:right="-108"/>
          </w:pPr>
          <w:r w:rsidRPr="00560135">
            <w:rPr>
              <w:noProof/>
            </w:rPr>
            <w:drawing>
              <wp:inline distT="0" distB="0" distL="0" distR="0" wp14:anchorId="48D2CDA0" wp14:editId="5A275461">
                <wp:extent cx="878171" cy="241300"/>
                <wp:effectExtent l="0" t="0" r="0" b="635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909667" cy="249954"/>
                        </a:xfrm>
                        <a:prstGeom prst="rect">
                          <a:avLst/>
                        </a:prstGeom>
                      </pic:spPr>
                    </pic:pic>
                  </a:graphicData>
                </a:graphic>
              </wp:inline>
            </w:drawing>
          </w:r>
        </w:p>
      </w:tc>
      <w:tc>
        <w:tcPr>
          <w:tcW w:w="6480" w:type="dxa"/>
        </w:tcPr>
        <w:p w14:paraId="06E3C7C9" w14:textId="60439445" w:rsidR="00233428" w:rsidRPr="00777E49" w:rsidRDefault="00233428" w:rsidP="006F41F2">
          <w:pPr>
            <w:pStyle w:val="Footer"/>
            <w:ind w:right="-108"/>
            <w:jc w:val="center"/>
            <w:rPr>
              <w:rFonts w:ascii="Calibri Light" w:eastAsia="Calibri Light" w:hAnsi="Calibri Light" w:cs="Calibri Light"/>
            </w:rPr>
          </w:pPr>
          <w:r w:rsidRPr="2C33CDF8">
            <w:rPr>
              <w:rFonts w:ascii="Calibri Light" w:eastAsia="Calibri Light" w:hAnsi="Calibri Light" w:cs="Calibri Light"/>
            </w:rPr>
            <w:t>CIM-CS-11 Manage Outbound Request</w:t>
          </w:r>
        </w:p>
      </w:tc>
      <w:tc>
        <w:tcPr>
          <w:tcW w:w="1710" w:type="dxa"/>
        </w:tcPr>
        <w:p w14:paraId="6B74230A" w14:textId="77777777" w:rsidR="00233428" w:rsidRPr="00B92D02" w:rsidRDefault="00233428" w:rsidP="006F41F2">
          <w:pPr>
            <w:pStyle w:val="Footer"/>
            <w:ind w:right="-108"/>
            <w:jc w:val="right"/>
            <w:rPr>
              <w:sz w:val="8"/>
            </w:rPr>
          </w:pPr>
        </w:p>
        <w:p w14:paraId="6171193D" w14:textId="77777777" w:rsidR="00233428" w:rsidRDefault="00233428" w:rsidP="006F41F2">
          <w:pPr>
            <w:pStyle w:val="Footer"/>
            <w:ind w:right="-108"/>
            <w:jc w:val="right"/>
          </w:pPr>
          <w:r w:rsidRPr="00456384">
            <w:rPr>
              <w:noProof/>
            </w:rPr>
            <w:drawing>
              <wp:inline distT="0" distB="0" distL="0" distR="0" wp14:anchorId="31DD049A" wp14:editId="070648FD">
                <wp:extent cx="850392" cy="137160"/>
                <wp:effectExtent l="0" t="0" r="6985" b="0"/>
                <wp:docPr id="50185" name="Picture 7" descr="HCL Logo">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xmlns:a14="http://schemas.microsoft.com/office/drawing/2010/main" xmlns:pic="http://schemas.openxmlformats.org/drawingml/2006/picture"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xmlns:a14="http://schemas.microsoft.com/office/drawing/2010/main"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850392" cy="137160"/>
                        </a:xfrm>
                        <a:prstGeom prst="rect">
                          <a:avLst/>
                        </a:prstGeom>
                        <a:noFill/>
                        <a:ln>
                          <a:noFill/>
                        </a:ln>
                        <a:extLst/>
                      </pic:spPr>
                    </pic:pic>
                  </a:graphicData>
                </a:graphic>
              </wp:inline>
            </w:drawing>
          </w:r>
        </w:p>
      </w:tc>
    </w:tr>
  </w:tbl>
  <w:p w14:paraId="5E393615" w14:textId="77777777" w:rsidR="00233428" w:rsidRPr="00F20358" w:rsidRDefault="00233428" w:rsidP="00B92D02">
    <w:pPr>
      <w:pStyle w:val="Header"/>
      <w:tabs>
        <w:tab w:val="right" w:pos="954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98C622" w14:textId="77777777" w:rsidR="00233428" w:rsidRDefault="00233428" w:rsidP="00F20358">
    <w:pPr>
      <w:pStyle w:val="Footer"/>
      <w:ind w:right="-108"/>
    </w:pPr>
    <w:r w:rsidRPr="00006038">
      <w:t xml:space="preserve"> </w:t>
    </w:r>
  </w:p>
  <w:tbl>
    <w:tblPr>
      <w:tblStyle w:val="TableGrid"/>
      <w:tblW w:w="9900" w:type="dxa"/>
      <w:tblInd w:w="-9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3640"/>
      <w:gridCol w:w="2894"/>
    </w:tblGrid>
    <w:tr w:rsidR="00233428" w14:paraId="6FAFECB2" w14:textId="77777777" w:rsidTr="00B92D02">
      <w:tc>
        <w:tcPr>
          <w:tcW w:w="2070" w:type="dxa"/>
        </w:tcPr>
        <w:p w14:paraId="27F5E656" w14:textId="77777777" w:rsidR="00233428" w:rsidRDefault="00233428" w:rsidP="00B92D02">
          <w:pPr>
            <w:pStyle w:val="Footer"/>
            <w:ind w:right="-108"/>
          </w:pPr>
          <w:r w:rsidRPr="00560135">
            <w:rPr>
              <w:noProof/>
            </w:rPr>
            <w:drawing>
              <wp:inline distT="0" distB="0" distL="0" distR="0" wp14:anchorId="36B17969" wp14:editId="518B8BA8">
                <wp:extent cx="1993392" cy="548640"/>
                <wp:effectExtent l="0" t="0" r="6985" b="3810"/>
                <wp:docPr id="501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1993392" cy="548640"/>
                        </a:xfrm>
                        <a:prstGeom prst="rect">
                          <a:avLst/>
                        </a:prstGeom>
                      </pic:spPr>
                    </pic:pic>
                  </a:graphicData>
                </a:graphic>
              </wp:inline>
            </w:drawing>
          </w:r>
        </w:p>
      </w:tc>
      <w:tc>
        <w:tcPr>
          <w:tcW w:w="5760" w:type="dxa"/>
        </w:tcPr>
        <w:p w14:paraId="1F923EDF" w14:textId="77777777" w:rsidR="00233428" w:rsidRDefault="00233428" w:rsidP="00B92D02">
          <w:pPr>
            <w:pStyle w:val="Footer"/>
            <w:ind w:right="-108"/>
            <w:jc w:val="center"/>
          </w:pPr>
        </w:p>
      </w:tc>
      <w:tc>
        <w:tcPr>
          <w:tcW w:w="2070" w:type="dxa"/>
        </w:tcPr>
        <w:p w14:paraId="4882AB61" w14:textId="77777777" w:rsidR="00233428" w:rsidRPr="00B92D02" w:rsidRDefault="00233428" w:rsidP="00B92D02">
          <w:pPr>
            <w:pStyle w:val="Footer"/>
            <w:ind w:right="-108"/>
            <w:jc w:val="right"/>
            <w:rPr>
              <w:sz w:val="8"/>
            </w:rPr>
          </w:pPr>
        </w:p>
        <w:p w14:paraId="57F5952F" w14:textId="77777777" w:rsidR="00233428" w:rsidRDefault="00233428" w:rsidP="00B92D02">
          <w:pPr>
            <w:pStyle w:val="Footer"/>
            <w:ind w:right="-108"/>
            <w:jc w:val="right"/>
            <w:rPr>
              <w:sz w:val="32"/>
            </w:rPr>
          </w:pPr>
          <w:r w:rsidRPr="00456384">
            <w:rPr>
              <w:noProof/>
            </w:rPr>
            <w:drawing>
              <wp:inline distT="0" distB="0" distL="0" distR="0" wp14:anchorId="7179960D" wp14:editId="607E71BF">
                <wp:extent cx="1700784" cy="274320"/>
                <wp:effectExtent l="0" t="0" r="0" b="0"/>
                <wp:docPr id="50187" name="Picture 7" descr="HCL Logo">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xmlns:a14="http://schemas.microsoft.com/office/drawing/2010/main" xmlns:pic="http://schemas.openxmlformats.org/drawingml/2006/picture"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xmlns:a14="http://schemas.microsoft.com/office/drawing/2010/main"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1700784" cy="274320"/>
                        </a:xfrm>
                        <a:prstGeom prst="rect">
                          <a:avLst/>
                        </a:prstGeom>
                        <a:noFill/>
                        <a:ln>
                          <a:noFill/>
                        </a:ln>
                        <a:extLst/>
                      </pic:spPr>
                    </pic:pic>
                  </a:graphicData>
                </a:graphic>
              </wp:inline>
            </w:drawing>
          </w:r>
        </w:p>
        <w:p w14:paraId="036909F7" w14:textId="77777777" w:rsidR="00233428" w:rsidRDefault="00233428" w:rsidP="00B92D02">
          <w:pPr>
            <w:pStyle w:val="Footer"/>
            <w:ind w:right="-108"/>
            <w:jc w:val="right"/>
          </w:pPr>
        </w:p>
      </w:tc>
    </w:tr>
  </w:tbl>
  <w:p w14:paraId="4B1849B2" w14:textId="77777777" w:rsidR="00233428" w:rsidRDefault="00233428" w:rsidP="00B92D02">
    <w:pPr>
      <w:pStyle w:val="Header"/>
      <w:tabs>
        <w:tab w:val="right" w:pos="954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4465B2"/>
    <w:multiLevelType w:val="hybridMultilevel"/>
    <w:tmpl w:val="F81CDF02"/>
    <w:lvl w:ilvl="0" w:tplc="BAB6587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75E58A3"/>
    <w:multiLevelType w:val="multilevel"/>
    <w:tmpl w:val="38CA10B6"/>
    <w:lvl w:ilvl="0">
      <w:start w:val="1"/>
      <w:numFmt w:val="bullet"/>
      <w:pStyle w:val="Heading3TextBulleted"/>
      <w:lvlText w:val=""/>
      <w:lvlJc w:val="left"/>
      <w:pPr>
        <w:tabs>
          <w:tab w:val="num" w:pos="2347"/>
        </w:tabs>
        <w:ind w:left="2347" w:hanging="360"/>
      </w:pPr>
      <w:rPr>
        <w:rFonts w:ascii="Symbol" w:hAnsi="Symbol" w:hint="default"/>
      </w:rPr>
    </w:lvl>
    <w:lvl w:ilvl="1">
      <w:start w:val="1"/>
      <w:numFmt w:val="lowerLetter"/>
      <w:lvlText w:val="%2."/>
      <w:lvlJc w:val="left"/>
      <w:pPr>
        <w:tabs>
          <w:tab w:val="num" w:pos="3067"/>
        </w:tabs>
        <w:ind w:left="3067" w:hanging="360"/>
      </w:pPr>
    </w:lvl>
    <w:lvl w:ilvl="2">
      <w:start w:val="1"/>
      <w:numFmt w:val="lowerRoman"/>
      <w:lvlText w:val="%3."/>
      <w:lvlJc w:val="right"/>
      <w:pPr>
        <w:tabs>
          <w:tab w:val="num" w:pos="3787"/>
        </w:tabs>
        <w:ind w:left="3787" w:hanging="180"/>
      </w:pPr>
    </w:lvl>
    <w:lvl w:ilvl="3">
      <w:start w:val="1"/>
      <w:numFmt w:val="decimal"/>
      <w:lvlText w:val="%4."/>
      <w:lvlJc w:val="left"/>
      <w:pPr>
        <w:tabs>
          <w:tab w:val="num" w:pos="4507"/>
        </w:tabs>
        <w:ind w:left="4507" w:hanging="360"/>
      </w:pPr>
    </w:lvl>
    <w:lvl w:ilvl="4">
      <w:start w:val="1"/>
      <w:numFmt w:val="lowerLetter"/>
      <w:lvlText w:val="%5."/>
      <w:lvlJc w:val="left"/>
      <w:pPr>
        <w:tabs>
          <w:tab w:val="num" w:pos="5227"/>
        </w:tabs>
        <w:ind w:left="5227" w:hanging="360"/>
      </w:pPr>
    </w:lvl>
    <w:lvl w:ilvl="5">
      <w:start w:val="1"/>
      <w:numFmt w:val="lowerRoman"/>
      <w:lvlText w:val="%6."/>
      <w:lvlJc w:val="right"/>
      <w:pPr>
        <w:tabs>
          <w:tab w:val="num" w:pos="5947"/>
        </w:tabs>
        <w:ind w:left="5947" w:hanging="180"/>
      </w:pPr>
    </w:lvl>
    <w:lvl w:ilvl="6">
      <w:start w:val="1"/>
      <w:numFmt w:val="decimal"/>
      <w:lvlText w:val="%7."/>
      <w:lvlJc w:val="left"/>
      <w:pPr>
        <w:tabs>
          <w:tab w:val="num" w:pos="6667"/>
        </w:tabs>
        <w:ind w:left="6667" w:hanging="360"/>
      </w:pPr>
    </w:lvl>
    <w:lvl w:ilvl="7">
      <w:start w:val="1"/>
      <w:numFmt w:val="lowerLetter"/>
      <w:lvlText w:val="%8."/>
      <w:lvlJc w:val="left"/>
      <w:pPr>
        <w:tabs>
          <w:tab w:val="num" w:pos="7387"/>
        </w:tabs>
        <w:ind w:left="7387" w:hanging="360"/>
      </w:pPr>
    </w:lvl>
    <w:lvl w:ilvl="8">
      <w:start w:val="1"/>
      <w:numFmt w:val="lowerRoman"/>
      <w:lvlText w:val="%9."/>
      <w:lvlJc w:val="right"/>
      <w:pPr>
        <w:tabs>
          <w:tab w:val="num" w:pos="8107"/>
        </w:tabs>
        <w:ind w:left="8107" w:hanging="180"/>
      </w:pPr>
    </w:lvl>
  </w:abstractNum>
  <w:abstractNum w:abstractNumId="2" w15:restartNumberingAfterBreak="0">
    <w:nsid w:val="0779641B"/>
    <w:multiLevelType w:val="hybridMultilevel"/>
    <w:tmpl w:val="51524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613622"/>
    <w:multiLevelType w:val="hybridMultilevel"/>
    <w:tmpl w:val="73305EE4"/>
    <w:lvl w:ilvl="0" w:tplc="AC2EEA6A">
      <w:start w:val="1"/>
      <w:numFmt w:val="bullet"/>
      <w:pStyle w:val="ListBullet2"/>
      <w:lvlText w:val=""/>
      <w:lvlJc w:val="left"/>
      <w:pPr>
        <w:ind w:left="360" w:hanging="360"/>
      </w:pPr>
      <w:rPr>
        <w:rFonts w:ascii="Symbol" w:hAnsi="Symbol" w:hint="default"/>
      </w:rPr>
    </w:lvl>
    <w:lvl w:ilvl="1" w:tplc="6922A098">
      <w:start w:val="1"/>
      <w:numFmt w:val="bullet"/>
      <w:lvlText w:val="o"/>
      <w:lvlJc w:val="left"/>
      <w:pPr>
        <w:ind w:left="1080" w:hanging="360"/>
      </w:pPr>
      <w:rPr>
        <w:rFonts w:ascii="Courier New" w:hAnsi="Courier New" w:cs="Courier New" w:hint="default"/>
      </w:rPr>
    </w:lvl>
    <w:lvl w:ilvl="2" w:tplc="08070005">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 w15:restartNumberingAfterBreak="0">
    <w:nsid w:val="0E522062"/>
    <w:multiLevelType w:val="hybridMultilevel"/>
    <w:tmpl w:val="7CA68D50"/>
    <w:lvl w:ilvl="0" w:tplc="3822C8D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36536E0"/>
    <w:multiLevelType w:val="hybridMultilevel"/>
    <w:tmpl w:val="FBDE2E1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3F83891"/>
    <w:multiLevelType w:val="hybridMultilevel"/>
    <w:tmpl w:val="6C8EE51A"/>
    <w:lvl w:ilvl="0" w:tplc="9896317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6CD6C40"/>
    <w:multiLevelType w:val="hybridMultilevel"/>
    <w:tmpl w:val="3F46D0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D6D0DF4"/>
    <w:multiLevelType w:val="hybridMultilevel"/>
    <w:tmpl w:val="0ADE29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4F17255"/>
    <w:multiLevelType w:val="hybridMultilevel"/>
    <w:tmpl w:val="F1C0FC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507445"/>
    <w:multiLevelType w:val="hybridMultilevel"/>
    <w:tmpl w:val="81A078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99B65E1"/>
    <w:multiLevelType w:val="hybridMultilevel"/>
    <w:tmpl w:val="73867158"/>
    <w:lvl w:ilvl="0" w:tplc="082033C2">
      <w:start w:val="2"/>
      <w:numFmt w:val="bullet"/>
      <w:lvlText w:val="-"/>
      <w:lvlJc w:val="left"/>
      <w:pPr>
        <w:ind w:left="1440" w:hanging="360"/>
      </w:pPr>
      <w:rPr>
        <w:rFonts w:ascii="Tahoma" w:eastAsia="MS Mincho" w:hAnsi="Tahoma" w:cs="Tahoma"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ED84CE3"/>
    <w:multiLevelType w:val="hybridMultilevel"/>
    <w:tmpl w:val="C6A2E4C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7CE1873"/>
    <w:multiLevelType w:val="hybridMultilevel"/>
    <w:tmpl w:val="40AA1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87603A"/>
    <w:multiLevelType w:val="multilevel"/>
    <w:tmpl w:val="C6E61690"/>
    <w:lvl w:ilvl="0">
      <w:start w:val="1"/>
      <w:numFmt w:val="decimal"/>
      <w:lvlText w:val="%1"/>
      <w:lvlJc w:val="left"/>
      <w:pPr>
        <w:ind w:left="432" w:hanging="432"/>
      </w:pPr>
    </w:lvl>
    <w:lvl w:ilvl="1">
      <w:start w:val="1"/>
      <w:numFmt w:val="decimal"/>
      <w:lvlText w:val="%1.%2"/>
      <w:lvlJc w:val="left"/>
      <w:pPr>
        <w:ind w:left="576" w:hanging="576"/>
      </w:pPr>
      <w:rPr>
        <w:color w:val="000000" w:themeColor="text1"/>
      </w:rPr>
    </w:lvl>
    <w:lvl w:ilvl="2">
      <w:start w:val="1"/>
      <w:numFmt w:val="decimal"/>
      <w:pStyle w:val="Heading3"/>
      <w:lvlText w:val="%1.%2.%3"/>
      <w:lvlJc w:val="left"/>
      <w:pPr>
        <w:ind w:left="3510" w:hanging="720"/>
      </w:pPr>
      <w:rPr>
        <w:color w:val="auto"/>
      </w:r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391E70CA"/>
    <w:multiLevelType w:val="hybridMultilevel"/>
    <w:tmpl w:val="643CEF56"/>
    <w:lvl w:ilvl="0" w:tplc="76728F66">
      <w:start w:val="1"/>
      <w:numFmt w:val="bullet"/>
      <w:pStyle w:val="Heading2TextBulleted"/>
      <w:lvlText w:val=""/>
      <w:lvlJc w:val="left"/>
      <w:pPr>
        <w:tabs>
          <w:tab w:val="num" w:pos="2880"/>
        </w:tabs>
        <w:ind w:left="2880" w:hanging="360"/>
      </w:pPr>
      <w:rPr>
        <w:rFonts w:ascii="Symbol" w:hAnsi="Symbol" w:hint="default"/>
      </w:rPr>
    </w:lvl>
    <w:lvl w:ilvl="1" w:tplc="25E29A30">
      <w:start w:val="1"/>
      <w:numFmt w:val="lowerLetter"/>
      <w:lvlText w:val="%2."/>
      <w:lvlJc w:val="left"/>
      <w:pPr>
        <w:tabs>
          <w:tab w:val="num" w:pos="3960"/>
        </w:tabs>
        <w:ind w:left="3960" w:hanging="360"/>
      </w:pPr>
    </w:lvl>
    <w:lvl w:ilvl="2" w:tplc="92AA0ABE" w:tentative="1">
      <w:start w:val="1"/>
      <w:numFmt w:val="lowerRoman"/>
      <w:lvlText w:val="%3."/>
      <w:lvlJc w:val="right"/>
      <w:pPr>
        <w:tabs>
          <w:tab w:val="num" w:pos="4680"/>
        </w:tabs>
        <w:ind w:left="4680" w:hanging="180"/>
      </w:pPr>
    </w:lvl>
    <w:lvl w:ilvl="3" w:tplc="861AFE98" w:tentative="1">
      <w:start w:val="1"/>
      <w:numFmt w:val="decimal"/>
      <w:lvlText w:val="%4."/>
      <w:lvlJc w:val="left"/>
      <w:pPr>
        <w:tabs>
          <w:tab w:val="num" w:pos="5400"/>
        </w:tabs>
        <w:ind w:left="5400" w:hanging="360"/>
      </w:pPr>
    </w:lvl>
    <w:lvl w:ilvl="4" w:tplc="BBC64F38" w:tentative="1">
      <w:start w:val="1"/>
      <w:numFmt w:val="lowerLetter"/>
      <w:lvlText w:val="%5."/>
      <w:lvlJc w:val="left"/>
      <w:pPr>
        <w:tabs>
          <w:tab w:val="num" w:pos="6120"/>
        </w:tabs>
        <w:ind w:left="6120" w:hanging="360"/>
      </w:pPr>
    </w:lvl>
    <w:lvl w:ilvl="5" w:tplc="AD98305A" w:tentative="1">
      <w:start w:val="1"/>
      <w:numFmt w:val="lowerRoman"/>
      <w:lvlText w:val="%6."/>
      <w:lvlJc w:val="right"/>
      <w:pPr>
        <w:tabs>
          <w:tab w:val="num" w:pos="6840"/>
        </w:tabs>
        <w:ind w:left="6840" w:hanging="180"/>
      </w:pPr>
    </w:lvl>
    <w:lvl w:ilvl="6" w:tplc="4094BCA2" w:tentative="1">
      <w:start w:val="1"/>
      <w:numFmt w:val="decimal"/>
      <w:lvlText w:val="%7."/>
      <w:lvlJc w:val="left"/>
      <w:pPr>
        <w:tabs>
          <w:tab w:val="num" w:pos="7560"/>
        </w:tabs>
        <w:ind w:left="7560" w:hanging="360"/>
      </w:pPr>
    </w:lvl>
    <w:lvl w:ilvl="7" w:tplc="10CEEBF0" w:tentative="1">
      <w:start w:val="1"/>
      <w:numFmt w:val="lowerLetter"/>
      <w:lvlText w:val="%8."/>
      <w:lvlJc w:val="left"/>
      <w:pPr>
        <w:tabs>
          <w:tab w:val="num" w:pos="8280"/>
        </w:tabs>
        <w:ind w:left="8280" w:hanging="360"/>
      </w:pPr>
    </w:lvl>
    <w:lvl w:ilvl="8" w:tplc="072454C6" w:tentative="1">
      <w:start w:val="1"/>
      <w:numFmt w:val="lowerRoman"/>
      <w:lvlText w:val="%9."/>
      <w:lvlJc w:val="right"/>
      <w:pPr>
        <w:tabs>
          <w:tab w:val="num" w:pos="9000"/>
        </w:tabs>
        <w:ind w:left="9000" w:hanging="180"/>
      </w:pPr>
    </w:lvl>
  </w:abstractNum>
  <w:abstractNum w:abstractNumId="16" w15:restartNumberingAfterBreak="0">
    <w:nsid w:val="3E271A8A"/>
    <w:multiLevelType w:val="hybridMultilevel"/>
    <w:tmpl w:val="BDE0DB0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FE15A3E"/>
    <w:multiLevelType w:val="hybridMultilevel"/>
    <w:tmpl w:val="8EEC9104"/>
    <w:lvl w:ilvl="0" w:tplc="E17041E8">
      <w:start w:val="1"/>
      <w:numFmt w:val="bullet"/>
      <w:lvlText w:val=""/>
      <w:lvlJc w:val="left"/>
      <w:pPr>
        <w:ind w:left="720" w:hanging="360"/>
      </w:pPr>
      <w:rPr>
        <w:rFonts w:ascii="Symbol" w:hAnsi="Symbol" w:hint="default"/>
      </w:rPr>
    </w:lvl>
    <w:lvl w:ilvl="1" w:tplc="C2FA67CA">
      <w:start w:val="1"/>
      <w:numFmt w:val="bullet"/>
      <w:lvlText w:val="o"/>
      <w:lvlJc w:val="left"/>
      <w:pPr>
        <w:ind w:left="1440" w:hanging="360"/>
      </w:pPr>
      <w:rPr>
        <w:rFonts w:ascii="Courier New" w:hAnsi="Courier New" w:hint="default"/>
      </w:rPr>
    </w:lvl>
    <w:lvl w:ilvl="2" w:tplc="147E9676">
      <w:start w:val="1"/>
      <w:numFmt w:val="bullet"/>
      <w:lvlText w:val=""/>
      <w:lvlJc w:val="left"/>
      <w:pPr>
        <w:ind w:left="2160" w:hanging="360"/>
      </w:pPr>
      <w:rPr>
        <w:rFonts w:ascii="Wingdings" w:hAnsi="Wingdings" w:hint="default"/>
      </w:rPr>
    </w:lvl>
    <w:lvl w:ilvl="3" w:tplc="BBD696B8">
      <w:start w:val="1"/>
      <w:numFmt w:val="bullet"/>
      <w:lvlText w:val=""/>
      <w:lvlJc w:val="left"/>
      <w:pPr>
        <w:ind w:left="2880" w:hanging="360"/>
      </w:pPr>
      <w:rPr>
        <w:rFonts w:ascii="Symbol" w:hAnsi="Symbol" w:hint="default"/>
      </w:rPr>
    </w:lvl>
    <w:lvl w:ilvl="4" w:tplc="A78C5A8E">
      <w:start w:val="1"/>
      <w:numFmt w:val="bullet"/>
      <w:lvlText w:val="o"/>
      <w:lvlJc w:val="left"/>
      <w:pPr>
        <w:ind w:left="3600" w:hanging="360"/>
      </w:pPr>
      <w:rPr>
        <w:rFonts w:ascii="Courier New" w:hAnsi="Courier New" w:hint="default"/>
      </w:rPr>
    </w:lvl>
    <w:lvl w:ilvl="5" w:tplc="5C68810C">
      <w:start w:val="1"/>
      <w:numFmt w:val="bullet"/>
      <w:lvlText w:val=""/>
      <w:lvlJc w:val="left"/>
      <w:pPr>
        <w:ind w:left="4320" w:hanging="360"/>
      </w:pPr>
      <w:rPr>
        <w:rFonts w:ascii="Wingdings" w:hAnsi="Wingdings" w:hint="default"/>
      </w:rPr>
    </w:lvl>
    <w:lvl w:ilvl="6" w:tplc="2230D7D4">
      <w:start w:val="1"/>
      <w:numFmt w:val="bullet"/>
      <w:lvlText w:val=""/>
      <w:lvlJc w:val="left"/>
      <w:pPr>
        <w:ind w:left="5040" w:hanging="360"/>
      </w:pPr>
      <w:rPr>
        <w:rFonts w:ascii="Symbol" w:hAnsi="Symbol" w:hint="default"/>
      </w:rPr>
    </w:lvl>
    <w:lvl w:ilvl="7" w:tplc="9392E99E">
      <w:start w:val="1"/>
      <w:numFmt w:val="bullet"/>
      <w:lvlText w:val="o"/>
      <w:lvlJc w:val="left"/>
      <w:pPr>
        <w:ind w:left="5760" w:hanging="360"/>
      </w:pPr>
      <w:rPr>
        <w:rFonts w:ascii="Courier New" w:hAnsi="Courier New" w:hint="default"/>
      </w:rPr>
    </w:lvl>
    <w:lvl w:ilvl="8" w:tplc="E1AE8038">
      <w:start w:val="1"/>
      <w:numFmt w:val="bullet"/>
      <w:lvlText w:val=""/>
      <w:lvlJc w:val="left"/>
      <w:pPr>
        <w:ind w:left="6480" w:hanging="360"/>
      </w:pPr>
      <w:rPr>
        <w:rFonts w:ascii="Wingdings" w:hAnsi="Wingdings" w:hint="default"/>
      </w:rPr>
    </w:lvl>
  </w:abstractNum>
  <w:abstractNum w:abstractNumId="18" w15:restartNumberingAfterBreak="0">
    <w:nsid w:val="40DE591F"/>
    <w:multiLevelType w:val="hybridMultilevel"/>
    <w:tmpl w:val="512A20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E83B8F"/>
    <w:multiLevelType w:val="hybridMultilevel"/>
    <w:tmpl w:val="6A56F7CC"/>
    <w:lvl w:ilvl="0" w:tplc="8AC6748E">
      <w:start w:val="1"/>
      <w:numFmt w:val="decimal"/>
      <w:lvlText w:val="%1."/>
      <w:lvlJc w:val="left"/>
      <w:pPr>
        <w:tabs>
          <w:tab w:val="num" w:pos="2160"/>
        </w:tabs>
        <w:ind w:left="2160" w:hanging="360"/>
      </w:pPr>
    </w:lvl>
    <w:lvl w:ilvl="1" w:tplc="04090019" w:tentative="1">
      <w:start w:val="1"/>
      <w:numFmt w:val="lowerLetter"/>
      <w:lvlText w:val="%2."/>
      <w:lvlJc w:val="left"/>
      <w:pPr>
        <w:tabs>
          <w:tab w:val="num" w:pos="5137"/>
        </w:tabs>
        <w:ind w:left="5137" w:hanging="360"/>
      </w:pPr>
    </w:lvl>
    <w:lvl w:ilvl="2" w:tplc="0409001B" w:tentative="1">
      <w:start w:val="1"/>
      <w:numFmt w:val="lowerRoman"/>
      <w:lvlText w:val="%3."/>
      <w:lvlJc w:val="right"/>
      <w:pPr>
        <w:tabs>
          <w:tab w:val="num" w:pos="5857"/>
        </w:tabs>
        <w:ind w:left="5857" w:hanging="180"/>
      </w:pPr>
    </w:lvl>
    <w:lvl w:ilvl="3" w:tplc="0409000F" w:tentative="1">
      <w:start w:val="1"/>
      <w:numFmt w:val="decimal"/>
      <w:lvlText w:val="%4."/>
      <w:lvlJc w:val="left"/>
      <w:pPr>
        <w:tabs>
          <w:tab w:val="num" w:pos="6577"/>
        </w:tabs>
        <w:ind w:left="6577" w:hanging="360"/>
      </w:pPr>
    </w:lvl>
    <w:lvl w:ilvl="4" w:tplc="04090019" w:tentative="1">
      <w:start w:val="1"/>
      <w:numFmt w:val="lowerLetter"/>
      <w:lvlText w:val="%5."/>
      <w:lvlJc w:val="left"/>
      <w:pPr>
        <w:tabs>
          <w:tab w:val="num" w:pos="7297"/>
        </w:tabs>
        <w:ind w:left="7297" w:hanging="360"/>
      </w:pPr>
    </w:lvl>
    <w:lvl w:ilvl="5" w:tplc="0409001B" w:tentative="1">
      <w:start w:val="1"/>
      <w:numFmt w:val="lowerRoman"/>
      <w:lvlText w:val="%6."/>
      <w:lvlJc w:val="right"/>
      <w:pPr>
        <w:tabs>
          <w:tab w:val="num" w:pos="8017"/>
        </w:tabs>
        <w:ind w:left="8017" w:hanging="180"/>
      </w:pPr>
    </w:lvl>
    <w:lvl w:ilvl="6" w:tplc="0409000F" w:tentative="1">
      <w:start w:val="1"/>
      <w:numFmt w:val="decimal"/>
      <w:lvlText w:val="%7."/>
      <w:lvlJc w:val="left"/>
      <w:pPr>
        <w:tabs>
          <w:tab w:val="num" w:pos="8737"/>
        </w:tabs>
        <w:ind w:left="8737" w:hanging="360"/>
      </w:pPr>
    </w:lvl>
    <w:lvl w:ilvl="7" w:tplc="04090019" w:tentative="1">
      <w:start w:val="1"/>
      <w:numFmt w:val="lowerLetter"/>
      <w:lvlText w:val="%8."/>
      <w:lvlJc w:val="left"/>
      <w:pPr>
        <w:tabs>
          <w:tab w:val="num" w:pos="9457"/>
        </w:tabs>
        <w:ind w:left="9457" w:hanging="360"/>
      </w:pPr>
    </w:lvl>
    <w:lvl w:ilvl="8" w:tplc="0409001B" w:tentative="1">
      <w:start w:val="1"/>
      <w:numFmt w:val="lowerRoman"/>
      <w:lvlText w:val="%9."/>
      <w:lvlJc w:val="right"/>
      <w:pPr>
        <w:tabs>
          <w:tab w:val="num" w:pos="10177"/>
        </w:tabs>
        <w:ind w:left="10177" w:hanging="180"/>
      </w:pPr>
    </w:lvl>
  </w:abstractNum>
  <w:abstractNum w:abstractNumId="20" w15:restartNumberingAfterBreak="0">
    <w:nsid w:val="5EA35EA9"/>
    <w:multiLevelType w:val="multilevel"/>
    <w:tmpl w:val="0730332E"/>
    <w:lvl w:ilvl="0">
      <w:start w:val="1"/>
      <w:numFmt w:val="decimal"/>
      <w:pStyle w:val="Heading1"/>
      <w:lvlText w:val="%1"/>
      <w:lvlJc w:val="left"/>
      <w:pPr>
        <w:ind w:left="432" w:hanging="432"/>
      </w:pPr>
      <w:rPr>
        <w:rFonts w:hint="default"/>
      </w:rPr>
    </w:lvl>
    <w:lvl w:ilvl="1">
      <w:start w:val="1"/>
      <w:numFmt w:val="decimal"/>
      <w:lvlText w:val="%1.%2"/>
      <w:lvlJc w:val="left"/>
      <w:pPr>
        <w:ind w:left="936" w:hanging="576"/>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614E369E"/>
    <w:multiLevelType w:val="hybridMultilevel"/>
    <w:tmpl w:val="836411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E186F0C"/>
    <w:multiLevelType w:val="hybridMultilevel"/>
    <w:tmpl w:val="EAEC037E"/>
    <w:lvl w:ilvl="0" w:tplc="ABCAE3E8">
      <w:start w:val="1"/>
      <w:numFmt w:val="decimal"/>
      <w:pStyle w:val="Heading2TextSubsetNumbered"/>
      <w:lvlText w:val="%1."/>
      <w:lvlJc w:val="left"/>
      <w:pPr>
        <w:tabs>
          <w:tab w:val="num" w:pos="1800"/>
        </w:tabs>
        <w:ind w:left="1800" w:hanging="360"/>
      </w:pPr>
      <w:rPr>
        <w:rFonts w:hint="default"/>
      </w:rPr>
    </w:lvl>
    <w:lvl w:ilvl="1" w:tplc="04090019" w:tentative="1">
      <w:start w:val="1"/>
      <w:numFmt w:val="lowerLetter"/>
      <w:lvlText w:val="%2."/>
      <w:lvlJc w:val="left"/>
      <w:pPr>
        <w:tabs>
          <w:tab w:val="num" w:pos="4777"/>
        </w:tabs>
        <w:ind w:left="4777" w:hanging="360"/>
      </w:pPr>
    </w:lvl>
    <w:lvl w:ilvl="2" w:tplc="0409001B" w:tentative="1">
      <w:start w:val="1"/>
      <w:numFmt w:val="lowerRoman"/>
      <w:lvlText w:val="%3."/>
      <w:lvlJc w:val="right"/>
      <w:pPr>
        <w:tabs>
          <w:tab w:val="num" w:pos="5497"/>
        </w:tabs>
        <w:ind w:left="5497" w:hanging="180"/>
      </w:pPr>
    </w:lvl>
    <w:lvl w:ilvl="3" w:tplc="0409000F" w:tentative="1">
      <w:start w:val="1"/>
      <w:numFmt w:val="decimal"/>
      <w:lvlText w:val="%4."/>
      <w:lvlJc w:val="left"/>
      <w:pPr>
        <w:tabs>
          <w:tab w:val="num" w:pos="6217"/>
        </w:tabs>
        <w:ind w:left="6217" w:hanging="360"/>
      </w:pPr>
    </w:lvl>
    <w:lvl w:ilvl="4" w:tplc="04090019" w:tentative="1">
      <w:start w:val="1"/>
      <w:numFmt w:val="lowerLetter"/>
      <w:lvlText w:val="%5."/>
      <w:lvlJc w:val="left"/>
      <w:pPr>
        <w:tabs>
          <w:tab w:val="num" w:pos="6937"/>
        </w:tabs>
        <w:ind w:left="6937" w:hanging="360"/>
      </w:pPr>
    </w:lvl>
    <w:lvl w:ilvl="5" w:tplc="0409001B" w:tentative="1">
      <w:start w:val="1"/>
      <w:numFmt w:val="lowerRoman"/>
      <w:lvlText w:val="%6."/>
      <w:lvlJc w:val="right"/>
      <w:pPr>
        <w:tabs>
          <w:tab w:val="num" w:pos="7657"/>
        </w:tabs>
        <w:ind w:left="7657" w:hanging="180"/>
      </w:pPr>
    </w:lvl>
    <w:lvl w:ilvl="6" w:tplc="0409000F" w:tentative="1">
      <w:start w:val="1"/>
      <w:numFmt w:val="decimal"/>
      <w:lvlText w:val="%7."/>
      <w:lvlJc w:val="left"/>
      <w:pPr>
        <w:tabs>
          <w:tab w:val="num" w:pos="8377"/>
        </w:tabs>
        <w:ind w:left="8377" w:hanging="360"/>
      </w:pPr>
    </w:lvl>
    <w:lvl w:ilvl="7" w:tplc="04090019" w:tentative="1">
      <w:start w:val="1"/>
      <w:numFmt w:val="lowerLetter"/>
      <w:lvlText w:val="%8."/>
      <w:lvlJc w:val="left"/>
      <w:pPr>
        <w:tabs>
          <w:tab w:val="num" w:pos="9097"/>
        </w:tabs>
        <w:ind w:left="9097" w:hanging="360"/>
      </w:pPr>
    </w:lvl>
    <w:lvl w:ilvl="8" w:tplc="0409001B" w:tentative="1">
      <w:start w:val="1"/>
      <w:numFmt w:val="lowerRoman"/>
      <w:lvlText w:val="%9."/>
      <w:lvlJc w:val="right"/>
      <w:pPr>
        <w:tabs>
          <w:tab w:val="num" w:pos="9817"/>
        </w:tabs>
        <w:ind w:left="9817" w:hanging="180"/>
      </w:pPr>
    </w:lvl>
  </w:abstractNum>
  <w:abstractNum w:abstractNumId="23" w15:restartNumberingAfterBreak="0">
    <w:nsid w:val="75AB600B"/>
    <w:multiLevelType w:val="multilevel"/>
    <w:tmpl w:val="B13A6FF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17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3"/>
  </w:num>
  <w:num w:numId="2">
    <w:abstractNumId w:val="14"/>
  </w:num>
  <w:num w:numId="3">
    <w:abstractNumId w:val="15"/>
  </w:num>
  <w:num w:numId="4">
    <w:abstractNumId w:val="1"/>
  </w:num>
  <w:num w:numId="5">
    <w:abstractNumId w:val="20"/>
  </w:num>
  <w:num w:numId="6">
    <w:abstractNumId w:val="19"/>
  </w:num>
  <w:num w:numId="7">
    <w:abstractNumId w:val="22"/>
  </w:num>
  <w:num w:numId="8">
    <w:abstractNumId w:val="23"/>
  </w:num>
  <w:num w:numId="9">
    <w:abstractNumId w:val="6"/>
  </w:num>
  <w:num w:numId="10">
    <w:abstractNumId w:val="2"/>
  </w:num>
  <w:num w:numId="11">
    <w:abstractNumId w:val="10"/>
  </w:num>
  <w:num w:numId="12">
    <w:abstractNumId w:val="9"/>
  </w:num>
  <w:num w:numId="13">
    <w:abstractNumId w:val="13"/>
  </w:num>
  <w:num w:numId="14">
    <w:abstractNumId w:val="20"/>
    <w:lvlOverride w:ilvl="0">
      <w:startOverride w:val="4"/>
    </w:lvlOverride>
  </w:num>
  <w:num w:numId="15">
    <w:abstractNumId w:val="21"/>
  </w:num>
  <w:num w:numId="16">
    <w:abstractNumId w:val="8"/>
  </w:num>
  <w:num w:numId="17">
    <w:abstractNumId w:val="0"/>
  </w:num>
  <w:num w:numId="18">
    <w:abstractNumId w:val="4"/>
  </w:num>
  <w:num w:numId="19">
    <w:abstractNumId w:val="16"/>
  </w:num>
  <w:num w:numId="20">
    <w:abstractNumId w:val="7"/>
  </w:num>
  <w:num w:numId="21">
    <w:abstractNumId w:val="11"/>
  </w:num>
  <w:num w:numId="22">
    <w:abstractNumId w:val="15"/>
  </w:num>
  <w:num w:numId="23">
    <w:abstractNumId w:val="15"/>
  </w:num>
  <w:num w:numId="24">
    <w:abstractNumId w:val="15"/>
  </w:num>
  <w:num w:numId="25">
    <w:abstractNumId w:val="15"/>
  </w:num>
  <w:num w:numId="26">
    <w:abstractNumId w:val="15"/>
  </w:num>
  <w:num w:numId="27">
    <w:abstractNumId w:val="15"/>
  </w:num>
  <w:num w:numId="28">
    <w:abstractNumId w:val="18"/>
  </w:num>
  <w:num w:numId="29">
    <w:abstractNumId w:val="20"/>
  </w:num>
  <w:num w:numId="30">
    <w:abstractNumId w:val="12"/>
  </w:num>
  <w:num w:numId="31">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1"/>
  </w:num>
  <w:num w:numId="33">
    <w:abstractNumId w:val="5"/>
  </w:num>
  <w:num w:numId="34">
    <w:abstractNumId w:val="15"/>
  </w:num>
  <w:num w:numId="35">
    <w:abstractNumId w:val="14"/>
  </w:num>
  <w:num w:numId="36">
    <w:abstractNumId w:val="17"/>
  </w:num>
  <w:numIdMacAtCleanup w:val="20"/>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Tuan Howe">
    <w15:presenceInfo w15:providerId="None" w15:userId="Tuan Howe"/>
  </w15:person>
  <w15:person w15:author="Deborah">
    <w15:presenceInfo w15:providerId="None" w15:userId="Deborah"/>
  </w15:person>
  <w15:person w15:author="Fernando Naranjo">
    <w15:presenceInfo w15:providerId="AD" w15:userId="S::fernando.naranjo@sce.com::401ac7bd-0ded-4016-bdd2-41add9492b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91A"/>
    <w:rsid w:val="000003D7"/>
    <w:rsid w:val="000003DB"/>
    <w:rsid w:val="00000B83"/>
    <w:rsid w:val="00001088"/>
    <w:rsid w:val="0000124B"/>
    <w:rsid w:val="000017B0"/>
    <w:rsid w:val="00003509"/>
    <w:rsid w:val="00003582"/>
    <w:rsid w:val="00004781"/>
    <w:rsid w:val="0000503D"/>
    <w:rsid w:val="000057CD"/>
    <w:rsid w:val="00006038"/>
    <w:rsid w:val="000062BF"/>
    <w:rsid w:val="00007DE8"/>
    <w:rsid w:val="000107F5"/>
    <w:rsid w:val="00010907"/>
    <w:rsid w:val="000109F6"/>
    <w:rsid w:val="000119B9"/>
    <w:rsid w:val="000128BC"/>
    <w:rsid w:val="00012D36"/>
    <w:rsid w:val="0001419A"/>
    <w:rsid w:val="00014DAD"/>
    <w:rsid w:val="000158C3"/>
    <w:rsid w:val="00017173"/>
    <w:rsid w:val="00017711"/>
    <w:rsid w:val="00017FCD"/>
    <w:rsid w:val="00020492"/>
    <w:rsid w:val="00020A6C"/>
    <w:rsid w:val="00020D13"/>
    <w:rsid w:val="00021419"/>
    <w:rsid w:val="000216D9"/>
    <w:rsid w:val="00021CA6"/>
    <w:rsid w:val="0002276C"/>
    <w:rsid w:val="00023544"/>
    <w:rsid w:val="0002364C"/>
    <w:rsid w:val="000238F1"/>
    <w:rsid w:val="00023EA4"/>
    <w:rsid w:val="000251B7"/>
    <w:rsid w:val="00025613"/>
    <w:rsid w:val="00025B2E"/>
    <w:rsid w:val="000262E1"/>
    <w:rsid w:val="00026632"/>
    <w:rsid w:val="00027616"/>
    <w:rsid w:val="00027A82"/>
    <w:rsid w:val="00027D8C"/>
    <w:rsid w:val="00027E2A"/>
    <w:rsid w:val="00030271"/>
    <w:rsid w:val="000303F0"/>
    <w:rsid w:val="0003060B"/>
    <w:rsid w:val="00030B29"/>
    <w:rsid w:val="00030D1C"/>
    <w:rsid w:val="00031112"/>
    <w:rsid w:val="000322D1"/>
    <w:rsid w:val="000323C3"/>
    <w:rsid w:val="00033D47"/>
    <w:rsid w:val="000346BD"/>
    <w:rsid w:val="00034A0E"/>
    <w:rsid w:val="00035CDE"/>
    <w:rsid w:val="00036BC3"/>
    <w:rsid w:val="000372B5"/>
    <w:rsid w:val="00037365"/>
    <w:rsid w:val="00037AEF"/>
    <w:rsid w:val="00040B93"/>
    <w:rsid w:val="00041D42"/>
    <w:rsid w:val="0004351B"/>
    <w:rsid w:val="00043C03"/>
    <w:rsid w:val="000441A4"/>
    <w:rsid w:val="0004436A"/>
    <w:rsid w:val="000448D1"/>
    <w:rsid w:val="00044D13"/>
    <w:rsid w:val="00044FE4"/>
    <w:rsid w:val="000458DA"/>
    <w:rsid w:val="00045F9B"/>
    <w:rsid w:val="000460C3"/>
    <w:rsid w:val="000468C2"/>
    <w:rsid w:val="00047ADC"/>
    <w:rsid w:val="00047C39"/>
    <w:rsid w:val="0005054A"/>
    <w:rsid w:val="0005090C"/>
    <w:rsid w:val="00050960"/>
    <w:rsid w:val="00051241"/>
    <w:rsid w:val="000524C7"/>
    <w:rsid w:val="000530B2"/>
    <w:rsid w:val="000533AC"/>
    <w:rsid w:val="000534FD"/>
    <w:rsid w:val="00054364"/>
    <w:rsid w:val="00054810"/>
    <w:rsid w:val="00054D3F"/>
    <w:rsid w:val="000552E4"/>
    <w:rsid w:val="00055DF3"/>
    <w:rsid w:val="000561E9"/>
    <w:rsid w:val="0005764E"/>
    <w:rsid w:val="00060FD8"/>
    <w:rsid w:val="00061117"/>
    <w:rsid w:val="00062465"/>
    <w:rsid w:val="00063340"/>
    <w:rsid w:val="000637ED"/>
    <w:rsid w:val="00063B1F"/>
    <w:rsid w:val="00063C7C"/>
    <w:rsid w:val="00063F6E"/>
    <w:rsid w:val="00063FDB"/>
    <w:rsid w:val="000646DF"/>
    <w:rsid w:val="00064F99"/>
    <w:rsid w:val="00065B2E"/>
    <w:rsid w:val="00065D4B"/>
    <w:rsid w:val="00066862"/>
    <w:rsid w:val="0006698D"/>
    <w:rsid w:val="00067ADF"/>
    <w:rsid w:val="00067C26"/>
    <w:rsid w:val="000715B1"/>
    <w:rsid w:val="00071A96"/>
    <w:rsid w:val="00071CB3"/>
    <w:rsid w:val="000726C4"/>
    <w:rsid w:val="000729AB"/>
    <w:rsid w:val="00073B93"/>
    <w:rsid w:val="0007457C"/>
    <w:rsid w:val="000749AC"/>
    <w:rsid w:val="000754F9"/>
    <w:rsid w:val="000763D2"/>
    <w:rsid w:val="00076D71"/>
    <w:rsid w:val="000773DA"/>
    <w:rsid w:val="00082270"/>
    <w:rsid w:val="000824EE"/>
    <w:rsid w:val="0008273E"/>
    <w:rsid w:val="00082B7D"/>
    <w:rsid w:val="000834A8"/>
    <w:rsid w:val="00083908"/>
    <w:rsid w:val="00083D6D"/>
    <w:rsid w:val="00083F4A"/>
    <w:rsid w:val="00084973"/>
    <w:rsid w:val="00084977"/>
    <w:rsid w:val="000854E3"/>
    <w:rsid w:val="00085C72"/>
    <w:rsid w:val="00085DB0"/>
    <w:rsid w:val="00085FBF"/>
    <w:rsid w:val="00086A87"/>
    <w:rsid w:val="0008787A"/>
    <w:rsid w:val="000878C2"/>
    <w:rsid w:val="00087E11"/>
    <w:rsid w:val="000900F0"/>
    <w:rsid w:val="000904EB"/>
    <w:rsid w:val="00091BDB"/>
    <w:rsid w:val="0009226A"/>
    <w:rsid w:val="00092572"/>
    <w:rsid w:val="00092BB1"/>
    <w:rsid w:val="00092C70"/>
    <w:rsid w:val="00093C2E"/>
    <w:rsid w:val="0009423A"/>
    <w:rsid w:val="00094469"/>
    <w:rsid w:val="00094490"/>
    <w:rsid w:val="00096443"/>
    <w:rsid w:val="0009696F"/>
    <w:rsid w:val="00096CFE"/>
    <w:rsid w:val="00096E3C"/>
    <w:rsid w:val="000972A7"/>
    <w:rsid w:val="00097C8B"/>
    <w:rsid w:val="000A0841"/>
    <w:rsid w:val="000A0F46"/>
    <w:rsid w:val="000A1666"/>
    <w:rsid w:val="000A1E8A"/>
    <w:rsid w:val="000A2B3F"/>
    <w:rsid w:val="000A4286"/>
    <w:rsid w:val="000A460B"/>
    <w:rsid w:val="000A5975"/>
    <w:rsid w:val="000A5A07"/>
    <w:rsid w:val="000A637B"/>
    <w:rsid w:val="000B10CA"/>
    <w:rsid w:val="000B1B07"/>
    <w:rsid w:val="000B1EA6"/>
    <w:rsid w:val="000B1F21"/>
    <w:rsid w:val="000B21BE"/>
    <w:rsid w:val="000B3289"/>
    <w:rsid w:val="000B3945"/>
    <w:rsid w:val="000B3C2F"/>
    <w:rsid w:val="000B435F"/>
    <w:rsid w:val="000B4792"/>
    <w:rsid w:val="000B4A1B"/>
    <w:rsid w:val="000B4C07"/>
    <w:rsid w:val="000B500E"/>
    <w:rsid w:val="000B5460"/>
    <w:rsid w:val="000B549B"/>
    <w:rsid w:val="000B6ACD"/>
    <w:rsid w:val="000B71C5"/>
    <w:rsid w:val="000B7F4C"/>
    <w:rsid w:val="000C00A7"/>
    <w:rsid w:val="000C1378"/>
    <w:rsid w:val="000C1703"/>
    <w:rsid w:val="000C1CC9"/>
    <w:rsid w:val="000C285F"/>
    <w:rsid w:val="000C354E"/>
    <w:rsid w:val="000C3994"/>
    <w:rsid w:val="000C42FE"/>
    <w:rsid w:val="000C4301"/>
    <w:rsid w:val="000C50DA"/>
    <w:rsid w:val="000C5EE5"/>
    <w:rsid w:val="000C7BFC"/>
    <w:rsid w:val="000D15DF"/>
    <w:rsid w:val="000D1FA7"/>
    <w:rsid w:val="000D2034"/>
    <w:rsid w:val="000D2703"/>
    <w:rsid w:val="000D29E8"/>
    <w:rsid w:val="000D2A57"/>
    <w:rsid w:val="000D3998"/>
    <w:rsid w:val="000D39C7"/>
    <w:rsid w:val="000D3DC8"/>
    <w:rsid w:val="000D3F66"/>
    <w:rsid w:val="000D4558"/>
    <w:rsid w:val="000D4F79"/>
    <w:rsid w:val="000D5F8D"/>
    <w:rsid w:val="000D6CBB"/>
    <w:rsid w:val="000D6D2C"/>
    <w:rsid w:val="000D715A"/>
    <w:rsid w:val="000D76A7"/>
    <w:rsid w:val="000D7825"/>
    <w:rsid w:val="000D78AA"/>
    <w:rsid w:val="000D7C2B"/>
    <w:rsid w:val="000E07F5"/>
    <w:rsid w:val="000E166C"/>
    <w:rsid w:val="000E1E6B"/>
    <w:rsid w:val="000E2749"/>
    <w:rsid w:val="000E37E9"/>
    <w:rsid w:val="000E3FF1"/>
    <w:rsid w:val="000E5E8A"/>
    <w:rsid w:val="000E6897"/>
    <w:rsid w:val="000E68DC"/>
    <w:rsid w:val="000F02B8"/>
    <w:rsid w:val="000F04FC"/>
    <w:rsid w:val="000F1011"/>
    <w:rsid w:val="000F265B"/>
    <w:rsid w:val="000F2995"/>
    <w:rsid w:val="000F2A22"/>
    <w:rsid w:val="000F4356"/>
    <w:rsid w:val="000F45E7"/>
    <w:rsid w:val="000F48E4"/>
    <w:rsid w:val="000F49D4"/>
    <w:rsid w:val="000F4EE0"/>
    <w:rsid w:val="000F5A94"/>
    <w:rsid w:val="000F64AC"/>
    <w:rsid w:val="000F64E4"/>
    <w:rsid w:val="000F68EF"/>
    <w:rsid w:val="000F740F"/>
    <w:rsid w:val="000F7473"/>
    <w:rsid w:val="001011D7"/>
    <w:rsid w:val="0010123A"/>
    <w:rsid w:val="00101BA0"/>
    <w:rsid w:val="00102207"/>
    <w:rsid w:val="0010266A"/>
    <w:rsid w:val="001031DB"/>
    <w:rsid w:val="001031DD"/>
    <w:rsid w:val="00103338"/>
    <w:rsid w:val="00103B14"/>
    <w:rsid w:val="00103F01"/>
    <w:rsid w:val="00104626"/>
    <w:rsid w:val="00104B9A"/>
    <w:rsid w:val="00105818"/>
    <w:rsid w:val="00105E1F"/>
    <w:rsid w:val="00105F9E"/>
    <w:rsid w:val="00106070"/>
    <w:rsid w:val="00106106"/>
    <w:rsid w:val="001064F0"/>
    <w:rsid w:val="00106711"/>
    <w:rsid w:val="00106C59"/>
    <w:rsid w:val="00107A9A"/>
    <w:rsid w:val="00107C18"/>
    <w:rsid w:val="00107C4F"/>
    <w:rsid w:val="001101C6"/>
    <w:rsid w:val="00110956"/>
    <w:rsid w:val="001109B6"/>
    <w:rsid w:val="00110BC1"/>
    <w:rsid w:val="0011136F"/>
    <w:rsid w:val="00113845"/>
    <w:rsid w:val="00113D84"/>
    <w:rsid w:val="00113D93"/>
    <w:rsid w:val="00114C19"/>
    <w:rsid w:val="00115DED"/>
    <w:rsid w:val="001174C7"/>
    <w:rsid w:val="001174CF"/>
    <w:rsid w:val="0011797D"/>
    <w:rsid w:val="001179C7"/>
    <w:rsid w:val="00117AD7"/>
    <w:rsid w:val="00117AE7"/>
    <w:rsid w:val="0012032A"/>
    <w:rsid w:val="00120EC7"/>
    <w:rsid w:val="00122D22"/>
    <w:rsid w:val="00122F63"/>
    <w:rsid w:val="0012351A"/>
    <w:rsid w:val="00123664"/>
    <w:rsid w:val="00123F4C"/>
    <w:rsid w:val="0012575C"/>
    <w:rsid w:val="00125A09"/>
    <w:rsid w:val="0012622A"/>
    <w:rsid w:val="0012697D"/>
    <w:rsid w:val="00127CE4"/>
    <w:rsid w:val="00127FDD"/>
    <w:rsid w:val="0013083F"/>
    <w:rsid w:val="00130AB5"/>
    <w:rsid w:val="00130BB4"/>
    <w:rsid w:val="00130BC5"/>
    <w:rsid w:val="00131612"/>
    <w:rsid w:val="0013204A"/>
    <w:rsid w:val="00134902"/>
    <w:rsid w:val="001350D8"/>
    <w:rsid w:val="001356F5"/>
    <w:rsid w:val="00135725"/>
    <w:rsid w:val="00135959"/>
    <w:rsid w:val="001368B5"/>
    <w:rsid w:val="00136991"/>
    <w:rsid w:val="001369CD"/>
    <w:rsid w:val="001370F9"/>
    <w:rsid w:val="001375DC"/>
    <w:rsid w:val="001376E2"/>
    <w:rsid w:val="0014037C"/>
    <w:rsid w:val="00140A9F"/>
    <w:rsid w:val="001411CF"/>
    <w:rsid w:val="00141513"/>
    <w:rsid w:val="00141B9E"/>
    <w:rsid w:val="00141C97"/>
    <w:rsid w:val="001420EF"/>
    <w:rsid w:val="00142E9C"/>
    <w:rsid w:val="001447A8"/>
    <w:rsid w:val="00144E5F"/>
    <w:rsid w:val="00145844"/>
    <w:rsid w:val="0014587C"/>
    <w:rsid w:val="00146827"/>
    <w:rsid w:val="00146984"/>
    <w:rsid w:val="00147844"/>
    <w:rsid w:val="0015096B"/>
    <w:rsid w:val="00150E14"/>
    <w:rsid w:val="00150F96"/>
    <w:rsid w:val="00151363"/>
    <w:rsid w:val="00151508"/>
    <w:rsid w:val="00151C61"/>
    <w:rsid w:val="001525DD"/>
    <w:rsid w:val="00153D78"/>
    <w:rsid w:val="001552CF"/>
    <w:rsid w:val="0015606A"/>
    <w:rsid w:val="0016054D"/>
    <w:rsid w:val="001607B9"/>
    <w:rsid w:val="00160CB0"/>
    <w:rsid w:val="00160E39"/>
    <w:rsid w:val="00160E9B"/>
    <w:rsid w:val="001617C5"/>
    <w:rsid w:val="00161890"/>
    <w:rsid w:val="001618A5"/>
    <w:rsid w:val="001622DA"/>
    <w:rsid w:val="00162C8E"/>
    <w:rsid w:val="00163CA2"/>
    <w:rsid w:val="00163DEB"/>
    <w:rsid w:val="00164393"/>
    <w:rsid w:val="0016449E"/>
    <w:rsid w:val="00164A61"/>
    <w:rsid w:val="00165220"/>
    <w:rsid w:val="00165D26"/>
    <w:rsid w:val="00166325"/>
    <w:rsid w:val="00166C46"/>
    <w:rsid w:val="00167F8C"/>
    <w:rsid w:val="00170B71"/>
    <w:rsid w:val="001713C9"/>
    <w:rsid w:val="001716F2"/>
    <w:rsid w:val="00171820"/>
    <w:rsid w:val="0017224C"/>
    <w:rsid w:val="0017287D"/>
    <w:rsid w:val="00173001"/>
    <w:rsid w:val="00173046"/>
    <w:rsid w:val="00173B47"/>
    <w:rsid w:val="00173C0B"/>
    <w:rsid w:val="00174FA4"/>
    <w:rsid w:val="00175167"/>
    <w:rsid w:val="001756AF"/>
    <w:rsid w:val="00175C7D"/>
    <w:rsid w:val="00175D12"/>
    <w:rsid w:val="0017775A"/>
    <w:rsid w:val="00177D3C"/>
    <w:rsid w:val="00177E3D"/>
    <w:rsid w:val="00177F0E"/>
    <w:rsid w:val="00180ECD"/>
    <w:rsid w:val="00181278"/>
    <w:rsid w:val="00182B01"/>
    <w:rsid w:val="001830B7"/>
    <w:rsid w:val="00183A6A"/>
    <w:rsid w:val="00184319"/>
    <w:rsid w:val="001850F2"/>
    <w:rsid w:val="0018564A"/>
    <w:rsid w:val="00185F2C"/>
    <w:rsid w:val="001860E0"/>
    <w:rsid w:val="0018699A"/>
    <w:rsid w:val="00186B58"/>
    <w:rsid w:val="00186D26"/>
    <w:rsid w:val="00187CB8"/>
    <w:rsid w:val="00190511"/>
    <w:rsid w:val="001911A1"/>
    <w:rsid w:val="001921A4"/>
    <w:rsid w:val="00192F91"/>
    <w:rsid w:val="00193D81"/>
    <w:rsid w:val="00194204"/>
    <w:rsid w:val="001945F3"/>
    <w:rsid w:val="00196220"/>
    <w:rsid w:val="0019698B"/>
    <w:rsid w:val="00196FA3"/>
    <w:rsid w:val="00197854"/>
    <w:rsid w:val="00197990"/>
    <w:rsid w:val="00197A0B"/>
    <w:rsid w:val="001A04BA"/>
    <w:rsid w:val="001A0784"/>
    <w:rsid w:val="001A089F"/>
    <w:rsid w:val="001A22A5"/>
    <w:rsid w:val="001A2ACB"/>
    <w:rsid w:val="001A3717"/>
    <w:rsid w:val="001A39E0"/>
    <w:rsid w:val="001A4A0C"/>
    <w:rsid w:val="001A510B"/>
    <w:rsid w:val="001A5455"/>
    <w:rsid w:val="001A6236"/>
    <w:rsid w:val="001A74E4"/>
    <w:rsid w:val="001A7DB0"/>
    <w:rsid w:val="001B0052"/>
    <w:rsid w:val="001B0DDE"/>
    <w:rsid w:val="001B0FC8"/>
    <w:rsid w:val="001B10EB"/>
    <w:rsid w:val="001B16B6"/>
    <w:rsid w:val="001B1BDE"/>
    <w:rsid w:val="001B226E"/>
    <w:rsid w:val="001B23CD"/>
    <w:rsid w:val="001B2455"/>
    <w:rsid w:val="001B2BED"/>
    <w:rsid w:val="001B2BF4"/>
    <w:rsid w:val="001B35C8"/>
    <w:rsid w:val="001B387B"/>
    <w:rsid w:val="001B3913"/>
    <w:rsid w:val="001B39A9"/>
    <w:rsid w:val="001B39C2"/>
    <w:rsid w:val="001B3A80"/>
    <w:rsid w:val="001B5522"/>
    <w:rsid w:val="001B5975"/>
    <w:rsid w:val="001B732A"/>
    <w:rsid w:val="001B767C"/>
    <w:rsid w:val="001B7823"/>
    <w:rsid w:val="001B7A22"/>
    <w:rsid w:val="001B7DDF"/>
    <w:rsid w:val="001C011C"/>
    <w:rsid w:val="001C01B1"/>
    <w:rsid w:val="001C0358"/>
    <w:rsid w:val="001C2C4B"/>
    <w:rsid w:val="001C2E2B"/>
    <w:rsid w:val="001C34E5"/>
    <w:rsid w:val="001C59EF"/>
    <w:rsid w:val="001C5A50"/>
    <w:rsid w:val="001C5F1E"/>
    <w:rsid w:val="001C6846"/>
    <w:rsid w:val="001C6EDD"/>
    <w:rsid w:val="001D0A22"/>
    <w:rsid w:val="001D164F"/>
    <w:rsid w:val="001D173C"/>
    <w:rsid w:val="001D2D20"/>
    <w:rsid w:val="001D3211"/>
    <w:rsid w:val="001D4212"/>
    <w:rsid w:val="001D4812"/>
    <w:rsid w:val="001D4A4F"/>
    <w:rsid w:val="001D5C03"/>
    <w:rsid w:val="001D6039"/>
    <w:rsid w:val="001D65BF"/>
    <w:rsid w:val="001D690F"/>
    <w:rsid w:val="001D6C63"/>
    <w:rsid w:val="001D75B2"/>
    <w:rsid w:val="001E02C8"/>
    <w:rsid w:val="001E1582"/>
    <w:rsid w:val="001E2323"/>
    <w:rsid w:val="001E46D7"/>
    <w:rsid w:val="001E4BA9"/>
    <w:rsid w:val="001E4E33"/>
    <w:rsid w:val="001E4E73"/>
    <w:rsid w:val="001E5027"/>
    <w:rsid w:val="001E7240"/>
    <w:rsid w:val="001F0308"/>
    <w:rsid w:val="001F03C3"/>
    <w:rsid w:val="001F08F4"/>
    <w:rsid w:val="001F107F"/>
    <w:rsid w:val="001F185C"/>
    <w:rsid w:val="001F33C0"/>
    <w:rsid w:val="001F370C"/>
    <w:rsid w:val="001F3BCA"/>
    <w:rsid w:val="001F4C1C"/>
    <w:rsid w:val="001F4F48"/>
    <w:rsid w:val="001F5A89"/>
    <w:rsid w:val="001F5ECC"/>
    <w:rsid w:val="001F6275"/>
    <w:rsid w:val="001F664D"/>
    <w:rsid w:val="001F670F"/>
    <w:rsid w:val="001F7274"/>
    <w:rsid w:val="001F7988"/>
    <w:rsid w:val="0020058C"/>
    <w:rsid w:val="00200F23"/>
    <w:rsid w:val="00201D13"/>
    <w:rsid w:val="002021BF"/>
    <w:rsid w:val="00202FEA"/>
    <w:rsid w:val="00203F48"/>
    <w:rsid w:val="00203F61"/>
    <w:rsid w:val="00206E94"/>
    <w:rsid w:val="00206F66"/>
    <w:rsid w:val="002075DD"/>
    <w:rsid w:val="002103EE"/>
    <w:rsid w:val="002106E5"/>
    <w:rsid w:val="00211413"/>
    <w:rsid w:val="00211746"/>
    <w:rsid w:val="002119EC"/>
    <w:rsid w:val="00211F11"/>
    <w:rsid w:val="002121E9"/>
    <w:rsid w:val="00212B0E"/>
    <w:rsid w:val="00213316"/>
    <w:rsid w:val="00214C78"/>
    <w:rsid w:val="002153C7"/>
    <w:rsid w:val="002154EA"/>
    <w:rsid w:val="002156A3"/>
    <w:rsid w:val="002156F9"/>
    <w:rsid w:val="002157AF"/>
    <w:rsid w:val="00216D3F"/>
    <w:rsid w:val="00217A67"/>
    <w:rsid w:val="00220AE5"/>
    <w:rsid w:val="00220DD6"/>
    <w:rsid w:val="0022206D"/>
    <w:rsid w:val="00222151"/>
    <w:rsid w:val="00222243"/>
    <w:rsid w:val="00223362"/>
    <w:rsid w:val="0022351B"/>
    <w:rsid w:val="00223E6B"/>
    <w:rsid w:val="00225856"/>
    <w:rsid w:val="002264F7"/>
    <w:rsid w:val="00227897"/>
    <w:rsid w:val="0023101C"/>
    <w:rsid w:val="002311D4"/>
    <w:rsid w:val="00231A8C"/>
    <w:rsid w:val="00231BD3"/>
    <w:rsid w:val="00231E6E"/>
    <w:rsid w:val="00233089"/>
    <w:rsid w:val="00233428"/>
    <w:rsid w:val="002335D1"/>
    <w:rsid w:val="002339D2"/>
    <w:rsid w:val="00233ABC"/>
    <w:rsid w:val="00233D96"/>
    <w:rsid w:val="002345FF"/>
    <w:rsid w:val="00234E46"/>
    <w:rsid w:val="00236314"/>
    <w:rsid w:val="00236981"/>
    <w:rsid w:val="00236F83"/>
    <w:rsid w:val="00237377"/>
    <w:rsid w:val="00241549"/>
    <w:rsid w:val="00241A7E"/>
    <w:rsid w:val="00241C97"/>
    <w:rsid w:val="002433AA"/>
    <w:rsid w:val="00243F81"/>
    <w:rsid w:val="00244294"/>
    <w:rsid w:val="00245334"/>
    <w:rsid w:val="002457EC"/>
    <w:rsid w:val="00246668"/>
    <w:rsid w:val="00246AAF"/>
    <w:rsid w:val="00247129"/>
    <w:rsid w:val="00250215"/>
    <w:rsid w:val="0025138E"/>
    <w:rsid w:val="002518E6"/>
    <w:rsid w:val="00251918"/>
    <w:rsid w:val="002520C8"/>
    <w:rsid w:val="0025242B"/>
    <w:rsid w:val="00252EC6"/>
    <w:rsid w:val="00253968"/>
    <w:rsid w:val="00253A05"/>
    <w:rsid w:val="00253F91"/>
    <w:rsid w:val="00253FF9"/>
    <w:rsid w:val="00254AFB"/>
    <w:rsid w:val="002552E3"/>
    <w:rsid w:val="0025546C"/>
    <w:rsid w:val="0025641B"/>
    <w:rsid w:val="0025654A"/>
    <w:rsid w:val="002568E5"/>
    <w:rsid w:val="00256A7F"/>
    <w:rsid w:val="00256D61"/>
    <w:rsid w:val="00256E4B"/>
    <w:rsid w:val="00257993"/>
    <w:rsid w:val="00260549"/>
    <w:rsid w:val="00260BB1"/>
    <w:rsid w:val="0026127A"/>
    <w:rsid w:val="002613EB"/>
    <w:rsid w:val="0026143C"/>
    <w:rsid w:val="002617F2"/>
    <w:rsid w:val="00261B87"/>
    <w:rsid w:val="00262727"/>
    <w:rsid w:val="00262EA5"/>
    <w:rsid w:val="00262FDC"/>
    <w:rsid w:val="00263CB6"/>
    <w:rsid w:val="002640BD"/>
    <w:rsid w:val="002643C3"/>
    <w:rsid w:val="0026505E"/>
    <w:rsid w:val="00265EE9"/>
    <w:rsid w:val="0026627C"/>
    <w:rsid w:val="00266C18"/>
    <w:rsid w:val="002676B7"/>
    <w:rsid w:val="00267E8D"/>
    <w:rsid w:val="0027022B"/>
    <w:rsid w:val="00270B0D"/>
    <w:rsid w:val="0027225B"/>
    <w:rsid w:val="00272CD6"/>
    <w:rsid w:val="00272D45"/>
    <w:rsid w:val="0027419C"/>
    <w:rsid w:val="00274205"/>
    <w:rsid w:val="00274EC6"/>
    <w:rsid w:val="00275319"/>
    <w:rsid w:val="00276537"/>
    <w:rsid w:val="00277302"/>
    <w:rsid w:val="002809CF"/>
    <w:rsid w:val="00280AC1"/>
    <w:rsid w:val="00280C7F"/>
    <w:rsid w:val="00281C4F"/>
    <w:rsid w:val="002823E5"/>
    <w:rsid w:val="00282501"/>
    <w:rsid w:val="00282DC9"/>
    <w:rsid w:val="0028307B"/>
    <w:rsid w:val="002843C5"/>
    <w:rsid w:val="0028476D"/>
    <w:rsid w:val="002859BD"/>
    <w:rsid w:val="00285C6B"/>
    <w:rsid w:val="002863A8"/>
    <w:rsid w:val="00287B18"/>
    <w:rsid w:val="00287E98"/>
    <w:rsid w:val="002900F6"/>
    <w:rsid w:val="00290DDD"/>
    <w:rsid w:val="00291297"/>
    <w:rsid w:val="00291BBD"/>
    <w:rsid w:val="00291CD0"/>
    <w:rsid w:val="002920B5"/>
    <w:rsid w:val="00292202"/>
    <w:rsid w:val="00292393"/>
    <w:rsid w:val="002923DC"/>
    <w:rsid w:val="00292BCA"/>
    <w:rsid w:val="00293DFE"/>
    <w:rsid w:val="00294C7D"/>
    <w:rsid w:val="0029504F"/>
    <w:rsid w:val="00295B93"/>
    <w:rsid w:val="00295C27"/>
    <w:rsid w:val="00295F12"/>
    <w:rsid w:val="002A0102"/>
    <w:rsid w:val="002A0E5F"/>
    <w:rsid w:val="002A12DD"/>
    <w:rsid w:val="002A19CF"/>
    <w:rsid w:val="002A1C6A"/>
    <w:rsid w:val="002A34D7"/>
    <w:rsid w:val="002A3B32"/>
    <w:rsid w:val="002A46C6"/>
    <w:rsid w:val="002A5927"/>
    <w:rsid w:val="002A61B5"/>
    <w:rsid w:val="002A6CD8"/>
    <w:rsid w:val="002A71A8"/>
    <w:rsid w:val="002A7E1F"/>
    <w:rsid w:val="002B0C5E"/>
    <w:rsid w:val="002B0CCF"/>
    <w:rsid w:val="002B0F94"/>
    <w:rsid w:val="002B2382"/>
    <w:rsid w:val="002B2C72"/>
    <w:rsid w:val="002B2F44"/>
    <w:rsid w:val="002B301F"/>
    <w:rsid w:val="002B3AD4"/>
    <w:rsid w:val="002B5268"/>
    <w:rsid w:val="002B5B36"/>
    <w:rsid w:val="002B66BB"/>
    <w:rsid w:val="002C04B5"/>
    <w:rsid w:val="002C081F"/>
    <w:rsid w:val="002C0CCB"/>
    <w:rsid w:val="002C0E1A"/>
    <w:rsid w:val="002C16A6"/>
    <w:rsid w:val="002C1B97"/>
    <w:rsid w:val="002C2147"/>
    <w:rsid w:val="002C2BF3"/>
    <w:rsid w:val="002C445A"/>
    <w:rsid w:val="002C4852"/>
    <w:rsid w:val="002C4B99"/>
    <w:rsid w:val="002C4DCF"/>
    <w:rsid w:val="002C4E01"/>
    <w:rsid w:val="002C53C5"/>
    <w:rsid w:val="002C54DB"/>
    <w:rsid w:val="002C59E1"/>
    <w:rsid w:val="002C5D79"/>
    <w:rsid w:val="002C775A"/>
    <w:rsid w:val="002C7ECD"/>
    <w:rsid w:val="002D00C3"/>
    <w:rsid w:val="002D05BE"/>
    <w:rsid w:val="002D0904"/>
    <w:rsid w:val="002D0C45"/>
    <w:rsid w:val="002D1588"/>
    <w:rsid w:val="002D1A2E"/>
    <w:rsid w:val="002D1E53"/>
    <w:rsid w:val="002D1F0C"/>
    <w:rsid w:val="002D281F"/>
    <w:rsid w:val="002D3759"/>
    <w:rsid w:val="002D419E"/>
    <w:rsid w:val="002D420D"/>
    <w:rsid w:val="002D47EF"/>
    <w:rsid w:val="002D53C8"/>
    <w:rsid w:val="002D5D1D"/>
    <w:rsid w:val="002D5DD6"/>
    <w:rsid w:val="002D5E5E"/>
    <w:rsid w:val="002D5E88"/>
    <w:rsid w:val="002D643D"/>
    <w:rsid w:val="002D7408"/>
    <w:rsid w:val="002E00F2"/>
    <w:rsid w:val="002E02E0"/>
    <w:rsid w:val="002E049B"/>
    <w:rsid w:val="002E0996"/>
    <w:rsid w:val="002E1C3F"/>
    <w:rsid w:val="002E1E39"/>
    <w:rsid w:val="002E2748"/>
    <w:rsid w:val="002E3113"/>
    <w:rsid w:val="002E3279"/>
    <w:rsid w:val="002E3EBE"/>
    <w:rsid w:val="002E4AD3"/>
    <w:rsid w:val="002E5521"/>
    <w:rsid w:val="002E6D83"/>
    <w:rsid w:val="002E7464"/>
    <w:rsid w:val="002E7FEA"/>
    <w:rsid w:val="002F042C"/>
    <w:rsid w:val="002F0988"/>
    <w:rsid w:val="002F0C90"/>
    <w:rsid w:val="002F1623"/>
    <w:rsid w:val="002F28C2"/>
    <w:rsid w:val="002F29D0"/>
    <w:rsid w:val="002F54D6"/>
    <w:rsid w:val="002F58D0"/>
    <w:rsid w:val="002F6750"/>
    <w:rsid w:val="002F729A"/>
    <w:rsid w:val="003014D7"/>
    <w:rsid w:val="00301E5D"/>
    <w:rsid w:val="00302B89"/>
    <w:rsid w:val="00303113"/>
    <w:rsid w:val="00303310"/>
    <w:rsid w:val="00303924"/>
    <w:rsid w:val="003042BB"/>
    <w:rsid w:val="00304829"/>
    <w:rsid w:val="00305021"/>
    <w:rsid w:val="00305BA4"/>
    <w:rsid w:val="00305FF6"/>
    <w:rsid w:val="0030634C"/>
    <w:rsid w:val="003067D7"/>
    <w:rsid w:val="00306847"/>
    <w:rsid w:val="0030764C"/>
    <w:rsid w:val="003102D4"/>
    <w:rsid w:val="00311323"/>
    <w:rsid w:val="0031197F"/>
    <w:rsid w:val="00311B4A"/>
    <w:rsid w:val="0031243E"/>
    <w:rsid w:val="0031271A"/>
    <w:rsid w:val="00314012"/>
    <w:rsid w:val="003146FB"/>
    <w:rsid w:val="003157D3"/>
    <w:rsid w:val="00316DC0"/>
    <w:rsid w:val="00316EE7"/>
    <w:rsid w:val="003170A1"/>
    <w:rsid w:val="0031764F"/>
    <w:rsid w:val="00317F40"/>
    <w:rsid w:val="00320B42"/>
    <w:rsid w:val="0032112B"/>
    <w:rsid w:val="00321417"/>
    <w:rsid w:val="003217F6"/>
    <w:rsid w:val="00321E09"/>
    <w:rsid w:val="003220C8"/>
    <w:rsid w:val="00322EEB"/>
    <w:rsid w:val="00324591"/>
    <w:rsid w:val="00324A4C"/>
    <w:rsid w:val="00324FC2"/>
    <w:rsid w:val="0032663B"/>
    <w:rsid w:val="00326A12"/>
    <w:rsid w:val="003273CB"/>
    <w:rsid w:val="00327564"/>
    <w:rsid w:val="003275D9"/>
    <w:rsid w:val="003312AF"/>
    <w:rsid w:val="00332834"/>
    <w:rsid w:val="00332D4C"/>
    <w:rsid w:val="00332D5B"/>
    <w:rsid w:val="003342A6"/>
    <w:rsid w:val="003348E1"/>
    <w:rsid w:val="003355A8"/>
    <w:rsid w:val="00336EF9"/>
    <w:rsid w:val="00336F73"/>
    <w:rsid w:val="00337129"/>
    <w:rsid w:val="0033718C"/>
    <w:rsid w:val="00337D45"/>
    <w:rsid w:val="0034079B"/>
    <w:rsid w:val="00340809"/>
    <w:rsid w:val="00341B7B"/>
    <w:rsid w:val="00341C2B"/>
    <w:rsid w:val="0034372A"/>
    <w:rsid w:val="00343E65"/>
    <w:rsid w:val="003443AA"/>
    <w:rsid w:val="003447F4"/>
    <w:rsid w:val="0034493E"/>
    <w:rsid w:val="0034632B"/>
    <w:rsid w:val="003469C9"/>
    <w:rsid w:val="0034702A"/>
    <w:rsid w:val="003471A9"/>
    <w:rsid w:val="0034732D"/>
    <w:rsid w:val="0034736B"/>
    <w:rsid w:val="0035091A"/>
    <w:rsid w:val="00350F6B"/>
    <w:rsid w:val="003511FC"/>
    <w:rsid w:val="0035130D"/>
    <w:rsid w:val="00351753"/>
    <w:rsid w:val="00351C72"/>
    <w:rsid w:val="00351D7A"/>
    <w:rsid w:val="003526CA"/>
    <w:rsid w:val="00352FEE"/>
    <w:rsid w:val="00353881"/>
    <w:rsid w:val="003539EF"/>
    <w:rsid w:val="00353E23"/>
    <w:rsid w:val="00353ED1"/>
    <w:rsid w:val="00354FD2"/>
    <w:rsid w:val="0035525A"/>
    <w:rsid w:val="00356262"/>
    <w:rsid w:val="00356748"/>
    <w:rsid w:val="003570E9"/>
    <w:rsid w:val="003570FE"/>
    <w:rsid w:val="00357B44"/>
    <w:rsid w:val="00357D4F"/>
    <w:rsid w:val="00360169"/>
    <w:rsid w:val="00360A72"/>
    <w:rsid w:val="003618E8"/>
    <w:rsid w:val="003623DB"/>
    <w:rsid w:val="003629EE"/>
    <w:rsid w:val="00363215"/>
    <w:rsid w:val="003635CB"/>
    <w:rsid w:val="00363874"/>
    <w:rsid w:val="00364486"/>
    <w:rsid w:val="00364D7A"/>
    <w:rsid w:val="003658B9"/>
    <w:rsid w:val="0036648A"/>
    <w:rsid w:val="003668E9"/>
    <w:rsid w:val="0036746B"/>
    <w:rsid w:val="00367FFA"/>
    <w:rsid w:val="003708CF"/>
    <w:rsid w:val="0037155D"/>
    <w:rsid w:val="00371561"/>
    <w:rsid w:val="00371B4C"/>
    <w:rsid w:val="0037272D"/>
    <w:rsid w:val="00373152"/>
    <w:rsid w:val="003739DC"/>
    <w:rsid w:val="00373FB7"/>
    <w:rsid w:val="0037490D"/>
    <w:rsid w:val="00374958"/>
    <w:rsid w:val="00374C38"/>
    <w:rsid w:val="00375475"/>
    <w:rsid w:val="00375512"/>
    <w:rsid w:val="00375867"/>
    <w:rsid w:val="00375F04"/>
    <w:rsid w:val="00376A0D"/>
    <w:rsid w:val="003771BD"/>
    <w:rsid w:val="00377277"/>
    <w:rsid w:val="0038047C"/>
    <w:rsid w:val="00380E93"/>
    <w:rsid w:val="0038118E"/>
    <w:rsid w:val="00381B7A"/>
    <w:rsid w:val="003823C4"/>
    <w:rsid w:val="00382565"/>
    <w:rsid w:val="00382A74"/>
    <w:rsid w:val="00383348"/>
    <w:rsid w:val="0038632C"/>
    <w:rsid w:val="00386879"/>
    <w:rsid w:val="00387370"/>
    <w:rsid w:val="00387D43"/>
    <w:rsid w:val="00387D74"/>
    <w:rsid w:val="00391433"/>
    <w:rsid w:val="00391CD5"/>
    <w:rsid w:val="00391EFA"/>
    <w:rsid w:val="00393AE4"/>
    <w:rsid w:val="003947AB"/>
    <w:rsid w:val="003950F7"/>
    <w:rsid w:val="0039535E"/>
    <w:rsid w:val="00396334"/>
    <w:rsid w:val="0039664B"/>
    <w:rsid w:val="00396B04"/>
    <w:rsid w:val="00397270"/>
    <w:rsid w:val="003A011A"/>
    <w:rsid w:val="003A0322"/>
    <w:rsid w:val="003A049D"/>
    <w:rsid w:val="003A2B84"/>
    <w:rsid w:val="003A2E82"/>
    <w:rsid w:val="003A2F48"/>
    <w:rsid w:val="003A2F79"/>
    <w:rsid w:val="003A3A3F"/>
    <w:rsid w:val="003A42D4"/>
    <w:rsid w:val="003A436B"/>
    <w:rsid w:val="003A450A"/>
    <w:rsid w:val="003A461D"/>
    <w:rsid w:val="003A4C5A"/>
    <w:rsid w:val="003A4FDA"/>
    <w:rsid w:val="003A580B"/>
    <w:rsid w:val="003A6943"/>
    <w:rsid w:val="003B003F"/>
    <w:rsid w:val="003B05BD"/>
    <w:rsid w:val="003B0F3B"/>
    <w:rsid w:val="003B10B1"/>
    <w:rsid w:val="003B1622"/>
    <w:rsid w:val="003B3606"/>
    <w:rsid w:val="003B3D0A"/>
    <w:rsid w:val="003B437E"/>
    <w:rsid w:val="003B48B4"/>
    <w:rsid w:val="003B4CBC"/>
    <w:rsid w:val="003B6062"/>
    <w:rsid w:val="003B6CC4"/>
    <w:rsid w:val="003B71ED"/>
    <w:rsid w:val="003B7333"/>
    <w:rsid w:val="003B765D"/>
    <w:rsid w:val="003C0028"/>
    <w:rsid w:val="003C08EB"/>
    <w:rsid w:val="003C0AF8"/>
    <w:rsid w:val="003C1A19"/>
    <w:rsid w:val="003C1AF3"/>
    <w:rsid w:val="003C2842"/>
    <w:rsid w:val="003C2D06"/>
    <w:rsid w:val="003C3BC9"/>
    <w:rsid w:val="003C42C4"/>
    <w:rsid w:val="003C4535"/>
    <w:rsid w:val="003C5301"/>
    <w:rsid w:val="003C5A00"/>
    <w:rsid w:val="003C6C8A"/>
    <w:rsid w:val="003C6D94"/>
    <w:rsid w:val="003C6F09"/>
    <w:rsid w:val="003C7D9D"/>
    <w:rsid w:val="003D0C6A"/>
    <w:rsid w:val="003D1219"/>
    <w:rsid w:val="003D149B"/>
    <w:rsid w:val="003D19B7"/>
    <w:rsid w:val="003D2114"/>
    <w:rsid w:val="003D22A6"/>
    <w:rsid w:val="003D2B08"/>
    <w:rsid w:val="003D4CFD"/>
    <w:rsid w:val="003D5038"/>
    <w:rsid w:val="003D5391"/>
    <w:rsid w:val="003D59F6"/>
    <w:rsid w:val="003D6A74"/>
    <w:rsid w:val="003D6C6C"/>
    <w:rsid w:val="003D75A1"/>
    <w:rsid w:val="003D7A7B"/>
    <w:rsid w:val="003E0B5D"/>
    <w:rsid w:val="003E24C4"/>
    <w:rsid w:val="003E24F2"/>
    <w:rsid w:val="003E2817"/>
    <w:rsid w:val="003E2F8E"/>
    <w:rsid w:val="003E3468"/>
    <w:rsid w:val="003E4A07"/>
    <w:rsid w:val="003E5F77"/>
    <w:rsid w:val="003E65EE"/>
    <w:rsid w:val="003E6E28"/>
    <w:rsid w:val="003E6F2B"/>
    <w:rsid w:val="003F1E3A"/>
    <w:rsid w:val="003F23E5"/>
    <w:rsid w:val="003F256C"/>
    <w:rsid w:val="003F347D"/>
    <w:rsid w:val="003F41AC"/>
    <w:rsid w:val="003F4AC6"/>
    <w:rsid w:val="003F52B8"/>
    <w:rsid w:val="003F5591"/>
    <w:rsid w:val="003F5844"/>
    <w:rsid w:val="003F6557"/>
    <w:rsid w:val="003F6D9B"/>
    <w:rsid w:val="003F78D4"/>
    <w:rsid w:val="00400B72"/>
    <w:rsid w:val="00400BA7"/>
    <w:rsid w:val="0040198C"/>
    <w:rsid w:val="00402255"/>
    <w:rsid w:val="004030F9"/>
    <w:rsid w:val="00403692"/>
    <w:rsid w:val="00403777"/>
    <w:rsid w:val="00403B63"/>
    <w:rsid w:val="00403D66"/>
    <w:rsid w:val="00403E81"/>
    <w:rsid w:val="004044BC"/>
    <w:rsid w:val="0040471B"/>
    <w:rsid w:val="004051F3"/>
    <w:rsid w:val="004067FB"/>
    <w:rsid w:val="00406812"/>
    <w:rsid w:val="00406830"/>
    <w:rsid w:val="00406C80"/>
    <w:rsid w:val="00406F3A"/>
    <w:rsid w:val="004072DA"/>
    <w:rsid w:val="00407311"/>
    <w:rsid w:val="00407348"/>
    <w:rsid w:val="00411EC5"/>
    <w:rsid w:val="00412242"/>
    <w:rsid w:val="004123A9"/>
    <w:rsid w:val="00412A7F"/>
    <w:rsid w:val="00413568"/>
    <w:rsid w:val="00413942"/>
    <w:rsid w:val="00414AAE"/>
    <w:rsid w:val="00414AB4"/>
    <w:rsid w:val="00414E2F"/>
    <w:rsid w:val="0041514D"/>
    <w:rsid w:val="004153F2"/>
    <w:rsid w:val="00415E8E"/>
    <w:rsid w:val="004166CB"/>
    <w:rsid w:val="00416DE9"/>
    <w:rsid w:val="00421094"/>
    <w:rsid w:val="00421408"/>
    <w:rsid w:val="00421506"/>
    <w:rsid w:val="00421D07"/>
    <w:rsid w:val="00423050"/>
    <w:rsid w:val="004239AF"/>
    <w:rsid w:val="00423E5F"/>
    <w:rsid w:val="0042438D"/>
    <w:rsid w:val="0042463A"/>
    <w:rsid w:val="004252C1"/>
    <w:rsid w:val="00426993"/>
    <w:rsid w:val="00426CB3"/>
    <w:rsid w:val="00427452"/>
    <w:rsid w:val="00427BE9"/>
    <w:rsid w:val="00430776"/>
    <w:rsid w:val="0043098A"/>
    <w:rsid w:val="004310AD"/>
    <w:rsid w:val="0043110E"/>
    <w:rsid w:val="0043170D"/>
    <w:rsid w:val="00431C4A"/>
    <w:rsid w:val="004320AB"/>
    <w:rsid w:val="00432D92"/>
    <w:rsid w:val="004332F0"/>
    <w:rsid w:val="0043383D"/>
    <w:rsid w:val="0043385F"/>
    <w:rsid w:val="00433907"/>
    <w:rsid w:val="00433920"/>
    <w:rsid w:val="00433B90"/>
    <w:rsid w:val="00434D94"/>
    <w:rsid w:val="00435441"/>
    <w:rsid w:val="0043548E"/>
    <w:rsid w:val="004360F4"/>
    <w:rsid w:val="00436731"/>
    <w:rsid w:val="00437D61"/>
    <w:rsid w:val="00440260"/>
    <w:rsid w:val="004406D4"/>
    <w:rsid w:val="00440839"/>
    <w:rsid w:val="00441651"/>
    <w:rsid w:val="00441652"/>
    <w:rsid w:val="00441CF5"/>
    <w:rsid w:val="00442593"/>
    <w:rsid w:val="004434F8"/>
    <w:rsid w:val="00443963"/>
    <w:rsid w:val="00444A2D"/>
    <w:rsid w:val="00444C14"/>
    <w:rsid w:val="00445F1B"/>
    <w:rsid w:val="00445FA6"/>
    <w:rsid w:val="00447254"/>
    <w:rsid w:val="00447707"/>
    <w:rsid w:val="0045056F"/>
    <w:rsid w:val="004517FF"/>
    <w:rsid w:val="00451B99"/>
    <w:rsid w:val="004526B7"/>
    <w:rsid w:val="004526FD"/>
    <w:rsid w:val="004539ED"/>
    <w:rsid w:val="004544F9"/>
    <w:rsid w:val="00454738"/>
    <w:rsid w:val="0045498F"/>
    <w:rsid w:val="00454AFA"/>
    <w:rsid w:val="00454B5F"/>
    <w:rsid w:val="00454C7B"/>
    <w:rsid w:val="00455509"/>
    <w:rsid w:val="00456384"/>
    <w:rsid w:val="00456CD0"/>
    <w:rsid w:val="004574F6"/>
    <w:rsid w:val="0045779F"/>
    <w:rsid w:val="00457EA4"/>
    <w:rsid w:val="00460440"/>
    <w:rsid w:val="00460C83"/>
    <w:rsid w:val="00460EAD"/>
    <w:rsid w:val="00462BE4"/>
    <w:rsid w:val="00463346"/>
    <w:rsid w:val="00466615"/>
    <w:rsid w:val="0046662C"/>
    <w:rsid w:val="00466B22"/>
    <w:rsid w:val="004672BA"/>
    <w:rsid w:val="00467597"/>
    <w:rsid w:val="00467D9E"/>
    <w:rsid w:val="00470C5B"/>
    <w:rsid w:val="00471008"/>
    <w:rsid w:val="00471A94"/>
    <w:rsid w:val="00471B25"/>
    <w:rsid w:val="00472836"/>
    <w:rsid w:val="004737C8"/>
    <w:rsid w:val="0047448A"/>
    <w:rsid w:val="004744BA"/>
    <w:rsid w:val="00474B9B"/>
    <w:rsid w:val="00475112"/>
    <w:rsid w:val="004753B2"/>
    <w:rsid w:val="00475BB6"/>
    <w:rsid w:val="0047660F"/>
    <w:rsid w:val="0047697B"/>
    <w:rsid w:val="00476CC5"/>
    <w:rsid w:val="00481D4D"/>
    <w:rsid w:val="004848E1"/>
    <w:rsid w:val="004850E2"/>
    <w:rsid w:val="0048547A"/>
    <w:rsid w:val="004861E2"/>
    <w:rsid w:val="00487833"/>
    <w:rsid w:val="00487D2C"/>
    <w:rsid w:val="0049033B"/>
    <w:rsid w:val="004905D8"/>
    <w:rsid w:val="00490B17"/>
    <w:rsid w:val="0049114F"/>
    <w:rsid w:val="004925BB"/>
    <w:rsid w:val="00492897"/>
    <w:rsid w:val="00492918"/>
    <w:rsid w:val="00493320"/>
    <w:rsid w:val="004937CF"/>
    <w:rsid w:val="00493847"/>
    <w:rsid w:val="004947B1"/>
    <w:rsid w:val="004948A1"/>
    <w:rsid w:val="00494AE2"/>
    <w:rsid w:val="00495A23"/>
    <w:rsid w:val="0049679E"/>
    <w:rsid w:val="00496CC5"/>
    <w:rsid w:val="004973DA"/>
    <w:rsid w:val="00497868"/>
    <w:rsid w:val="00497B31"/>
    <w:rsid w:val="00497DC1"/>
    <w:rsid w:val="004A061B"/>
    <w:rsid w:val="004A0704"/>
    <w:rsid w:val="004A0BB7"/>
    <w:rsid w:val="004A0FB0"/>
    <w:rsid w:val="004A1264"/>
    <w:rsid w:val="004A233A"/>
    <w:rsid w:val="004A26D1"/>
    <w:rsid w:val="004A2C24"/>
    <w:rsid w:val="004A31F9"/>
    <w:rsid w:val="004A34D6"/>
    <w:rsid w:val="004A4259"/>
    <w:rsid w:val="004A47ED"/>
    <w:rsid w:val="004A5A1B"/>
    <w:rsid w:val="004A6A9B"/>
    <w:rsid w:val="004A6C12"/>
    <w:rsid w:val="004A71FA"/>
    <w:rsid w:val="004A7755"/>
    <w:rsid w:val="004A79C6"/>
    <w:rsid w:val="004B0372"/>
    <w:rsid w:val="004B0CCE"/>
    <w:rsid w:val="004B100B"/>
    <w:rsid w:val="004B174D"/>
    <w:rsid w:val="004B1A4F"/>
    <w:rsid w:val="004B1F8E"/>
    <w:rsid w:val="004B25EC"/>
    <w:rsid w:val="004B2F3A"/>
    <w:rsid w:val="004B30BC"/>
    <w:rsid w:val="004B3547"/>
    <w:rsid w:val="004B559A"/>
    <w:rsid w:val="004B5858"/>
    <w:rsid w:val="004B7224"/>
    <w:rsid w:val="004B7B71"/>
    <w:rsid w:val="004B7D02"/>
    <w:rsid w:val="004B7F3E"/>
    <w:rsid w:val="004C116C"/>
    <w:rsid w:val="004C1781"/>
    <w:rsid w:val="004C20DC"/>
    <w:rsid w:val="004C22C2"/>
    <w:rsid w:val="004C2323"/>
    <w:rsid w:val="004C2356"/>
    <w:rsid w:val="004C27E5"/>
    <w:rsid w:val="004C3B90"/>
    <w:rsid w:val="004C45DB"/>
    <w:rsid w:val="004C46F6"/>
    <w:rsid w:val="004C4A60"/>
    <w:rsid w:val="004C4BAE"/>
    <w:rsid w:val="004C5C60"/>
    <w:rsid w:val="004C61C7"/>
    <w:rsid w:val="004C66F7"/>
    <w:rsid w:val="004C6A96"/>
    <w:rsid w:val="004C7457"/>
    <w:rsid w:val="004C7A70"/>
    <w:rsid w:val="004D055D"/>
    <w:rsid w:val="004D1BF8"/>
    <w:rsid w:val="004D2C2D"/>
    <w:rsid w:val="004D30E4"/>
    <w:rsid w:val="004D32B7"/>
    <w:rsid w:val="004D355C"/>
    <w:rsid w:val="004D3E23"/>
    <w:rsid w:val="004D3F1B"/>
    <w:rsid w:val="004D4041"/>
    <w:rsid w:val="004D506B"/>
    <w:rsid w:val="004D5304"/>
    <w:rsid w:val="004D53EA"/>
    <w:rsid w:val="004D6218"/>
    <w:rsid w:val="004D6707"/>
    <w:rsid w:val="004D6F25"/>
    <w:rsid w:val="004D752D"/>
    <w:rsid w:val="004E048C"/>
    <w:rsid w:val="004E0ADC"/>
    <w:rsid w:val="004E15BD"/>
    <w:rsid w:val="004E25C6"/>
    <w:rsid w:val="004E3524"/>
    <w:rsid w:val="004E392B"/>
    <w:rsid w:val="004E3CD3"/>
    <w:rsid w:val="004E4A9F"/>
    <w:rsid w:val="004E4B46"/>
    <w:rsid w:val="004E510C"/>
    <w:rsid w:val="004E5262"/>
    <w:rsid w:val="004E62C7"/>
    <w:rsid w:val="004E666D"/>
    <w:rsid w:val="004E744D"/>
    <w:rsid w:val="004E766D"/>
    <w:rsid w:val="004E7976"/>
    <w:rsid w:val="004E7B82"/>
    <w:rsid w:val="004F0145"/>
    <w:rsid w:val="004F03CD"/>
    <w:rsid w:val="004F0AD0"/>
    <w:rsid w:val="004F0EE3"/>
    <w:rsid w:val="004F1406"/>
    <w:rsid w:val="004F141E"/>
    <w:rsid w:val="004F1D74"/>
    <w:rsid w:val="004F2207"/>
    <w:rsid w:val="004F360F"/>
    <w:rsid w:val="004F367A"/>
    <w:rsid w:val="004F3AFD"/>
    <w:rsid w:val="004F48FE"/>
    <w:rsid w:val="004F4BD5"/>
    <w:rsid w:val="004F4ED9"/>
    <w:rsid w:val="004F4EF7"/>
    <w:rsid w:val="004F5814"/>
    <w:rsid w:val="004F5882"/>
    <w:rsid w:val="004F5DE9"/>
    <w:rsid w:val="004F6C92"/>
    <w:rsid w:val="004F6E56"/>
    <w:rsid w:val="004F708A"/>
    <w:rsid w:val="004F759D"/>
    <w:rsid w:val="004F7EB5"/>
    <w:rsid w:val="005003E7"/>
    <w:rsid w:val="005005A5"/>
    <w:rsid w:val="0050074A"/>
    <w:rsid w:val="00500832"/>
    <w:rsid w:val="00500F02"/>
    <w:rsid w:val="00501A09"/>
    <w:rsid w:val="00502459"/>
    <w:rsid w:val="00502533"/>
    <w:rsid w:val="0050263C"/>
    <w:rsid w:val="0050272F"/>
    <w:rsid w:val="005032C9"/>
    <w:rsid w:val="00503A41"/>
    <w:rsid w:val="00503ABE"/>
    <w:rsid w:val="00503D3A"/>
    <w:rsid w:val="00503D4C"/>
    <w:rsid w:val="00504099"/>
    <w:rsid w:val="0050531E"/>
    <w:rsid w:val="00505528"/>
    <w:rsid w:val="00505B5C"/>
    <w:rsid w:val="00505F53"/>
    <w:rsid w:val="0050642E"/>
    <w:rsid w:val="00506545"/>
    <w:rsid w:val="00506CAA"/>
    <w:rsid w:val="005071F7"/>
    <w:rsid w:val="00507B1C"/>
    <w:rsid w:val="0051055C"/>
    <w:rsid w:val="005107E1"/>
    <w:rsid w:val="00510821"/>
    <w:rsid w:val="00510EFA"/>
    <w:rsid w:val="005114F8"/>
    <w:rsid w:val="00511A1F"/>
    <w:rsid w:val="00511F5C"/>
    <w:rsid w:val="005130C4"/>
    <w:rsid w:val="00513163"/>
    <w:rsid w:val="005133A4"/>
    <w:rsid w:val="00513985"/>
    <w:rsid w:val="00513AA4"/>
    <w:rsid w:val="00513B80"/>
    <w:rsid w:val="005149CF"/>
    <w:rsid w:val="00515606"/>
    <w:rsid w:val="005159B5"/>
    <w:rsid w:val="00515C8D"/>
    <w:rsid w:val="00515F0E"/>
    <w:rsid w:val="00516EEE"/>
    <w:rsid w:val="005175CB"/>
    <w:rsid w:val="00517FAF"/>
    <w:rsid w:val="0052162D"/>
    <w:rsid w:val="0052202D"/>
    <w:rsid w:val="005233C8"/>
    <w:rsid w:val="00523C4A"/>
    <w:rsid w:val="00523CE3"/>
    <w:rsid w:val="00523F1D"/>
    <w:rsid w:val="005241E5"/>
    <w:rsid w:val="00524C13"/>
    <w:rsid w:val="00524D89"/>
    <w:rsid w:val="00524F28"/>
    <w:rsid w:val="0052509F"/>
    <w:rsid w:val="00525724"/>
    <w:rsid w:val="00525885"/>
    <w:rsid w:val="00525F02"/>
    <w:rsid w:val="0052601A"/>
    <w:rsid w:val="00526992"/>
    <w:rsid w:val="00526994"/>
    <w:rsid w:val="00526F63"/>
    <w:rsid w:val="00527B6E"/>
    <w:rsid w:val="00527E11"/>
    <w:rsid w:val="00530100"/>
    <w:rsid w:val="005301B0"/>
    <w:rsid w:val="00530B94"/>
    <w:rsid w:val="005311B2"/>
    <w:rsid w:val="0053151B"/>
    <w:rsid w:val="0053236D"/>
    <w:rsid w:val="00532AC3"/>
    <w:rsid w:val="00533003"/>
    <w:rsid w:val="00533457"/>
    <w:rsid w:val="00533D5C"/>
    <w:rsid w:val="00534705"/>
    <w:rsid w:val="00535786"/>
    <w:rsid w:val="005359B7"/>
    <w:rsid w:val="005366DD"/>
    <w:rsid w:val="00536C41"/>
    <w:rsid w:val="00537DFB"/>
    <w:rsid w:val="00540775"/>
    <w:rsid w:val="00541046"/>
    <w:rsid w:val="005413AF"/>
    <w:rsid w:val="005415BE"/>
    <w:rsid w:val="0054293B"/>
    <w:rsid w:val="00542BE5"/>
    <w:rsid w:val="005434EF"/>
    <w:rsid w:val="0054385B"/>
    <w:rsid w:val="005439F1"/>
    <w:rsid w:val="00544295"/>
    <w:rsid w:val="0054475A"/>
    <w:rsid w:val="0054518E"/>
    <w:rsid w:val="00545216"/>
    <w:rsid w:val="005452B9"/>
    <w:rsid w:val="0054579E"/>
    <w:rsid w:val="005465AF"/>
    <w:rsid w:val="005503FE"/>
    <w:rsid w:val="00550659"/>
    <w:rsid w:val="005526A2"/>
    <w:rsid w:val="00553525"/>
    <w:rsid w:val="00553FFE"/>
    <w:rsid w:val="005541ED"/>
    <w:rsid w:val="00554650"/>
    <w:rsid w:val="005547AF"/>
    <w:rsid w:val="00554974"/>
    <w:rsid w:val="0055497D"/>
    <w:rsid w:val="00555012"/>
    <w:rsid w:val="005551FA"/>
    <w:rsid w:val="005555DE"/>
    <w:rsid w:val="0055665C"/>
    <w:rsid w:val="00557486"/>
    <w:rsid w:val="005578D8"/>
    <w:rsid w:val="00560029"/>
    <w:rsid w:val="00560135"/>
    <w:rsid w:val="005606FD"/>
    <w:rsid w:val="00560A9A"/>
    <w:rsid w:val="00561B49"/>
    <w:rsid w:val="0056232E"/>
    <w:rsid w:val="005635BD"/>
    <w:rsid w:val="00563A7A"/>
    <w:rsid w:val="00563D82"/>
    <w:rsid w:val="005647AF"/>
    <w:rsid w:val="00564B26"/>
    <w:rsid w:val="00564BED"/>
    <w:rsid w:val="00564FD4"/>
    <w:rsid w:val="00565647"/>
    <w:rsid w:val="00565938"/>
    <w:rsid w:val="0056677F"/>
    <w:rsid w:val="00566D4E"/>
    <w:rsid w:val="00570FAB"/>
    <w:rsid w:val="00571FB4"/>
    <w:rsid w:val="00572D50"/>
    <w:rsid w:val="00572D5C"/>
    <w:rsid w:val="00572E8F"/>
    <w:rsid w:val="00573883"/>
    <w:rsid w:val="00574814"/>
    <w:rsid w:val="005748DF"/>
    <w:rsid w:val="00574EA6"/>
    <w:rsid w:val="00575618"/>
    <w:rsid w:val="00575853"/>
    <w:rsid w:val="00575AFD"/>
    <w:rsid w:val="00575D7D"/>
    <w:rsid w:val="00575E08"/>
    <w:rsid w:val="0057643B"/>
    <w:rsid w:val="00576671"/>
    <w:rsid w:val="005773F3"/>
    <w:rsid w:val="0058080C"/>
    <w:rsid w:val="00580D47"/>
    <w:rsid w:val="00580F7B"/>
    <w:rsid w:val="00583654"/>
    <w:rsid w:val="00583C3A"/>
    <w:rsid w:val="005840BE"/>
    <w:rsid w:val="00584563"/>
    <w:rsid w:val="00584616"/>
    <w:rsid w:val="00584A45"/>
    <w:rsid w:val="005851B2"/>
    <w:rsid w:val="00585A08"/>
    <w:rsid w:val="00586418"/>
    <w:rsid w:val="00594746"/>
    <w:rsid w:val="00595700"/>
    <w:rsid w:val="00595A78"/>
    <w:rsid w:val="0059671E"/>
    <w:rsid w:val="00596C26"/>
    <w:rsid w:val="00597831"/>
    <w:rsid w:val="005A0595"/>
    <w:rsid w:val="005A0AD3"/>
    <w:rsid w:val="005A10C3"/>
    <w:rsid w:val="005A2216"/>
    <w:rsid w:val="005A3A4B"/>
    <w:rsid w:val="005A4BB2"/>
    <w:rsid w:val="005A4EDC"/>
    <w:rsid w:val="005A5321"/>
    <w:rsid w:val="005A693A"/>
    <w:rsid w:val="005A6DC5"/>
    <w:rsid w:val="005A70D1"/>
    <w:rsid w:val="005A7108"/>
    <w:rsid w:val="005A7793"/>
    <w:rsid w:val="005B2960"/>
    <w:rsid w:val="005B2A60"/>
    <w:rsid w:val="005B2F8A"/>
    <w:rsid w:val="005B3D35"/>
    <w:rsid w:val="005B404F"/>
    <w:rsid w:val="005B4288"/>
    <w:rsid w:val="005B4EAC"/>
    <w:rsid w:val="005B6B4C"/>
    <w:rsid w:val="005B6D20"/>
    <w:rsid w:val="005B7944"/>
    <w:rsid w:val="005B7C31"/>
    <w:rsid w:val="005C04B4"/>
    <w:rsid w:val="005C169A"/>
    <w:rsid w:val="005C23D8"/>
    <w:rsid w:val="005C321E"/>
    <w:rsid w:val="005C34F8"/>
    <w:rsid w:val="005C37A1"/>
    <w:rsid w:val="005C410B"/>
    <w:rsid w:val="005C42B4"/>
    <w:rsid w:val="005C4A70"/>
    <w:rsid w:val="005C4BCD"/>
    <w:rsid w:val="005C4CA7"/>
    <w:rsid w:val="005C51BF"/>
    <w:rsid w:val="005C57AC"/>
    <w:rsid w:val="005C5A8D"/>
    <w:rsid w:val="005C6718"/>
    <w:rsid w:val="005C6879"/>
    <w:rsid w:val="005C742C"/>
    <w:rsid w:val="005C74B8"/>
    <w:rsid w:val="005C774C"/>
    <w:rsid w:val="005C7803"/>
    <w:rsid w:val="005C78B5"/>
    <w:rsid w:val="005D0BF1"/>
    <w:rsid w:val="005D0F03"/>
    <w:rsid w:val="005D1726"/>
    <w:rsid w:val="005D1B03"/>
    <w:rsid w:val="005D1FB2"/>
    <w:rsid w:val="005D2588"/>
    <w:rsid w:val="005D2A5F"/>
    <w:rsid w:val="005D3043"/>
    <w:rsid w:val="005D3528"/>
    <w:rsid w:val="005D3CA2"/>
    <w:rsid w:val="005D4259"/>
    <w:rsid w:val="005D450B"/>
    <w:rsid w:val="005D533C"/>
    <w:rsid w:val="005D5A2D"/>
    <w:rsid w:val="005D6516"/>
    <w:rsid w:val="005D75EA"/>
    <w:rsid w:val="005D793D"/>
    <w:rsid w:val="005E083F"/>
    <w:rsid w:val="005E1C56"/>
    <w:rsid w:val="005E266A"/>
    <w:rsid w:val="005E27A3"/>
    <w:rsid w:val="005E2B56"/>
    <w:rsid w:val="005E339E"/>
    <w:rsid w:val="005E3696"/>
    <w:rsid w:val="005E3AB0"/>
    <w:rsid w:val="005E4D22"/>
    <w:rsid w:val="005E6243"/>
    <w:rsid w:val="005E65A0"/>
    <w:rsid w:val="005E681B"/>
    <w:rsid w:val="005E72FB"/>
    <w:rsid w:val="005F0490"/>
    <w:rsid w:val="005F05C5"/>
    <w:rsid w:val="005F07EB"/>
    <w:rsid w:val="005F0959"/>
    <w:rsid w:val="005F239D"/>
    <w:rsid w:val="005F3439"/>
    <w:rsid w:val="005F435D"/>
    <w:rsid w:val="005F4D16"/>
    <w:rsid w:val="005F5A7B"/>
    <w:rsid w:val="005F635A"/>
    <w:rsid w:val="005F670E"/>
    <w:rsid w:val="005F75BB"/>
    <w:rsid w:val="005F775F"/>
    <w:rsid w:val="005F7A6D"/>
    <w:rsid w:val="005F7E4F"/>
    <w:rsid w:val="005F7EAD"/>
    <w:rsid w:val="006008B4"/>
    <w:rsid w:val="00600C38"/>
    <w:rsid w:val="00600CB0"/>
    <w:rsid w:val="006027BE"/>
    <w:rsid w:val="00602A3D"/>
    <w:rsid w:val="0060368D"/>
    <w:rsid w:val="006056FC"/>
    <w:rsid w:val="0060599B"/>
    <w:rsid w:val="00605B84"/>
    <w:rsid w:val="00606190"/>
    <w:rsid w:val="00606F48"/>
    <w:rsid w:val="00607CB7"/>
    <w:rsid w:val="00611425"/>
    <w:rsid w:val="0061273F"/>
    <w:rsid w:val="006134AB"/>
    <w:rsid w:val="006134B2"/>
    <w:rsid w:val="006134CE"/>
    <w:rsid w:val="006137A7"/>
    <w:rsid w:val="00613D1D"/>
    <w:rsid w:val="00614905"/>
    <w:rsid w:val="006149DE"/>
    <w:rsid w:val="0061520F"/>
    <w:rsid w:val="00615D8B"/>
    <w:rsid w:val="00616588"/>
    <w:rsid w:val="0061699E"/>
    <w:rsid w:val="00617882"/>
    <w:rsid w:val="006215C5"/>
    <w:rsid w:val="006228EF"/>
    <w:rsid w:val="00622D7B"/>
    <w:rsid w:val="00623172"/>
    <w:rsid w:val="00623466"/>
    <w:rsid w:val="00623704"/>
    <w:rsid w:val="00623AD2"/>
    <w:rsid w:val="006256D8"/>
    <w:rsid w:val="00626709"/>
    <w:rsid w:val="00626952"/>
    <w:rsid w:val="00626AC5"/>
    <w:rsid w:val="00626BFD"/>
    <w:rsid w:val="00626C31"/>
    <w:rsid w:val="0063128D"/>
    <w:rsid w:val="00631A3A"/>
    <w:rsid w:val="00632F16"/>
    <w:rsid w:val="00633C91"/>
    <w:rsid w:val="00634A03"/>
    <w:rsid w:val="0063587C"/>
    <w:rsid w:val="00636C3A"/>
    <w:rsid w:val="00637E7C"/>
    <w:rsid w:val="00640924"/>
    <w:rsid w:val="00640998"/>
    <w:rsid w:val="00641443"/>
    <w:rsid w:val="00641581"/>
    <w:rsid w:val="00642637"/>
    <w:rsid w:val="00642A61"/>
    <w:rsid w:val="00642B30"/>
    <w:rsid w:val="00642F8A"/>
    <w:rsid w:val="00643955"/>
    <w:rsid w:val="00643F7F"/>
    <w:rsid w:val="00645768"/>
    <w:rsid w:val="00645B16"/>
    <w:rsid w:val="00645BC1"/>
    <w:rsid w:val="00646CE1"/>
    <w:rsid w:val="00647011"/>
    <w:rsid w:val="00647790"/>
    <w:rsid w:val="00647803"/>
    <w:rsid w:val="00647BDA"/>
    <w:rsid w:val="00647F49"/>
    <w:rsid w:val="00653241"/>
    <w:rsid w:val="00653F9C"/>
    <w:rsid w:val="00654097"/>
    <w:rsid w:val="00654921"/>
    <w:rsid w:val="0065538E"/>
    <w:rsid w:val="0065582E"/>
    <w:rsid w:val="006560B1"/>
    <w:rsid w:val="00656E1A"/>
    <w:rsid w:val="00656EDF"/>
    <w:rsid w:val="00660A89"/>
    <w:rsid w:val="00661494"/>
    <w:rsid w:val="006619C5"/>
    <w:rsid w:val="0066249E"/>
    <w:rsid w:val="00662511"/>
    <w:rsid w:val="00662A61"/>
    <w:rsid w:val="00662D6A"/>
    <w:rsid w:val="006635E0"/>
    <w:rsid w:val="006638E6"/>
    <w:rsid w:val="00663DA3"/>
    <w:rsid w:val="00663E06"/>
    <w:rsid w:val="006650C0"/>
    <w:rsid w:val="00666D6E"/>
    <w:rsid w:val="006678F7"/>
    <w:rsid w:val="00667D40"/>
    <w:rsid w:val="0067100F"/>
    <w:rsid w:val="0067196B"/>
    <w:rsid w:val="00671B7A"/>
    <w:rsid w:val="0067222C"/>
    <w:rsid w:val="00672969"/>
    <w:rsid w:val="00673705"/>
    <w:rsid w:val="00673A6C"/>
    <w:rsid w:val="00673C3C"/>
    <w:rsid w:val="00676340"/>
    <w:rsid w:val="00676625"/>
    <w:rsid w:val="00676920"/>
    <w:rsid w:val="00676ED7"/>
    <w:rsid w:val="00677034"/>
    <w:rsid w:val="0067726F"/>
    <w:rsid w:val="006775B9"/>
    <w:rsid w:val="006778C9"/>
    <w:rsid w:val="00677B06"/>
    <w:rsid w:val="00680350"/>
    <w:rsid w:val="00680A4E"/>
    <w:rsid w:val="00680CBF"/>
    <w:rsid w:val="00680FF5"/>
    <w:rsid w:val="00681787"/>
    <w:rsid w:val="0068191A"/>
    <w:rsid w:val="00681BF4"/>
    <w:rsid w:val="00681DB2"/>
    <w:rsid w:val="00681FF4"/>
    <w:rsid w:val="0068289B"/>
    <w:rsid w:val="006830E0"/>
    <w:rsid w:val="006839CC"/>
    <w:rsid w:val="00683AB5"/>
    <w:rsid w:val="0068477B"/>
    <w:rsid w:val="006854C6"/>
    <w:rsid w:val="00685E2C"/>
    <w:rsid w:val="0068719D"/>
    <w:rsid w:val="0069052A"/>
    <w:rsid w:val="00691375"/>
    <w:rsid w:val="00691C72"/>
    <w:rsid w:val="006929E4"/>
    <w:rsid w:val="00692FB3"/>
    <w:rsid w:val="00693A78"/>
    <w:rsid w:val="00693DA7"/>
    <w:rsid w:val="00693EDB"/>
    <w:rsid w:val="006940AB"/>
    <w:rsid w:val="0069416B"/>
    <w:rsid w:val="00694C0B"/>
    <w:rsid w:val="00694D05"/>
    <w:rsid w:val="00695E59"/>
    <w:rsid w:val="00696155"/>
    <w:rsid w:val="0069705C"/>
    <w:rsid w:val="0069741B"/>
    <w:rsid w:val="006977F3"/>
    <w:rsid w:val="006A02C1"/>
    <w:rsid w:val="006A07B2"/>
    <w:rsid w:val="006A07DE"/>
    <w:rsid w:val="006A14C7"/>
    <w:rsid w:val="006A1558"/>
    <w:rsid w:val="006A182C"/>
    <w:rsid w:val="006A3153"/>
    <w:rsid w:val="006A335C"/>
    <w:rsid w:val="006A3C3D"/>
    <w:rsid w:val="006A4271"/>
    <w:rsid w:val="006A49D5"/>
    <w:rsid w:val="006A4D2A"/>
    <w:rsid w:val="006A50C7"/>
    <w:rsid w:val="006A5189"/>
    <w:rsid w:val="006A52E1"/>
    <w:rsid w:val="006A6105"/>
    <w:rsid w:val="006A614B"/>
    <w:rsid w:val="006A66B5"/>
    <w:rsid w:val="006A69CA"/>
    <w:rsid w:val="006A6E9D"/>
    <w:rsid w:val="006A6F66"/>
    <w:rsid w:val="006A70E2"/>
    <w:rsid w:val="006A71FC"/>
    <w:rsid w:val="006A723D"/>
    <w:rsid w:val="006A7341"/>
    <w:rsid w:val="006A7388"/>
    <w:rsid w:val="006B0EB9"/>
    <w:rsid w:val="006B11F9"/>
    <w:rsid w:val="006B15C2"/>
    <w:rsid w:val="006B24F0"/>
    <w:rsid w:val="006B30DC"/>
    <w:rsid w:val="006B3C1A"/>
    <w:rsid w:val="006B47FB"/>
    <w:rsid w:val="006B6815"/>
    <w:rsid w:val="006B69A9"/>
    <w:rsid w:val="006B6BCE"/>
    <w:rsid w:val="006B7ECE"/>
    <w:rsid w:val="006C0042"/>
    <w:rsid w:val="006C0118"/>
    <w:rsid w:val="006C02CF"/>
    <w:rsid w:val="006C14A1"/>
    <w:rsid w:val="006C1B6D"/>
    <w:rsid w:val="006C1E2E"/>
    <w:rsid w:val="006C344A"/>
    <w:rsid w:val="006C3C80"/>
    <w:rsid w:val="006C4040"/>
    <w:rsid w:val="006C449A"/>
    <w:rsid w:val="006C4BB0"/>
    <w:rsid w:val="006C5135"/>
    <w:rsid w:val="006C5834"/>
    <w:rsid w:val="006C584A"/>
    <w:rsid w:val="006C618E"/>
    <w:rsid w:val="006C6DB9"/>
    <w:rsid w:val="006D067F"/>
    <w:rsid w:val="006D0924"/>
    <w:rsid w:val="006D092B"/>
    <w:rsid w:val="006D0FF9"/>
    <w:rsid w:val="006D123A"/>
    <w:rsid w:val="006D3190"/>
    <w:rsid w:val="006D3907"/>
    <w:rsid w:val="006D4E5F"/>
    <w:rsid w:val="006D4EFD"/>
    <w:rsid w:val="006D51B6"/>
    <w:rsid w:val="006D529C"/>
    <w:rsid w:val="006D5EE8"/>
    <w:rsid w:val="006D6192"/>
    <w:rsid w:val="006D63B4"/>
    <w:rsid w:val="006D65B8"/>
    <w:rsid w:val="006D661F"/>
    <w:rsid w:val="006D6793"/>
    <w:rsid w:val="006D6ACF"/>
    <w:rsid w:val="006D7C47"/>
    <w:rsid w:val="006D7F44"/>
    <w:rsid w:val="006E0DC8"/>
    <w:rsid w:val="006E15A7"/>
    <w:rsid w:val="006E1C65"/>
    <w:rsid w:val="006E1E13"/>
    <w:rsid w:val="006E213B"/>
    <w:rsid w:val="006E49D9"/>
    <w:rsid w:val="006E53D8"/>
    <w:rsid w:val="006E546E"/>
    <w:rsid w:val="006E6223"/>
    <w:rsid w:val="006E683D"/>
    <w:rsid w:val="006E6DF1"/>
    <w:rsid w:val="006E7F09"/>
    <w:rsid w:val="006F02CD"/>
    <w:rsid w:val="006F173F"/>
    <w:rsid w:val="006F19D6"/>
    <w:rsid w:val="006F1B9D"/>
    <w:rsid w:val="006F1CF9"/>
    <w:rsid w:val="006F24DA"/>
    <w:rsid w:val="006F29C3"/>
    <w:rsid w:val="006F35BD"/>
    <w:rsid w:val="006F3973"/>
    <w:rsid w:val="006F3B48"/>
    <w:rsid w:val="006F41F2"/>
    <w:rsid w:val="006F47EC"/>
    <w:rsid w:val="006F491D"/>
    <w:rsid w:val="006F56CE"/>
    <w:rsid w:val="006F57A7"/>
    <w:rsid w:val="006F5B30"/>
    <w:rsid w:val="006F6113"/>
    <w:rsid w:val="006F6424"/>
    <w:rsid w:val="006F6A4F"/>
    <w:rsid w:val="006F6B29"/>
    <w:rsid w:val="00700F1F"/>
    <w:rsid w:val="007010D4"/>
    <w:rsid w:val="00701627"/>
    <w:rsid w:val="0070199F"/>
    <w:rsid w:val="0070210F"/>
    <w:rsid w:val="007021CE"/>
    <w:rsid w:val="00702F51"/>
    <w:rsid w:val="007045AB"/>
    <w:rsid w:val="0070512D"/>
    <w:rsid w:val="007059A0"/>
    <w:rsid w:val="00705A9D"/>
    <w:rsid w:val="00706312"/>
    <w:rsid w:val="00706C86"/>
    <w:rsid w:val="00706E31"/>
    <w:rsid w:val="00707229"/>
    <w:rsid w:val="0071044B"/>
    <w:rsid w:val="0071096E"/>
    <w:rsid w:val="007114DC"/>
    <w:rsid w:val="007119A8"/>
    <w:rsid w:val="00711F7D"/>
    <w:rsid w:val="0071213F"/>
    <w:rsid w:val="007123F5"/>
    <w:rsid w:val="0071369D"/>
    <w:rsid w:val="007144FA"/>
    <w:rsid w:val="00714624"/>
    <w:rsid w:val="007148C7"/>
    <w:rsid w:val="00714BB2"/>
    <w:rsid w:val="00715BE0"/>
    <w:rsid w:val="007168F5"/>
    <w:rsid w:val="007170CF"/>
    <w:rsid w:val="00717785"/>
    <w:rsid w:val="00717A23"/>
    <w:rsid w:val="00717C32"/>
    <w:rsid w:val="0072008E"/>
    <w:rsid w:val="00720695"/>
    <w:rsid w:val="00720788"/>
    <w:rsid w:val="00720B24"/>
    <w:rsid w:val="007212DB"/>
    <w:rsid w:val="007222DB"/>
    <w:rsid w:val="00722C46"/>
    <w:rsid w:val="007230C1"/>
    <w:rsid w:val="00724327"/>
    <w:rsid w:val="00724545"/>
    <w:rsid w:val="00724637"/>
    <w:rsid w:val="00725269"/>
    <w:rsid w:val="007252DF"/>
    <w:rsid w:val="0072554E"/>
    <w:rsid w:val="00725D20"/>
    <w:rsid w:val="007276AE"/>
    <w:rsid w:val="00727714"/>
    <w:rsid w:val="00727A1B"/>
    <w:rsid w:val="00727AE6"/>
    <w:rsid w:val="00730248"/>
    <w:rsid w:val="0073066D"/>
    <w:rsid w:val="007306B8"/>
    <w:rsid w:val="00730802"/>
    <w:rsid w:val="0073086B"/>
    <w:rsid w:val="00730F7E"/>
    <w:rsid w:val="0073104C"/>
    <w:rsid w:val="0073122B"/>
    <w:rsid w:val="0073335D"/>
    <w:rsid w:val="00733D4B"/>
    <w:rsid w:val="00734216"/>
    <w:rsid w:val="00734847"/>
    <w:rsid w:val="007348F0"/>
    <w:rsid w:val="00735574"/>
    <w:rsid w:val="00735A15"/>
    <w:rsid w:val="00735AB5"/>
    <w:rsid w:val="00736BEF"/>
    <w:rsid w:val="00737754"/>
    <w:rsid w:val="00737D4C"/>
    <w:rsid w:val="00737DF0"/>
    <w:rsid w:val="0074061E"/>
    <w:rsid w:val="007408B0"/>
    <w:rsid w:val="007408D0"/>
    <w:rsid w:val="007417E9"/>
    <w:rsid w:val="00741970"/>
    <w:rsid w:val="0074233C"/>
    <w:rsid w:val="007428E2"/>
    <w:rsid w:val="00742966"/>
    <w:rsid w:val="00742F77"/>
    <w:rsid w:val="00743083"/>
    <w:rsid w:val="007440D7"/>
    <w:rsid w:val="00744246"/>
    <w:rsid w:val="007447D4"/>
    <w:rsid w:val="00744CC5"/>
    <w:rsid w:val="0074545A"/>
    <w:rsid w:val="0074551C"/>
    <w:rsid w:val="0074585B"/>
    <w:rsid w:val="00745FEC"/>
    <w:rsid w:val="0074696E"/>
    <w:rsid w:val="00746AEF"/>
    <w:rsid w:val="0074702A"/>
    <w:rsid w:val="00747B2C"/>
    <w:rsid w:val="007500D1"/>
    <w:rsid w:val="007501EB"/>
    <w:rsid w:val="007502C7"/>
    <w:rsid w:val="00751216"/>
    <w:rsid w:val="00752254"/>
    <w:rsid w:val="00752591"/>
    <w:rsid w:val="00752979"/>
    <w:rsid w:val="00752D54"/>
    <w:rsid w:val="00752EFA"/>
    <w:rsid w:val="00753DC5"/>
    <w:rsid w:val="007556A5"/>
    <w:rsid w:val="007562E0"/>
    <w:rsid w:val="00757322"/>
    <w:rsid w:val="00757753"/>
    <w:rsid w:val="00757BF2"/>
    <w:rsid w:val="0076056B"/>
    <w:rsid w:val="007605B4"/>
    <w:rsid w:val="007612AC"/>
    <w:rsid w:val="007614B6"/>
    <w:rsid w:val="00761510"/>
    <w:rsid w:val="0076175A"/>
    <w:rsid w:val="00761C04"/>
    <w:rsid w:val="007622B2"/>
    <w:rsid w:val="007622D1"/>
    <w:rsid w:val="0076275F"/>
    <w:rsid w:val="007629BE"/>
    <w:rsid w:val="00762E8D"/>
    <w:rsid w:val="007635CB"/>
    <w:rsid w:val="0076469A"/>
    <w:rsid w:val="00764E8E"/>
    <w:rsid w:val="0076532F"/>
    <w:rsid w:val="00765820"/>
    <w:rsid w:val="00765A0B"/>
    <w:rsid w:val="0076666C"/>
    <w:rsid w:val="00766969"/>
    <w:rsid w:val="00766C31"/>
    <w:rsid w:val="00766E01"/>
    <w:rsid w:val="0076715A"/>
    <w:rsid w:val="007709AB"/>
    <w:rsid w:val="00770F22"/>
    <w:rsid w:val="0077385D"/>
    <w:rsid w:val="007741C0"/>
    <w:rsid w:val="007744F7"/>
    <w:rsid w:val="00775293"/>
    <w:rsid w:val="00775C51"/>
    <w:rsid w:val="00775C70"/>
    <w:rsid w:val="00775E24"/>
    <w:rsid w:val="00775F71"/>
    <w:rsid w:val="007762C6"/>
    <w:rsid w:val="007763E1"/>
    <w:rsid w:val="007765F2"/>
    <w:rsid w:val="0077681D"/>
    <w:rsid w:val="00776CD1"/>
    <w:rsid w:val="00776E12"/>
    <w:rsid w:val="007772E4"/>
    <w:rsid w:val="007775F2"/>
    <w:rsid w:val="007779CF"/>
    <w:rsid w:val="00777E49"/>
    <w:rsid w:val="00780844"/>
    <w:rsid w:val="007809A7"/>
    <w:rsid w:val="00780F4C"/>
    <w:rsid w:val="007814CA"/>
    <w:rsid w:val="007820D6"/>
    <w:rsid w:val="00782321"/>
    <w:rsid w:val="00782570"/>
    <w:rsid w:val="00782922"/>
    <w:rsid w:val="007832A6"/>
    <w:rsid w:val="007834CD"/>
    <w:rsid w:val="0078496B"/>
    <w:rsid w:val="00784A29"/>
    <w:rsid w:val="007852C5"/>
    <w:rsid w:val="00785334"/>
    <w:rsid w:val="00785383"/>
    <w:rsid w:val="00785EED"/>
    <w:rsid w:val="0078677A"/>
    <w:rsid w:val="007867D8"/>
    <w:rsid w:val="007872DD"/>
    <w:rsid w:val="00787571"/>
    <w:rsid w:val="00790021"/>
    <w:rsid w:val="0079017B"/>
    <w:rsid w:val="007903F4"/>
    <w:rsid w:val="00790512"/>
    <w:rsid w:val="007907B3"/>
    <w:rsid w:val="00791578"/>
    <w:rsid w:val="00791B15"/>
    <w:rsid w:val="00791D4C"/>
    <w:rsid w:val="00792ADD"/>
    <w:rsid w:val="00793D45"/>
    <w:rsid w:val="007941FA"/>
    <w:rsid w:val="00794943"/>
    <w:rsid w:val="00794B91"/>
    <w:rsid w:val="0079574E"/>
    <w:rsid w:val="00796168"/>
    <w:rsid w:val="007964E0"/>
    <w:rsid w:val="007975FA"/>
    <w:rsid w:val="00797C69"/>
    <w:rsid w:val="007A2214"/>
    <w:rsid w:val="007A2453"/>
    <w:rsid w:val="007A28A2"/>
    <w:rsid w:val="007A28A3"/>
    <w:rsid w:val="007A29E3"/>
    <w:rsid w:val="007A2E83"/>
    <w:rsid w:val="007A370D"/>
    <w:rsid w:val="007A3CC0"/>
    <w:rsid w:val="007A44C0"/>
    <w:rsid w:val="007A569A"/>
    <w:rsid w:val="007A5F3D"/>
    <w:rsid w:val="007A6100"/>
    <w:rsid w:val="007A6BD8"/>
    <w:rsid w:val="007A7DBE"/>
    <w:rsid w:val="007A7F69"/>
    <w:rsid w:val="007B0032"/>
    <w:rsid w:val="007B0039"/>
    <w:rsid w:val="007B097C"/>
    <w:rsid w:val="007B0CDA"/>
    <w:rsid w:val="007B0E40"/>
    <w:rsid w:val="007B0FC8"/>
    <w:rsid w:val="007B1AFF"/>
    <w:rsid w:val="007B1DF9"/>
    <w:rsid w:val="007B2051"/>
    <w:rsid w:val="007B226C"/>
    <w:rsid w:val="007B257A"/>
    <w:rsid w:val="007B32F3"/>
    <w:rsid w:val="007B3576"/>
    <w:rsid w:val="007B4317"/>
    <w:rsid w:val="007B5B26"/>
    <w:rsid w:val="007B5B3F"/>
    <w:rsid w:val="007B5E9E"/>
    <w:rsid w:val="007B64B0"/>
    <w:rsid w:val="007B6527"/>
    <w:rsid w:val="007B7380"/>
    <w:rsid w:val="007C0194"/>
    <w:rsid w:val="007C0801"/>
    <w:rsid w:val="007C0E07"/>
    <w:rsid w:val="007C22E5"/>
    <w:rsid w:val="007C2D7B"/>
    <w:rsid w:val="007C3551"/>
    <w:rsid w:val="007C37D3"/>
    <w:rsid w:val="007C4226"/>
    <w:rsid w:val="007C4933"/>
    <w:rsid w:val="007C4994"/>
    <w:rsid w:val="007C4A8E"/>
    <w:rsid w:val="007C4B04"/>
    <w:rsid w:val="007C605D"/>
    <w:rsid w:val="007C6130"/>
    <w:rsid w:val="007C6305"/>
    <w:rsid w:val="007C6C40"/>
    <w:rsid w:val="007C7AA0"/>
    <w:rsid w:val="007D04A2"/>
    <w:rsid w:val="007D0546"/>
    <w:rsid w:val="007D0626"/>
    <w:rsid w:val="007D08BC"/>
    <w:rsid w:val="007D0C23"/>
    <w:rsid w:val="007D0C44"/>
    <w:rsid w:val="007D0ECB"/>
    <w:rsid w:val="007D0EF8"/>
    <w:rsid w:val="007D13F0"/>
    <w:rsid w:val="007D25CD"/>
    <w:rsid w:val="007D2EBC"/>
    <w:rsid w:val="007D388A"/>
    <w:rsid w:val="007D3CE6"/>
    <w:rsid w:val="007D45D1"/>
    <w:rsid w:val="007D4F5C"/>
    <w:rsid w:val="007D68DE"/>
    <w:rsid w:val="007E066A"/>
    <w:rsid w:val="007E0EF6"/>
    <w:rsid w:val="007E17F4"/>
    <w:rsid w:val="007E1813"/>
    <w:rsid w:val="007E1847"/>
    <w:rsid w:val="007E2BA0"/>
    <w:rsid w:val="007E2FFB"/>
    <w:rsid w:val="007E4AB1"/>
    <w:rsid w:val="007E572B"/>
    <w:rsid w:val="007E59DB"/>
    <w:rsid w:val="007E5D9C"/>
    <w:rsid w:val="007E737A"/>
    <w:rsid w:val="007E7F48"/>
    <w:rsid w:val="007F0303"/>
    <w:rsid w:val="007F1034"/>
    <w:rsid w:val="007F2648"/>
    <w:rsid w:val="007F28B0"/>
    <w:rsid w:val="007F2BE0"/>
    <w:rsid w:val="007F2E56"/>
    <w:rsid w:val="007F3B20"/>
    <w:rsid w:val="007F4348"/>
    <w:rsid w:val="007F5303"/>
    <w:rsid w:val="007F5C69"/>
    <w:rsid w:val="007F7ED3"/>
    <w:rsid w:val="00800DAD"/>
    <w:rsid w:val="00801424"/>
    <w:rsid w:val="00801DFD"/>
    <w:rsid w:val="008020B8"/>
    <w:rsid w:val="0080429D"/>
    <w:rsid w:val="00805700"/>
    <w:rsid w:val="00805DC0"/>
    <w:rsid w:val="00806164"/>
    <w:rsid w:val="008079D5"/>
    <w:rsid w:val="00807FBE"/>
    <w:rsid w:val="00810196"/>
    <w:rsid w:val="0081026A"/>
    <w:rsid w:val="008128C6"/>
    <w:rsid w:val="0081324B"/>
    <w:rsid w:val="00814943"/>
    <w:rsid w:val="00815009"/>
    <w:rsid w:val="0081531B"/>
    <w:rsid w:val="00815351"/>
    <w:rsid w:val="00817746"/>
    <w:rsid w:val="008177C6"/>
    <w:rsid w:val="00817BC5"/>
    <w:rsid w:val="0082032F"/>
    <w:rsid w:val="008209A8"/>
    <w:rsid w:val="00821AE0"/>
    <w:rsid w:val="00821F5F"/>
    <w:rsid w:val="008224F1"/>
    <w:rsid w:val="0082284C"/>
    <w:rsid w:val="00822DBB"/>
    <w:rsid w:val="0082321C"/>
    <w:rsid w:val="0082353C"/>
    <w:rsid w:val="00823561"/>
    <w:rsid w:val="00823690"/>
    <w:rsid w:val="00823B03"/>
    <w:rsid w:val="00823E1A"/>
    <w:rsid w:val="00823E8C"/>
    <w:rsid w:val="00824763"/>
    <w:rsid w:val="00824A86"/>
    <w:rsid w:val="00824C12"/>
    <w:rsid w:val="00826D66"/>
    <w:rsid w:val="00827652"/>
    <w:rsid w:val="008278E8"/>
    <w:rsid w:val="00827BC3"/>
    <w:rsid w:val="00827F66"/>
    <w:rsid w:val="008317EF"/>
    <w:rsid w:val="008331F0"/>
    <w:rsid w:val="00834661"/>
    <w:rsid w:val="008353B8"/>
    <w:rsid w:val="008360ED"/>
    <w:rsid w:val="0083687B"/>
    <w:rsid w:val="00836FBE"/>
    <w:rsid w:val="00837C78"/>
    <w:rsid w:val="00837DD3"/>
    <w:rsid w:val="00837FC5"/>
    <w:rsid w:val="00840A6B"/>
    <w:rsid w:val="00842126"/>
    <w:rsid w:val="008422E7"/>
    <w:rsid w:val="0084332C"/>
    <w:rsid w:val="0084363F"/>
    <w:rsid w:val="008437CC"/>
    <w:rsid w:val="008438B1"/>
    <w:rsid w:val="00845221"/>
    <w:rsid w:val="00845C6E"/>
    <w:rsid w:val="00846115"/>
    <w:rsid w:val="00846499"/>
    <w:rsid w:val="00846E55"/>
    <w:rsid w:val="00846E94"/>
    <w:rsid w:val="00847095"/>
    <w:rsid w:val="0085004A"/>
    <w:rsid w:val="00850C99"/>
    <w:rsid w:val="00851D9F"/>
    <w:rsid w:val="00851DCD"/>
    <w:rsid w:val="008529E7"/>
    <w:rsid w:val="00854C21"/>
    <w:rsid w:val="0085534D"/>
    <w:rsid w:val="008554B9"/>
    <w:rsid w:val="0085605D"/>
    <w:rsid w:val="00856482"/>
    <w:rsid w:val="0085676D"/>
    <w:rsid w:val="00856AF9"/>
    <w:rsid w:val="008570F5"/>
    <w:rsid w:val="0085715E"/>
    <w:rsid w:val="008577E6"/>
    <w:rsid w:val="00857D69"/>
    <w:rsid w:val="008601F5"/>
    <w:rsid w:val="00861ED9"/>
    <w:rsid w:val="00862253"/>
    <w:rsid w:val="00862935"/>
    <w:rsid w:val="00864002"/>
    <w:rsid w:val="0086404E"/>
    <w:rsid w:val="00865B78"/>
    <w:rsid w:val="00866113"/>
    <w:rsid w:val="00867408"/>
    <w:rsid w:val="00867B50"/>
    <w:rsid w:val="00870078"/>
    <w:rsid w:val="0087017D"/>
    <w:rsid w:val="00870892"/>
    <w:rsid w:val="00870E73"/>
    <w:rsid w:val="00871675"/>
    <w:rsid w:val="00871DD6"/>
    <w:rsid w:val="0087254E"/>
    <w:rsid w:val="00872604"/>
    <w:rsid w:val="00872AA8"/>
    <w:rsid w:val="00873651"/>
    <w:rsid w:val="00874D15"/>
    <w:rsid w:val="00874FFC"/>
    <w:rsid w:val="008756A2"/>
    <w:rsid w:val="00875E80"/>
    <w:rsid w:val="00876B40"/>
    <w:rsid w:val="00876BB6"/>
    <w:rsid w:val="00877782"/>
    <w:rsid w:val="008777F5"/>
    <w:rsid w:val="008812D1"/>
    <w:rsid w:val="008819AA"/>
    <w:rsid w:val="00882B50"/>
    <w:rsid w:val="00882E0E"/>
    <w:rsid w:val="00883066"/>
    <w:rsid w:val="00883AAE"/>
    <w:rsid w:val="00883BB0"/>
    <w:rsid w:val="00885148"/>
    <w:rsid w:val="0088534F"/>
    <w:rsid w:val="008855D4"/>
    <w:rsid w:val="008864C4"/>
    <w:rsid w:val="008866E1"/>
    <w:rsid w:val="00886C19"/>
    <w:rsid w:val="00886FD7"/>
    <w:rsid w:val="008878BE"/>
    <w:rsid w:val="00887D9A"/>
    <w:rsid w:val="00887E4D"/>
    <w:rsid w:val="008902B1"/>
    <w:rsid w:val="00890E77"/>
    <w:rsid w:val="00891D50"/>
    <w:rsid w:val="0089204D"/>
    <w:rsid w:val="00892515"/>
    <w:rsid w:val="0089331B"/>
    <w:rsid w:val="0089393D"/>
    <w:rsid w:val="00893C85"/>
    <w:rsid w:val="00893F4F"/>
    <w:rsid w:val="008947A3"/>
    <w:rsid w:val="0089507A"/>
    <w:rsid w:val="00895D5C"/>
    <w:rsid w:val="008A10E5"/>
    <w:rsid w:val="008A12C3"/>
    <w:rsid w:val="008A2207"/>
    <w:rsid w:val="008A2B1F"/>
    <w:rsid w:val="008A2B54"/>
    <w:rsid w:val="008A3B35"/>
    <w:rsid w:val="008A3BF5"/>
    <w:rsid w:val="008A4F7B"/>
    <w:rsid w:val="008A57DF"/>
    <w:rsid w:val="008A5A4E"/>
    <w:rsid w:val="008A6AED"/>
    <w:rsid w:val="008A7130"/>
    <w:rsid w:val="008A7507"/>
    <w:rsid w:val="008B0515"/>
    <w:rsid w:val="008B0522"/>
    <w:rsid w:val="008B0EBF"/>
    <w:rsid w:val="008B108E"/>
    <w:rsid w:val="008B1235"/>
    <w:rsid w:val="008B3024"/>
    <w:rsid w:val="008B31AE"/>
    <w:rsid w:val="008B34B7"/>
    <w:rsid w:val="008B35B4"/>
    <w:rsid w:val="008B379A"/>
    <w:rsid w:val="008B449E"/>
    <w:rsid w:val="008B5261"/>
    <w:rsid w:val="008B5666"/>
    <w:rsid w:val="008B58B5"/>
    <w:rsid w:val="008B59E9"/>
    <w:rsid w:val="008B5C5C"/>
    <w:rsid w:val="008B711A"/>
    <w:rsid w:val="008B7C35"/>
    <w:rsid w:val="008C0BDB"/>
    <w:rsid w:val="008C11BE"/>
    <w:rsid w:val="008C1542"/>
    <w:rsid w:val="008C198C"/>
    <w:rsid w:val="008C2299"/>
    <w:rsid w:val="008C2592"/>
    <w:rsid w:val="008C2C20"/>
    <w:rsid w:val="008C3396"/>
    <w:rsid w:val="008C3AF4"/>
    <w:rsid w:val="008C45BE"/>
    <w:rsid w:val="008C4DC7"/>
    <w:rsid w:val="008C5709"/>
    <w:rsid w:val="008C5E54"/>
    <w:rsid w:val="008C6203"/>
    <w:rsid w:val="008C7124"/>
    <w:rsid w:val="008C780B"/>
    <w:rsid w:val="008D0102"/>
    <w:rsid w:val="008D01FC"/>
    <w:rsid w:val="008D1D57"/>
    <w:rsid w:val="008D1E38"/>
    <w:rsid w:val="008D23FE"/>
    <w:rsid w:val="008D2BC8"/>
    <w:rsid w:val="008D3E4D"/>
    <w:rsid w:val="008D473A"/>
    <w:rsid w:val="008D4A60"/>
    <w:rsid w:val="008D53E3"/>
    <w:rsid w:val="008D60A4"/>
    <w:rsid w:val="008E067A"/>
    <w:rsid w:val="008E1795"/>
    <w:rsid w:val="008E1CDD"/>
    <w:rsid w:val="008E1E5F"/>
    <w:rsid w:val="008E1E7A"/>
    <w:rsid w:val="008E2660"/>
    <w:rsid w:val="008E3186"/>
    <w:rsid w:val="008E42F5"/>
    <w:rsid w:val="008E674B"/>
    <w:rsid w:val="008E6E72"/>
    <w:rsid w:val="008E73D5"/>
    <w:rsid w:val="008F0E89"/>
    <w:rsid w:val="008F153A"/>
    <w:rsid w:val="008F39C1"/>
    <w:rsid w:val="008F3A58"/>
    <w:rsid w:val="008F3AE9"/>
    <w:rsid w:val="008F4B44"/>
    <w:rsid w:val="008F645D"/>
    <w:rsid w:val="008F66BC"/>
    <w:rsid w:val="009003CF"/>
    <w:rsid w:val="009004A3"/>
    <w:rsid w:val="00900F6A"/>
    <w:rsid w:val="009017CD"/>
    <w:rsid w:val="00901A80"/>
    <w:rsid w:val="00902048"/>
    <w:rsid w:val="00902B1C"/>
    <w:rsid w:val="00903235"/>
    <w:rsid w:val="00903426"/>
    <w:rsid w:val="009040E9"/>
    <w:rsid w:val="00904A7B"/>
    <w:rsid w:val="00904AFA"/>
    <w:rsid w:val="00904D8A"/>
    <w:rsid w:val="00904DAF"/>
    <w:rsid w:val="00904ED9"/>
    <w:rsid w:val="00905B85"/>
    <w:rsid w:val="00906511"/>
    <w:rsid w:val="0090750A"/>
    <w:rsid w:val="00907F9C"/>
    <w:rsid w:val="00911ED9"/>
    <w:rsid w:val="00912571"/>
    <w:rsid w:val="0091290C"/>
    <w:rsid w:val="00912D12"/>
    <w:rsid w:val="00912E4F"/>
    <w:rsid w:val="009137BB"/>
    <w:rsid w:val="00913DC1"/>
    <w:rsid w:val="00914BE5"/>
    <w:rsid w:val="00915130"/>
    <w:rsid w:val="00915F87"/>
    <w:rsid w:val="0091679C"/>
    <w:rsid w:val="00917D62"/>
    <w:rsid w:val="00917DBE"/>
    <w:rsid w:val="00917FBA"/>
    <w:rsid w:val="0092041A"/>
    <w:rsid w:val="009208B1"/>
    <w:rsid w:val="00922BB0"/>
    <w:rsid w:val="00923589"/>
    <w:rsid w:val="009235CA"/>
    <w:rsid w:val="00923D6E"/>
    <w:rsid w:val="00924C64"/>
    <w:rsid w:val="0092513F"/>
    <w:rsid w:val="00925549"/>
    <w:rsid w:val="00925C8A"/>
    <w:rsid w:val="009265CF"/>
    <w:rsid w:val="00927458"/>
    <w:rsid w:val="009279FC"/>
    <w:rsid w:val="0093004E"/>
    <w:rsid w:val="00930A11"/>
    <w:rsid w:val="0093128F"/>
    <w:rsid w:val="00931E1C"/>
    <w:rsid w:val="0093295D"/>
    <w:rsid w:val="009337BE"/>
    <w:rsid w:val="00933B75"/>
    <w:rsid w:val="0093402B"/>
    <w:rsid w:val="00934DC4"/>
    <w:rsid w:val="009359FE"/>
    <w:rsid w:val="009376D2"/>
    <w:rsid w:val="009414EF"/>
    <w:rsid w:val="00941BBE"/>
    <w:rsid w:val="00941FAD"/>
    <w:rsid w:val="00942192"/>
    <w:rsid w:val="0094256F"/>
    <w:rsid w:val="00942941"/>
    <w:rsid w:val="00943341"/>
    <w:rsid w:val="00943C0D"/>
    <w:rsid w:val="00943FF2"/>
    <w:rsid w:val="00944640"/>
    <w:rsid w:val="009455CD"/>
    <w:rsid w:val="00945958"/>
    <w:rsid w:val="0094677B"/>
    <w:rsid w:val="00947073"/>
    <w:rsid w:val="00947133"/>
    <w:rsid w:val="00947165"/>
    <w:rsid w:val="00950901"/>
    <w:rsid w:val="00950B40"/>
    <w:rsid w:val="0095147F"/>
    <w:rsid w:val="00951763"/>
    <w:rsid w:val="0095219B"/>
    <w:rsid w:val="0095247B"/>
    <w:rsid w:val="009525FD"/>
    <w:rsid w:val="00952ACA"/>
    <w:rsid w:val="0095306D"/>
    <w:rsid w:val="009530EE"/>
    <w:rsid w:val="00953315"/>
    <w:rsid w:val="00953472"/>
    <w:rsid w:val="00955BDB"/>
    <w:rsid w:val="00955C38"/>
    <w:rsid w:val="009568B2"/>
    <w:rsid w:val="00956CD9"/>
    <w:rsid w:val="00956F38"/>
    <w:rsid w:val="00957F13"/>
    <w:rsid w:val="00960C8D"/>
    <w:rsid w:val="009622D1"/>
    <w:rsid w:val="009622FE"/>
    <w:rsid w:val="0096249C"/>
    <w:rsid w:val="00962595"/>
    <w:rsid w:val="00963E63"/>
    <w:rsid w:val="0096444C"/>
    <w:rsid w:val="00964F93"/>
    <w:rsid w:val="0096556C"/>
    <w:rsid w:val="00965ACB"/>
    <w:rsid w:val="00965B0D"/>
    <w:rsid w:val="00965BDA"/>
    <w:rsid w:val="00965D26"/>
    <w:rsid w:val="009663CC"/>
    <w:rsid w:val="00966BF2"/>
    <w:rsid w:val="00966F18"/>
    <w:rsid w:val="00966FA8"/>
    <w:rsid w:val="00967209"/>
    <w:rsid w:val="00970313"/>
    <w:rsid w:val="00971959"/>
    <w:rsid w:val="00971ACB"/>
    <w:rsid w:val="00971F90"/>
    <w:rsid w:val="00972DCF"/>
    <w:rsid w:val="009732E9"/>
    <w:rsid w:val="00973CB0"/>
    <w:rsid w:val="00974DCF"/>
    <w:rsid w:val="00974F29"/>
    <w:rsid w:val="00976732"/>
    <w:rsid w:val="00976734"/>
    <w:rsid w:val="00977139"/>
    <w:rsid w:val="009801A9"/>
    <w:rsid w:val="009805F9"/>
    <w:rsid w:val="00980947"/>
    <w:rsid w:val="0098188F"/>
    <w:rsid w:val="00981C27"/>
    <w:rsid w:val="00981DDB"/>
    <w:rsid w:val="0098380C"/>
    <w:rsid w:val="00983ECC"/>
    <w:rsid w:val="00984E79"/>
    <w:rsid w:val="00985031"/>
    <w:rsid w:val="009854DF"/>
    <w:rsid w:val="0098576B"/>
    <w:rsid w:val="00985D99"/>
    <w:rsid w:val="009864FA"/>
    <w:rsid w:val="00987282"/>
    <w:rsid w:val="00991BD7"/>
    <w:rsid w:val="009928F9"/>
    <w:rsid w:val="0099394D"/>
    <w:rsid w:val="00994213"/>
    <w:rsid w:val="0099445E"/>
    <w:rsid w:val="00994ED1"/>
    <w:rsid w:val="00995E65"/>
    <w:rsid w:val="00995EEF"/>
    <w:rsid w:val="00996293"/>
    <w:rsid w:val="00996542"/>
    <w:rsid w:val="00997536"/>
    <w:rsid w:val="009977F1"/>
    <w:rsid w:val="00997B75"/>
    <w:rsid w:val="009A046F"/>
    <w:rsid w:val="009A094A"/>
    <w:rsid w:val="009A105E"/>
    <w:rsid w:val="009A1CA2"/>
    <w:rsid w:val="009A2689"/>
    <w:rsid w:val="009A28EE"/>
    <w:rsid w:val="009A2B25"/>
    <w:rsid w:val="009A2C03"/>
    <w:rsid w:val="009A2E55"/>
    <w:rsid w:val="009A33F5"/>
    <w:rsid w:val="009A3A5B"/>
    <w:rsid w:val="009A3B55"/>
    <w:rsid w:val="009A43AD"/>
    <w:rsid w:val="009A44B6"/>
    <w:rsid w:val="009A4509"/>
    <w:rsid w:val="009A520D"/>
    <w:rsid w:val="009A5306"/>
    <w:rsid w:val="009A6176"/>
    <w:rsid w:val="009A7DB6"/>
    <w:rsid w:val="009B067C"/>
    <w:rsid w:val="009B07FC"/>
    <w:rsid w:val="009B0C64"/>
    <w:rsid w:val="009B1703"/>
    <w:rsid w:val="009B2DE2"/>
    <w:rsid w:val="009B2E1C"/>
    <w:rsid w:val="009B3197"/>
    <w:rsid w:val="009B42E1"/>
    <w:rsid w:val="009B472B"/>
    <w:rsid w:val="009B494E"/>
    <w:rsid w:val="009B4992"/>
    <w:rsid w:val="009B5DE5"/>
    <w:rsid w:val="009B6311"/>
    <w:rsid w:val="009B7059"/>
    <w:rsid w:val="009B7503"/>
    <w:rsid w:val="009C0982"/>
    <w:rsid w:val="009C0983"/>
    <w:rsid w:val="009C112B"/>
    <w:rsid w:val="009C12A6"/>
    <w:rsid w:val="009C17F4"/>
    <w:rsid w:val="009C1810"/>
    <w:rsid w:val="009C217E"/>
    <w:rsid w:val="009C334A"/>
    <w:rsid w:val="009C3BB4"/>
    <w:rsid w:val="009C420D"/>
    <w:rsid w:val="009C48F6"/>
    <w:rsid w:val="009C4C57"/>
    <w:rsid w:val="009C4DBD"/>
    <w:rsid w:val="009C516E"/>
    <w:rsid w:val="009C5546"/>
    <w:rsid w:val="009C6388"/>
    <w:rsid w:val="009C69C2"/>
    <w:rsid w:val="009C6F6A"/>
    <w:rsid w:val="009C7D8E"/>
    <w:rsid w:val="009D0126"/>
    <w:rsid w:val="009D03E6"/>
    <w:rsid w:val="009D0B0D"/>
    <w:rsid w:val="009D0DFC"/>
    <w:rsid w:val="009D0E48"/>
    <w:rsid w:val="009D12E1"/>
    <w:rsid w:val="009D168B"/>
    <w:rsid w:val="009D223B"/>
    <w:rsid w:val="009D2403"/>
    <w:rsid w:val="009D2FD3"/>
    <w:rsid w:val="009D3565"/>
    <w:rsid w:val="009D480D"/>
    <w:rsid w:val="009D54C9"/>
    <w:rsid w:val="009D55DB"/>
    <w:rsid w:val="009D622C"/>
    <w:rsid w:val="009D7413"/>
    <w:rsid w:val="009D7600"/>
    <w:rsid w:val="009D78AA"/>
    <w:rsid w:val="009D7A85"/>
    <w:rsid w:val="009E0097"/>
    <w:rsid w:val="009E0176"/>
    <w:rsid w:val="009E095E"/>
    <w:rsid w:val="009E17CF"/>
    <w:rsid w:val="009E1FAB"/>
    <w:rsid w:val="009E3461"/>
    <w:rsid w:val="009E3477"/>
    <w:rsid w:val="009E476B"/>
    <w:rsid w:val="009E4B2C"/>
    <w:rsid w:val="009E4BF5"/>
    <w:rsid w:val="009E6BB7"/>
    <w:rsid w:val="009E6D71"/>
    <w:rsid w:val="009E6FE3"/>
    <w:rsid w:val="009F251D"/>
    <w:rsid w:val="009F292A"/>
    <w:rsid w:val="009F379D"/>
    <w:rsid w:val="009F3AC6"/>
    <w:rsid w:val="009F3DCD"/>
    <w:rsid w:val="009F3F40"/>
    <w:rsid w:val="009F4229"/>
    <w:rsid w:val="009F4539"/>
    <w:rsid w:val="009F4B18"/>
    <w:rsid w:val="009F5C39"/>
    <w:rsid w:val="009F5E08"/>
    <w:rsid w:val="009F65E0"/>
    <w:rsid w:val="009F67E8"/>
    <w:rsid w:val="009F78F9"/>
    <w:rsid w:val="009F7A57"/>
    <w:rsid w:val="009F7EDC"/>
    <w:rsid w:val="00A003AE"/>
    <w:rsid w:val="00A00420"/>
    <w:rsid w:val="00A00C4F"/>
    <w:rsid w:val="00A00D36"/>
    <w:rsid w:val="00A00D7D"/>
    <w:rsid w:val="00A00F27"/>
    <w:rsid w:val="00A025B3"/>
    <w:rsid w:val="00A02917"/>
    <w:rsid w:val="00A02FD7"/>
    <w:rsid w:val="00A04113"/>
    <w:rsid w:val="00A04E08"/>
    <w:rsid w:val="00A06048"/>
    <w:rsid w:val="00A06704"/>
    <w:rsid w:val="00A06A7A"/>
    <w:rsid w:val="00A07425"/>
    <w:rsid w:val="00A11401"/>
    <w:rsid w:val="00A117DE"/>
    <w:rsid w:val="00A12580"/>
    <w:rsid w:val="00A13061"/>
    <w:rsid w:val="00A13C6B"/>
    <w:rsid w:val="00A14DC0"/>
    <w:rsid w:val="00A14F29"/>
    <w:rsid w:val="00A1541B"/>
    <w:rsid w:val="00A20B7C"/>
    <w:rsid w:val="00A20B87"/>
    <w:rsid w:val="00A22111"/>
    <w:rsid w:val="00A22463"/>
    <w:rsid w:val="00A22E78"/>
    <w:rsid w:val="00A23B8F"/>
    <w:rsid w:val="00A23CDA"/>
    <w:rsid w:val="00A2467F"/>
    <w:rsid w:val="00A259E2"/>
    <w:rsid w:val="00A26123"/>
    <w:rsid w:val="00A26555"/>
    <w:rsid w:val="00A26719"/>
    <w:rsid w:val="00A2B81E"/>
    <w:rsid w:val="00A3018C"/>
    <w:rsid w:val="00A3034D"/>
    <w:rsid w:val="00A30A62"/>
    <w:rsid w:val="00A3176C"/>
    <w:rsid w:val="00A317DC"/>
    <w:rsid w:val="00A319AB"/>
    <w:rsid w:val="00A336B8"/>
    <w:rsid w:val="00A337ED"/>
    <w:rsid w:val="00A33C3C"/>
    <w:rsid w:val="00A3482F"/>
    <w:rsid w:val="00A35C0B"/>
    <w:rsid w:val="00A378EF"/>
    <w:rsid w:val="00A37E89"/>
    <w:rsid w:val="00A4036A"/>
    <w:rsid w:val="00A40D0B"/>
    <w:rsid w:val="00A40D0D"/>
    <w:rsid w:val="00A40F43"/>
    <w:rsid w:val="00A42341"/>
    <w:rsid w:val="00A4249A"/>
    <w:rsid w:val="00A42718"/>
    <w:rsid w:val="00A42AB2"/>
    <w:rsid w:val="00A43543"/>
    <w:rsid w:val="00A44533"/>
    <w:rsid w:val="00A46332"/>
    <w:rsid w:val="00A47D6D"/>
    <w:rsid w:val="00A47FDA"/>
    <w:rsid w:val="00A504C5"/>
    <w:rsid w:val="00A51B45"/>
    <w:rsid w:val="00A524A3"/>
    <w:rsid w:val="00A5304D"/>
    <w:rsid w:val="00A530E8"/>
    <w:rsid w:val="00A533A7"/>
    <w:rsid w:val="00A539DA"/>
    <w:rsid w:val="00A53EDE"/>
    <w:rsid w:val="00A54E6A"/>
    <w:rsid w:val="00A551B0"/>
    <w:rsid w:val="00A55C3F"/>
    <w:rsid w:val="00A55F0F"/>
    <w:rsid w:val="00A565B3"/>
    <w:rsid w:val="00A56656"/>
    <w:rsid w:val="00A56EE8"/>
    <w:rsid w:val="00A600D8"/>
    <w:rsid w:val="00A600F1"/>
    <w:rsid w:val="00A61527"/>
    <w:rsid w:val="00A6156C"/>
    <w:rsid w:val="00A64E77"/>
    <w:rsid w:val="00A64FB2"/>
    <w:rsid w:val="00A65301"/>
    <w:rsid w:val="00A6556B"/>
    <w:rsid w:val="00A65C04"/>
    <w:rsid w:val="00A6674E"/>
    <w:rsid w:val="00A670CA"/>
    <w:rsid w:val="00A6726A"/>
    <w:rsid w:val="00A675FC"/>
    <w:rsid w:val="00A70158"/>
    <w:rsid w:val="00A70172"/>
    <w:rsid w:val="00A70C35"/>
    <w:rsid w:val="00A70D64"/>
    <w:rsid w:val="00A7144E"/>
    <w:rsid w:val="00A72892"/>
    <w:rsid w:val="00A730D3"/>
    <w:rsid w:val="00A7371C"/>
    <w:rsid w:val="00A73DD9"/>
    <w:rsid w:val="00A74D10"/>
    <w:rsid w:val="00A75494"/>
    <w:rsid w:val="00A76B11"/>
    <w:rsid w:val="00A77324"/>
    <w:rsid w:val="00A8020D"/>
    <w:rsid w:val="00A802E9"/>
    <w:rsid w:val="00A80385"/>
    <w:rsid w:val="00A80AC2"/>
    <w:rsid w:val="00A8207A"/>
    <w:rsid w:val="00A82174"/>
    <w:rsid w:val="00A822AB"/>
    <w:rsid w:val="00A82CDC"/>
    <w:rsid w:val="00A82E34"/>
    <w:rsid w:val="00A82FAA"/>
    <w:rsid w:val="00A8336E"/>
    <w:rsid w:val="00A839CE"/>
    <w:rsid w:val="00A83F0E"/>
    <w:rsid w:val="00A84994"/>
    <w:rsid w:val="00A84E44"/>
    <w:rsid w:val="00A857AC"/>
    <w:rsid w:val="00A85981"/>
    <w:rsid w:val="00A865F6"/>
    <w:rsid w:val="00A866E6"/>
    <w:rsid w:val="00A86828"/>
    <w:rsid w:val="00A86D9D"/>
    <w:rsid w:val="00A90501"/>
    <w:rsid w:val="00A90929"/>
    <w:rsid w:val="00A90B66"/>
    <w:rsid w:val="00A90BC7"/>
    <w:rsid w:val="00A90FC8"/>
    <w:rsid w:val="00A9201D"/>
    <w:rsid w:val="00A924D3"/>
    <w:rsid w:val="00A94763"/>
    <w:rsid w:val="00A960F7"/>
    <w:rsid w:val="00A965E6"/>
    <w:rsid w:val="00A9690D"/>
    <w:rsid w:val="00A969C7"/>
    <w:rsid w:val="00A96D35"/>
    <w:rsid w:val="00A96D44"/>
    <w:rsid w:val="00A96D6A"/>
    <w:rsid w:val="00A96F48"/>
    <w:rsid w:val="00A9716F"/>
    <w:rsid w:val="00A97E0C"/>
    <w:rsid w:val="00AA0041"/>
    <w:rsid w:val="00AA01B8"/>
    <w:rsid w:val="00AA0437"/>
    <w:rsid w:val="00AA0A53"/>
    <w:rsid w:val="00AA158B"/>
    <w:rsid w:val="00AA27B8"/>
    <w:rsid w:val="00AA2985"/>
    <w:rsid w:val="00AA3554"/>
    <w:rsid w:val="00AA4527"/>
    <w:rsid w:val="00AA452D"/>
    <w:rsid w:val="00AA4D4C"/>
    <w:rsid w:val="00AA4D59"/>
    <w:rsid w:val="00AA4E01"/>
    <w:rsid w:val="00AA5559"/>
    <w:rsid w:val="00AA58F3"/>
    <w:rsid w:val="00AA5E2A"/>
    <w:rsid w:val="00AA6332"/>
    <w:rsid w:val="00AA74EF"/>
    <w:rsid w:val="00AA7A84"/>
    <w:rsid w:val="00AA7BBE"/>
    <w:rsid w:val="00AA7E29"/>
    <w:rsid w:val="00AB0DA5"/>
    <w:rsid w:val="00AB0E44"/>
    <w:rsid w:val="00AB1602"/>
    <w:rsid w:val="00AB16EA"/>
    <w:rsid w:val="00AB2DFD"/>
    <w:rsid w:val="00AB3800"/>
    <w:rsid w:val="00AB3DB0"/>
    <w:rsid w:val="00AB3E60"/>
    <w:rsid w:val="00AB48E7"/>
    <w:rsid w:val="00AB50B9"/>
    <w:rsid w:val="00AB5144"/>
    <w:rsid w:val="00AB64EF"/>
    <w:rsid w:val="00AB7107"/>
    <w:rsid w:val="00AB71D4"/>
    <w:rsid w:val="00AB788D"/>
    <w:rsid w:val="00AC0521"/>
    <w:rsid w:val="00AC1836"/>
    <w:rsid w:val="00AC1A59"/>
    <w:rsid w:val="00AC216C"/>
    <w:rsid w:val="00AC2BFC"/>
    <w:rsid w:val="00AC3371"/>
    <w:rsid w:val="00AC359D"/>
    <w:rsid w:val="00AC39FE"/>
    <w:rsid w:val="00AC4ABD"/>
    <w:rsid w:val="00AC645A"/>
    <w:rsid w:val="00AC6476"/>
    <w:rsid w:val="00AC695C"/>
    <w:rsid w:val="00AC6A6F"/>
    <w:rsid w:val="00AC6FF9"/>
    <w:rsid w:val="00AC7215"/>
    <w:rsid w:val="00AD02EA"/>
    <w:rsid w:val="00AD075A"/>
    <w:rsid w:val="00AD08D1"/>
    <w:rsid w:val="00AD29F3"/>
    <w:rsid w:val="00AD363A"/>
    <w:rsid w:val="00AD3B8D"/>
    <w:rsid w:val="00AD45C7"/>
    <w:rsid w:val="00AD4A20"/>
    <w:rsid w:val="00AD5258"/>
    <w:rsid w:val="00AD5305"/>
    <w:rsid w:val="00AD543E"/>
    <w:rsid w:val="00AD5AD6"/>
    <w:rsid w:val="00AD754E"/>
    <w:rsid w:val="00AD79D5"/>
    <w:rsid w:val="00AE017D"/>
    <w:rsid w:val="00AE03AC"/>
    <w:rsid w:val="00AE0EFE"/>
    <w:rsid w:val="00AE1682"/>
    <w:rsid w:val="00AE1FD2"/>
    <w:rsid w:val="00AE20DF"/>
    <w:rsid w:val="00AE2BA3"/>
    <w:rsid w:val="00AE3167"/>
    <w:rsid w:val="00AE4183"/>
    <w:rsid w:val="00AE4AC6"/>
    <w:rsid w:val="00AE4F3B"/>
    <w:rsid w:val="00AE4FFF"/>
    <w:rsid w:val="00AE513B"/>
    <w:rsid w:val="00AE5599"/>
    <w:rsid w:val="00AE5D14"/>
    <w:rsid w:val="00AE5F37"/>
    <w:rsid w:val="00AE5F86"/>
    <w:rsid w:val="00AE62F0"/>
    <w:rsid w:val="00AE65F6"/>
    <w:rsid w:val="00AE667C"/>
    <w:rsid w:val="00AE779D"/>
    <w:rsid w:val="00AE79ED"/>
    <w:rsid w:val="00AE7C98"/>
    <w:rsid w:val="00AF007D"/>
    <w:rsid w:val="00AF090E"/>
    <w:rsid w:val="00AF1CB5"/>
    <w:rsid w:val="00AF2779"/>
    <w:rsid w:val="00AF2C8F"/>
    <w:rsid w:val="00AF3357"/>
    <w:rsid w:val="00AF4495"/>
    <w:rsid w:val="00AF4AEA"/>
    <w:rsid w:val="00AF6564"/>
    <w:rsid w:val="00AF680D"/>
    <w:rsid w:val="00AF75D6"/>
    <w:rsid w:val="00B00A45"/>
    <w:rsid w:val="00B00E23"/>
    <w:rsid w:val="00B0135D"/>
    <w:rsid w:val="00B01385"/>
    <w:rsid w:val="00B0172A"/>
    <w:rsid w:val="00B02A2B"/>
    <w:rsid w:val="00B02E79"/>
    <w:rsid w:val="00B0439B"/>
    <w:rsid w:val="00B04B8E"/>
    <w:rsid w:val="00B0519D"/>
    <w:rsid w:val="00B05DD0"/>
    <w:rsid w:val="00B0626C"/>
    <w:rsid w:val="00B076B4"/>
    <w:rsid w:val="00B076D7"/>
    <w:rsid w:val="00B07AB0"/>
    <w:rsid w:val="00B07C4F"/>
    <w:rsid w:val="00B10C7C"/>
    <w:rsid w:val="00B10F2B"/>
    <w:rsid w:val="00B116FE"/>
    <w:rsid w:val="00B11EDF"/>
    <w:rsid w:val="00B11F5D"/>
    <w:rsid w:val="00B1269D"/>
    <w:rsid w:val="00B13292"/>
    <w:rsid w:val="00B13A78"/>
    <w:rsid w:val="00B144C7"/>
    <w:rsid w:val="00B14680"/>
    <w:rsid w:val="00B148C6"/>
    <w:rsid w:val="00B15016"/>
    <w:rsid w:val="00B155CF"/>
    <w:rsid w:val="00B15D36"/>
    <w:rsid w:val="00B164B7"/>
    <w:rsid w:val="00B165DA"/>
    <w:rsid w:val="00B1697F"/>
    <w:rsid w:val="00B16C5D"/>
    <w:rsid w:val="00B17034"/>
    <w:rsid w:val="00B17689"/>
    <w:rsid w:val="00B20712"/>
    <w:rsid w:val="00B20A43"/>
    <w:rsid w:val="00B22AA6"/>
    <w:rsid w:val="00B23674"/>
    <w:rsid w:val="00B24863"/>
    <w:rsid w:val="00B251A8"/>
    <w:rsid w:val="00B25220"/>
    <w:rsid w:val="00B2541A"/>
    <w:rsid w:val="00B25D78"/>
    <w:rsid w:val="00B25E32"/>
    <w:rsid w:val="00B26131"/>
    <w:rsid w:val="00B261A1"/>
    <w:rsid w:val="00B261BC"/>
    <w:rsid w:val="00B2644A"/>
    <w:rsid w:val="00B2724F"/>
    <w:rsid w:val="00B27949"/>
    <w:rsid w:val="00B30622"/>
    <w:rsid w:val="00B30800"/>
    <w:rsid w:val="00B30EE4"/>
    <w:rsid w:val="00B312EB"/>
    <w:rsid w:val="00B31B65"/>
    <w:rsid w:val="00B326EA"/>
    <w:rsid w:val="00B32DA5"/>
    <w:rsid w:val="00B32F2A"/>
    <w:rsid w:val="00B33100"/>
    <w:rsid w:val="00B333AA"/>
    <w:rsid w:val="00B3361D"/>
    <w:rsid w:val="00B33A9A"/>
    <w:rsid w:val="00B342EB"/>
    <w:rsid w:val="00B35564"/>
    <w:rsid w:val="00B3670E"/>
    <w:rsid w:val="00B36BF4"/>
    <w:rsid w:val="00B37AD7"/>
    <w:rsid w:val="00B41834"/>
    <w:rsid w:val="00B41A55"/>
    <w:rsid w:val="00B41AEB"/>
    <w:rsid w:val="00B41FA9"/>
    <w:rsid w:val="00B4282D"/>
    <w:rsid w:val="00B4294A"/>
    <w:rsid w:val="00B432AD"/>
    <w:rsid w:val="00B43320"/>
    <w:rsid w:val="00B43CED"/>
    <w:rsid w:val="00B44360"/>
    <w:rsid w:val="00B44C95"/>
    <w:rsid w:val="00B4515D"/>
    <w:rsid w:val="00B4520E"/>
    <w:rsid w:val="00B45DC7"/>
    <w:rsid w:val="00B502D2"/>
    <w:rsid w:val="00B505F6"/>
    <w:rsid w:val="00B52BCE"/>
    <w:rsid w:val="00B52C9C"/>
    <w:rsid w:val="00B52F62"/>
    <w:rsid w:val="00B538DC"/>
    <w:rsid w:val="00B55207"/>
    <w:rsid w:val="00B5783E"/>
    <w:rsid w:val="00B5788E"/>
    <w:rsid w:val="00B611B8"/>
    <w:rsid w:val="00B61263"/>
    <w:rsid w:val="00B635DE"/>
    <w:rsid w:val="00B63789"/>
    <w:rsid w:val="00B63A76"/>
    <w:rsid w:val="00B63C16"/>
    <w:rsid w:val="00B6445B"/>
    <w:rsid w:val="00B652B2"/>
    <w:rsid w:val="00B66B2C"/>
    <w:rsid w:val="00B674A7"/>
    <w:rsid w:val="00B67F1E"/>
    <w:rsid w:val="00B70326"/>
    <w:rsid w:val="00B70792"/>
    <w:rsid w:val="00B71050"/>
    <w:rsid w:val="00B7178D"/>
    <w:rsid w:val="00B71B85"/>
    <w:rsid w:val="00B729C2"/>
    <w:rsid w:val="00B73108"/>
    <w:rsid w:val="00B73437"/>
    <w:rsid w:val="00B74236"/>
    <w:rsid w:val="00B743A7"/>
    <w:rsid w:val="00B743E7"/>
    <w:rsid w:val="00B751B0"/>
    <w:rsid w:val="00B765E2"/>
    <w:rsid w:val="00B76997"/>
    <w:rsid w:val="00B76C67"/>
    <w:rsid w:val="00B772DF"/>
    <w:rsid w:val="00B77C7A"/>
    <w:rsid w:val="00B77FDD"/>
    <w:rsid w:val="00B8015E"/>
    <w:rsid w:val="00B80238"/>
    <w:rsid w:val="00B80628"/>
    <w:rsid w:val="00B80677"/>
    <w:rsid w:val="00B80E92"/>
    <w:rsid w:val="00B812FB"/>
    <w:rsid w:val="00B81C01"/>
    <w:rsid w:val="00B8212F"/>
    <w:rsid w:val="00B83402"/>
    <w:rsid w:val="00B83992"/>
    <w:rsid w:val="00B84458"/>
    <w:rsid w:val="00B84522"/>
    <w:rsid w:val="00B852BE"/>
    <w:rsid w:val="00B853F9"/>
    <w:rsid w:val="00B85BA4"/>
    <w:rsid w:val="00B85CD2"/>
    <w:rsid w:val="00B85E0B"/>
    <w:rsid w:val="00B85E16"/>
    <w:rsid w:val="00B87CD2"/>
    <w:rsid w:val="00B90D8A"/>
    <w:rsid w:val="00B90D8C"/>
    <w:rsid w:val="00B91001"/>
    <w:rsid w:val="00B911F2"/>
    <w:rsid w:val="00B9122E"/>
    <w:rsid w:val="00B92148"/>
    <w:rsid w:val="00B92716"/>
    <w:rsid w:val="00B92B44"/>
    <w:rsid w:val="00B92D02"/>
    <w:rsid w:val="00B94176"/>
    <w:rsid w:val="00B94821"/>
    <w:rsid w:val="00B94926"/>
    <w:rsid w:val="00B94930"/>
    <w:rsid w:val="00B9495C"/>
    <w:rsid w:val="00B9571D"/>
    <w:rsid w:val="00B96C14"/>
    <w:rsid w:val="00B96DE7"/>
    <w:rsid w:val="00B9779A"/>
    <w:rsid w:val="00BA1811"/>
    <w:rsid w:val="00BA1D70"/>
    <w:rsid w:val="00BA35F1"/>
    <w:rsid w:val="00BA4487"/>
    <w:rsid w:val="00BA50BE"/>
    <w:rsid w:val="00BA569D"/>
    <w:rsid w:val="00BA58B7"/>
    <w:rsid w:val="00BA59D1"/>
    <w:rsid w:val="00BA6D03"/>
    <w:rsid w:val="00BA72B5"/>
    <w:rsid w:val="00BA7359"/>
    <w:rsid w:val="00BA760E"/>
    <w:rsid w:val="00BB0671"/>
    <w:rsid w:val="00BB0672"/>
    <w:rsid w:val="00BB1CA7"/>
    <w:rsid w:val="00BB1E14"/>
    <w:rsid w:val="00BB29DB"/>
    <w:rsid w:val="00BB2B37"/>
    <w:rsid w:val="00BB36F1"/>
    <w:rsid w:val="00BB389C"/>
    <w:rsid w:val="00BB3E0B"/>
    <w:rsid w:val="00BB43F0"/>
    <w:rsid w:val="00BB4583"/>
    <w:rsid w:val="00BB48BB"/>
    <w:rsid w:val="00BB4C55"/>
    <w:rsid w:val="00BB547E"/>
    <w:rsid w:val="00BB5550"/>
    <w:rsid w:val="00BB5833"/>
    <w:rsid w:val="00BB61F4"/>
    <w:rsid w:val="00BB793C"/>
    <w:rsid w:val="00BB7A07"/>
    <w:rsid w:val="00BC0302"/>
    <w:rsid w:val="00BC205B"/>
    <w:rsid w:val="00BC2C92"/>
    <w:rsid w:val="00BC30E3"/>
    <w:rsid w:val="00BC31F6"/>
    <w:rsid w:val="00BC337A"/>
    <w:rsid w:val="00BC4796"/>
    <w:rsid w:val="00BC4A10"/>
    <w:rsid w:val="00BC4B3F"/>
    <w:rsid w:val="00BC4E84"/>
    <w:rsid w:val="00BC545E"/>
    <w:rsid w:val="00BC5836"/>
    <w:rsid w:val="00BC58D9"/>
    <w:rsid w:val="00BC5EE9"/>
    <w:rsid w:val="00BC72A0"/>
    <w:rsid w:val="00BC7B55"/>
    <w:rsid w:val="00BD0615"/>
    <w:rsid w:val="00BD14B8"/>
    <w:rsid w:val="00BD1D32"/>
    <w:rsid w:val="00BD2292"/>
    <w:rsid w:val="00BD23D5"/>
    <w:rsid w:val="00BD3530"/>
    <w:rsid w:val="00BD3B94"/>
    <w:rsid w:val="00BD3BBA"/>
    <w:rsid w:val="00BD4921"/>
    <w:rsid w:val="00BD66AB"/>
    <w:rsid w:val="00BD6D75"/>
    <w:rsid w:val="00BD6E38"/>
    <w:rsid w:val="00BD72FF"/>
    <w:rsid w:val="00BD75C7"/>
    <w:rsid w:val="00BE0084"/>
    <w:rsid w:val="00BE1484"/>
    <w:rsid w:val="00BE17C2"/>
    <w:rsid w:val="00BE2315"/>
    <w:rsid w:val="00BE287F"/>
    <w:rsid w:val="00BE51C6"/>
    <w:rsid w:val="00BE596B"/>
    <w:rsid w:val="00BE59B9"/>
    <w:rsid w:val="00BE603E"/>
    <w:rsid w:val="00BE6055"/>
    <w:rsid w:val="00BE7CA9"/>
    <w:rsid w:val="00BF03B0"/>
    <w:rsid w:val="00BF058C"/>
    <w:rsid w:val="00BF0669"/>
    <w:rsid w:val="00BF0AF2"/>
    <w:rsid w:val="00BF1025"/>
    <w:rsid w:val="00BF1B96"/>
    <w:rsid w:val="00BF1E89"/>
    <w:rsid w:val="00BF2388"/>
    <w:rsid w:val="00BF260C"/>
    <w:rsid w:val="00BF348C"/>
    <w:rsid w:val="00BF6840"/>
    <w:rsid w:val="00BF7525"/>
    <w:rsid w:val="00C006D8"/>
    <w:rsid w:val="00C01128"/>
    <w:rsid w:val="00C019A1"/>
    <w:rsid w:val="00C01F7A"/>
    <w:rsid w:val="00C02279"/>
    <w:rsid w:val="00C027E5"/>
    <w:rsid w:val="00C035AD"/>
    <w:rsid w:val="00C04306"/>
    <w:rsid w:val="00C04631"/>
    <w:rsid w:val="00C04830"/>
    <w:rsid w:val="00C04A59"/>
    <w:rsid w:val="00C05016"/>
    <w:rsid w:val="00C0517C"/>
    <w:rsid w:val="00C07F2D"/>
    <w:rsid w:val="00C116EC"/>
    <w:rsid w:val="00C12AA8"/>
    <w:rsid w:val="00C12B15"/>
    <w:rsid w:val="00C12C24"/>
    <w:rsid w:val="00C13246"/>
    <w:rsid w:val="00C13277"/>
    <w:rsid w:val="00C14120"/>
    <w:rsid w:val="00C146B3"/>
    <w:rsid w:val="00C14E05"/>
    <w:rsid w:val="00C14FB7"/>
    <w:rsid w:val="00C150CD"/>
    <w:rsid w:val="00C165E7"/>
    <w:rsid w:val="00C16645"/>
    <w:rsid w:val="00C16E80"/>
    <w:rsid w:val="00C17868"/>
    <w:rsid w:val="00C17A1A"/>
    <w:rsid w:val="00C21CEE"/>
    <w:rsid w:val="00C22E99"/>
    <w:rsid w:val="00C24302"/>
    <w:rsid w:val="00C244E7"/>
    <w:rsid w:val="00C24B6E"/>
    <w:rsid w:val="00C251F3"/>
    <w:rsid w:val="00C25965"/>
    <w:rsid w:val="00C26428"/>
    <w:rsid w:val="00C26619"/>
    <w:rsid w:val="00C26C2C"/>
    <w:rsid w:val="00C27F86"/>
    <w:rsid w:val="00C30177"/>
    <w:rsid w:val="00C302C4"/>
    <w:rsid w:val="00C309D3"/>
    <w:rsid w:val="00C30F7F"/>
    <w:rsid w:val="00C31547"/>
    <w:rsid w:val="00C316B9"/>
    <w:rsid w:val="00C318FF"/>
    <w:rsid w:val="00C321AD"/>
    <w:rsid w:val="00C322EC"/>
    <w:rsid w:val="00C32628"/>
    <w:rsid w:val="00C3315A"/>
    <w:rsid w:val="00C33C93"/>
    <w:rsid w:val="00C34460"/>
    <w:rsid w:val="00C346E3"/>
    <w:rsid w:val="00C3473C"/>
    <w:rsid w:val="00C36350"/>
    <w:rsid w:val="00C36557"/>
    <w:rsid w:val="00C3656F"/>
    <w:rsid w:val="00C40BD2"/>
    <w:rsid w:val="00C40CAD"/>
    <w:rsid w:val="00C40D14"/>
    <w:rsid w:val="00C40FCE"/>
    <w:rsid w:val="00C41252"/>
    <w:rsid w:val="00C4155F"/>
    <w:rsid w:val="00C42210"/>
    <w:rsid w:val="00C42A59"/>
    <w:rsid w:val="00C42E6F"/>
    <w:rsid w:val="00C434EB"/>
    <w:rsid w:val="00C4398A"/>
    <w:rsid w:val="00C4413C"/>
    <w:rsid w:val="00C4481B"/>
    <w:rsid w:val="00C44871"/>
    <w:rsid w:val="00C4495B"/>
    <w:rsid w:val="00C44B9E"/>
    <w:rsid w:val="00C45402"/>
    <w:rsid w:val="00C47360"/>
    <w:rsid w:val="00C47ADB"/>
    <w:rsid w:val="00C50489"/>
    <w:rsid w:val="00C50660"/>
    <w:rsid w:val="00C50B78"/>
    <w:rsid w:val="00C515C6"/>
    <w:rsid w:val="00C518DC"/>
    <w:rsid w:val="00C51D8A"/>
    <w:rsid w:val="00C528B3"/>
    <w:rsid w:val="00C531FE"/>
    <w:rsid w:val="00C53D73"/>
    <w:rsid w:val="00C54C81"/>
    <w:rsid w:val="00C54ECF"/>
    <w:rsid w:val="00C55328"/>
    <w:rsid w:val="00C555F3"/>
    <w:rsid w:val="00C557C6"/>
    <w:rsid w:val="00C55BA8"/>
    <w:rsid w:val="00C55D6F"/>
    <w:rsid w:val="00C56B71"/>
    <w:rsid w:val="00C56BF3"/>
    <w:rsid w:val="00C56F09"/>
    <w:rsid w:val="00C60B25"/>
    <w:rsid w:val="00C60D28"/>
    <w:rsid w:val="00C60F5F"/>
    <w:rsid w:val="00C61024"/>
    <w:rsid w:val="00C61BDF"/>
    <w:rsid w:val="00C61E31"/>
    <w:rsid w:val="00C62065"/>
    <w:rsid w:val="00C63A24"/>
    <w:rsid w:val="00C64518"/>
    <w:rsid w:val="00C64735"/>
    <w:rsid w:val="00C64E0B"/>
    <w:rsid w:val="00C6584E"/>
    <w:rsid w:val="00C658B3"/>
    <w:rsid w:val="00C6633C"/>
    <w:rsid w:val="00C66AD0"/>
    <w:rsid w:val="00C66CF8"/>
    <w:rsid w:val="00C670F1"/>
    <w:rsid w:val="00C703BB"/>
    <w:rsid w:val="00C7099C"/>
    <w:rsid w:val="00C711B3"/>
    <w:rsid w:val="00C71B5A"/>
    <w:rsid w:val="00C71BF5"/>
    <w:rsid w:val="00C72A2B"/>
    <w:rsid w:val="00C72F03"/>
    <w:rsid w:val="00C73A26"/>
    <w:rsid w:val="00C73F76"/>
    <w:rsid w:val="00C73F88"/>
    <w:rsid w:val="00C7517F"/>
    <w:rsid w:val="00C753E9"/>
    <w:rsid w:val="00C76300"/>
    <w:rsid w:val="00C76E4F"/>
    <w:rsid w:val="00C77B5F"/>
    <w:rsid w:val="00C77EE8"/>
    <w:rsid w:val="00C8095B"/>
    <w:rsid w:val="00C81EF2"/>
    <w:rsid w:val="00C821BD"/>
    <w:rsid w:val="00C83380"/>
    <w:rsid w:val="00C836C8"/>
    <w:rsid w:val="00C83937"/>
    <w:rsid w:val="00C83E28"/>
    <w:rsid w:val="00C84399"/>
    <w:rsid w:val="00C844D0"/>
    <w:rsid w:val="00C8465B"/>
    <w:rsid w:val="00C84F88"/>
    <w:rsid w:val="00C84FF6"/>
    <w:rsid w:val="00C86135"/>
    <w:rsid w:val="00C86B3C"/>
    <w:rsid w:val="00C878C3"/>
    <w:rsid w:val="00C87AC2"/>
    <w:rsid w:val="00C87DB5"/>
    <w:rsid w:val="00C90E0A"/>
    <w:rsid w:val="00C91173"/>
    <w:rsid w:val="00C911BC"/>
    <w:rsid w:val="00C91877"/>
    <w:rsid w:val="00C922EB"/>
    <w:rsid w:val="00C928BC"/>
    <w:rsid w:val="00C94AA7"/>
    <w:rsid w:val="00C94E72"/>
    <w:rsid w:val="00C957D9"/>
    <w:rsid w:val="00C95AA0"/>
    <w:rsid w:val="00C96654"/>
    <w:rsid w:val="00C96B44"/>
    <w:rsid w:val="00C96F14"/>
    <w:rsid w:val="00CA093C"/>
    <w:rsid w:val="00CA09CB"/>
    <w:rsid w:val="00CA1198"/>
    <w:rsid w:val="00CA1E40"/>
    <w:rsid w:val="00CA2268"/>
    <w:rsid w:val="00CA249F"/>
    <w:rsid w:val="00CA3387"/>
    <w:rsid w:val="00CA34EE"/>
    <w:rsid w:val="00CA3641"/>
    <w:rsid w:val="00CA420F"/>
    <w:rsid w:val="00CA4716"/>
    <w:rsid w:val="00CA50BB"/>
    <w:rsid w:val="00CA55AB"/>
    <w:rsid w:val="00CA645E"/>
    <w:rsid w:val="00CA6D16"/>
    <w:rsid w:val="00CA7005"/>
    <w:rsid w:val="00CA70BF"/>
    <w:rsid w:val="00CA762D"/>
    <w:rsid w:val="00CB06AF"/>
    <w:rsid w:val="00CB11F6"/>
    <w:rsid w:val="00CB15DA"/>
    <w:rsid w:val="00CB1752"/>
    <w:rsid w:val="00CB1974"/>
    <w:rsid w:val="00CB1E7A"/>
    <w:rsid w:val="00CB2336"/>
    <w:rsid w:val="00CB24FC"/>
    <w:rsid w:val="00CB299E"/>
    <w:rsid w:val="00CB2CB2"/>
    <w:rsid w:val="00CB381B"/>
    <w:rsid w:val="00CB38D5"/>
    <w:rsid w:val="00CB3E7C"/>
    <w:rsid w:val="00CB5ADF"/>
    <w:rsid w:val="00CB7655"/>
    <w:rsid w:val="00CB79E9"/>
    <w:rsid w:val="00CB79EC"/>
    <w:rsid w:val="00CB7FFE"/>
    <w:rsid w:val="00CC0394"/>
    <w:rsid w:val="00CC08FB"/>
    <w:rsid w:val="00CC0968"/>
    <w:rsid w:val="00CC0CA4"/>
    <w:rsid w:val="00CC1A5E"/>
    <w:rsid w:val="00CC1F63"/>
    <w:rsid w:val="00CC22F9"/>
    <w:rsid w:val="00CC2481"/>
    <w:rsid w:val="00CC2BC2"/>
    <w:rsid w:val="00CC328C"/>
    <w:rsid w:val="00CC353C"/>
    <w:rsid w:val="00CC3FE6"/>
    <w:rsid w:val="00CC44E2"/>
    <w:rsid w:val="00CC50AB"/>
    <w:rsid w:val="00CC5A76"/>
    <w:rsid w:val="00CC5E77"/>
    <w:rsid w:val="00CC6349"/>
    <w:rsid w:val="00CC670E"/>
    <w:rsid w:val="00CC7410"/>
    <w:rsid w:val="00CD03EF"/>
    <w:rsid w:val="00CD159B"/>
    <w:rsid w:val="00CD1E29"/>
    <w:rsid w:val="00CD2DB3"/>
    <w:rsid w:val="00CD335D"/>
    <w:rsid w:val="00CD3FCF"/>
    <w:rsid w:val="00CD4CA2"/>
    <w:rsid w:val="00CD4E29"/>
    <w:rsid w:val="00CD5569"/>
    <w:rsid w:val="00CD5D92"/>
    <w:rsid w:val="00CD5DE2"/>
    <w:rsid w:val="00CD6EB5"/>
    <w:rsid w:val="00CD7E8A"/>
    <w:rsid w:val="00CE0149"/>
    <w:rsid w:val="00CE12EE"/>
    <w:rsid w:val="00CE227D"/>
    <w:rsid w:val="00CE2E6D"/>
    <w:rsid w:val="00CE3E06"/>
    <w:rsid w:val="00CE3E40"/>
    <w:rsid w:val="00CE4C78"/>
    <w:rsid w:val="00CE4F9B"/>
    <w:rsid w:val="00CE617E"/>
    <w:rsid w:val="00CE6368"/>
    <w:rsid w:val="00CE685E"/>
    <w:rsid w:val="00CF01E1"/>
    <w:rsid w:val="00CF109F"/>
    <w:rsid w:val="00CF1F32"/>
    <w:rsid w:val="00CF238F"/>
    <w:rsid w:val="00CF2585"/>
    <w:rsid w:val="00CF3049"/>
    <w:rsid w:val="00CF3A2E"/>
    <w:rsid w:val="00CF3C82"/>
    <w:rsid w:val="00CF439C"/>
    <w:rsid w:val="00CF4812"/>
    <w:rsid w:val="00CF55EA"/>
    <w:rsid w:val="00CF6058"/>
    <w:rsid w:val="00CF60D0"/>
    <w:rsid w:val="00CF60D9"/>
    <w:rsid w:val="00CF649C"/>
    <w:rsid w:val="00CF6ADC"/>
    <w:rsid w:val="00CF6F36"/>
    <w:rsid w:val="00CF73A4"/>
    <w:rsid w:val="00CF7985"/>
    <w:rsid w:val="00CF7EEC"/>
    <w:rsid w:val="00D01AE6"/>
    <w:rsid w:val="00D0267B"/>
    <w:rsid w:val="00D02968"/>
    <w:rsid w:val="00D02B60"/>
    <w:rsid w:val="00D02C12"/>
    <w:rsid w:val="00D02C53"/>
    <w:rsid w:val="00D0306E"/>
    <w:rsid w:val="00D03E21"/>
    <w:rsid w:val="00D05322"/>
    <w:rsid w:val="00D053B5"/>
    <w:rsid w:val="00D0552B"/>
    <w:rsid w:val="00D055DB"/>
    <w:rsid w:val="00D05AC5"/>
    <w:rsid w:val="00D05D39"/>
    <w:rsid w:val="00D0722F"/>
    <w:rsid w:val="00D07264"/>
    <w:rsid w:val="00D07537"/>
    <w:rsid w:val="00D07BF3"/>
    <w:rsid w:val="00D10152"/>
    <w:rsid w:val="00D1052B"/>
    <w:rsid w:val="00D10831"/>
    <w:rsid w:val="00D10949"/>
    <w:rsid w:val="00D12336"/>
    <w:rsid w:val="00D12716"/>
    <w:rsid w:val="00D142B5"/>
    <w:rsid w:val="00D144EF"/>
    <w:rsid w:val="00D14CB2"/>
    <w:rsid w:val="00D14E03"/>
    <w:rsid w:val="00D1555A"/>
    <w:rsid w:val="00D1670E"/>
    <w:rsid w:val="00D20610"/>
    <w:rsid w:val="00D20689"/>
    <w:rsid w:val="00D20ACC"/>
    <w:rsid w:val="00D21A10"/>
    <w:rsid w:val="00D2224D"/>
    <w:rsid w:val="00D22353"/>
    <w:rsid w:val="00D22376"/>
    <w:rsid w:val="00D22848"/>
    <w:rsid w:val="00D22B18"/>
    <w:rsid w:val="00D233E9"/>
    <w:rsid w:val="00D24DC2"/>
    <w:rsid w:val="00D26B68"/>
    <w:rsid w:val="00D27619"/>
    <w:rsid w:val="00D27E27"/>
    <w:rsid w:val="00D30238"/>
    <w:rsid w:val="00D317A5"/>
    <w:rsid w:val="00D31A03"/>
    <w:rsid w:val="00D31D7D"/>
    <w:rsid w:val="00D3295A"/>
    <w:rsid w:val="00D32F24"/>
    <w:rsid w:val="00D3437F"/>
    <w:rsid w:val="00D34D60"/>
    <w:rsid w:val="00D35229"/>
    <w:rsid w:val="00D3524B"/>
    <w:rsid w:val="00D37A85"/>
    <w:rsid w:val="00D37BCC"/>
    <w:rsid w:val="00D37D78"/>
    <w:rsid w:val="00D408D0"/>
    <w:rsid w:val="00D40D05"/>
    <w:rsid w:val="00D40DFD"/>
    <w:rsid w:val="00D41A64"/>
    <w:rsid w:val="00D41C5B"/>
    <w:rsid w:val="00D422D7"/>
    <w:rsid w:val="00D423B1"/>
    <w:rsid w:val="00D42DB5"/>
    <w:rsid w:val="00D42DE4"/>
    <w:rsid w:val="00D44710"/>
    <w:rsid w:val="00D45110"/>
    <w:rsid w:val="00D4676D"/>
    <w:rsid w:val="00D46F2E"/>
    <w:rsid w:val="00D46F7D"/>
    <w:rsid w:val="00D4724A"/>
    <w:rsid w:val="00D47604"/>
    <w:rsid w:val="00D47634"/>
    <w:rsid w:val="00D479D2"/>
    <w:rsid w:val="00D5026C"/>
    <w:rsid w:val="00D5064F"/>
    <w:rsid w:val="00D50D40"/>
    <w:rsid w:val="00D50F71"/>
    <w:rsid w:val="00D529D5"/>
    <w:rsid w:val="00D53D44"/>
    <w:rsid w:val="00D5464B"/>
    <w:rsid w:val="00D550C6"/>
    <w:rsid w:val="00D566F4"/>
    <w:rsid w:val="00D57436"/>
    <w:rsid w:val="00D57EE3"/>
    <w:rsid w:val="00D601C5"/>
    <w:rsid w:val="00D60BBF"/>
    <w:rsid w:val="00D60ECB"/>
    <w:rsid w:val="00D61CB9"/>
    <w:rsid w:val="00D61CD1"/>
    <w:rsid w:val="00D62728"/>
    <w:rsid w:val="00D634A2"/>
    <w:rsid w:val="00D6358E"/>
    <w:rsid w:val="00D63A5E"/>
    <w:rsid w:val="00D63AA7"/>
    <w:rsid w:val="00D65C74"/>
    <w:rsid w:val="00D65EC5"/>
    <w:rsid w:val="00D6680C"/>
    <w:rsid w:val="00D66A8A"/>
    <w:rsid w:val="00D670A1"/>
    <w:rsid w:val="00D673E8"/>
    <w:rsid w:val="00D70035"/>
    <w:rsid w:val="00D70BA2"/>
    <w:rsid w:val="00D70C91"/>
    <w:rsid w:val="00D71C26"/>
    <w:rsid w:val="00D72370"/>
    <w:rsid w:val="00D72B38"/>
    <w:rsid w:val="00D730E1"/>
    <w:rsid w:val="00D73BEB"/>
    <w:rsid w:val="00D74384"/>
    <w:rsid w:val="00D75481"/>
    <w:rsid w:val="00D75A79"/>
    <w:rsid w:val="00D7617C"/>
    <w:rsid w:val="00D765C9"/>
    <w:rsid w:val="00D7661F"/>
    <w:rsid w:val="00D76801"/>
    <w:rsid w:val="00D7692E"/>
    <w:rsid w:val="00D77CAC"/>
    <w:rsid w:val="00D77FE8"/>
    <w:rsid w:val="00D80674"/>
    <w:rsid w:val="00D80BA7"/>
    <w:rsid w:val="00D810DB"/>
    <w:rsid w:val="00D81112"/>
    <w:rsid w:val="00D81AD7"/>
    <w:rsid w:val="00D8224E"/>
    <w:rsid w:val="00D823F1"/>
    <w:rsid w:val="00D82775"/>
    <w:rsid w:val="00D83783"/>
    <w:rsid w:val="00D83E40"/>
    <w:rsid w:val="00D85926"/>
    <w:rsid w:val="00D860B8"/>
    <w:rsid w:val="00D861F0"/>
    <w:rsid w:val="00D863B0"/>
    <w:rsid w:val="00D9007C"/>
    <w:rsid w:val="00D9062E"/>
    <w:rsid w:val="00D91054"/>
    <w:rsid w:val="00D9146B"/>
    <w:rsid w:val="00D91581"/>
    <w:rsid w:val="00D91987"/>
    <w:rsid w:val="00D921CA"/>
    <w:rsid w:val="00D93C00"/>
    <w:rsid w:val="00D9443B"/>
    <w:rsid w:val="00D94961"/>
    <w:rsid w:val="00D94EDC"/>
    <w:rsid w:val="00D96696"/>
    <w:rsid w:val="00D966F2"/>
    <w:rsid w:val="00D96A12"/>
    <w:rsid w:val="00D976C1"/>
    <w:rsid w:val="00DA04DE"/>
    <w:rsid w:val="00DA0ACB"/>
    <w:rsid w:val="00DA1EC4"/>
    <w:rsid w:val="00DA26C3"/>
    <w:rsid w:val="00DA2E28"/>
    <w:rsid w:val="00DA3228"/>
    <w:rsid w:val="00DA3468"/>
    <w:rsid w:val="00DA3632"/>
    <w:rsid w:val="00DA3E72"/>
    <w:rsid w:val="00DA4892"/>
    <w:rsid w:val="00DA4BA8"/>
    <w:rsid w:val="00DA4FE6"/>
    <w:rsid w:val="00DA57DE"/>
    <w:rsid w:val="00DA6D5F"/>
    <w:rsid w:val="00DB036E"/>
    <w:rsid w:val="00DB06D7"/>
    <w:rsid w:val="00DB0D34"/>
    <w:rsid w:val="00DB0EB4"/>
    <w:rsid w:val="00DB1000"/>
    <w:rsid w:val="00DB118A"/>
    <w:rsid w:val="00DB161C"/>
    <w:rsid w:val="00DB1B86"/>
    <w:rsid w:val="00DB1E68"/>
    <w:rsid w:val="00DB34AE"/>
    <w:rsid w:val="00DB3700"/>
    <w:rsid w:val="00DB3AB8"/>
    <w:rsid w:val="00DB47B9"/>
    <w:rsid w:val="00DB4B0D"/>
    <w:rsid w:val="00DB50F0"/>
    <w:rsid w:val="00DB5981"/>
    <w:rsid w:val="00DB6EA4"/>
    <w:rsid w:val="00DB7093"/>
    <w:rsid w:val="00DB7592"/>
    <w:rsid w:val="00DB786D"/>
    <w:rsid w:val="00DC0223"/>
    <w:rsid w:val="00DC023C"/>
    <w:rsid w:val="00DC02C9"/>
    <w:rsid w:val="00DC0854"/>
    <w:rsid w:val="00DC1741"/>
    <w:rsid w:val="00DC234E"/>
    <w:rsid w:val="00DC24C9"/>
    <w:rsid w:val="00DC2A7D"/>
    <w:rsid w:val="00DC2BBC"/>
    <w:rsid w:val="00DC2BF6"/>
    <w:rsid w:val="00DC4434"/>
    <w:rsid w:val="00DC4FC5"/>
    <w:rsid w:val="00DC66CB"/>
    <w:rsid w:val="00DC6E6B"/>
    <w:rsid w:val="00DC71B3"/>
    <w:rsid w:val="00DC71F7"/>
    <w:rsid w:val="00DC780E"/>
    <w:rsid w:val="00DD005E"/>
    <w:rsid w:val="00DD00CE"/>
    <w:rsid w:val="00DD0579"/>
    <w:rsid w:val="00DD25B6"/>
    <w:rsid w:val="00DD2B18"/>
    <w:rsid w:val="00DD2DC5"/>
    <w:rsid w:val="00DD4A15"/>
    <w:rsid w:val="00DD622E"/>
    <w:rsid w:val="00DD67BA"/>
    <w:rsid w:val="00DD77F3"/>
    <w:rsid w:val="00DE18D7"/>
    <w:rsid w:val="00DE22F7"/>
    <w:rsid w:val="00DE23DC"/>
    <w:rsid w:val="00DE2646"/>
    <w:rsid w:val="00DE2DE2"/>
    <w:rsid w:val="00DE38AE"/>
    <w:rsid w:val="00DE3C76"/>
    <w:rsid w:val="00DE4708"/>
    <w:rsid w:val="00DE5702"/>
    <w:rsid w:val="00DE58A8"/>
    <w:rsid w:val="00DE5912"/>
    <w:rsid w:val="00DE6363"/>
    <w:rsid w:val="00DE657E"/>
    <w:rsid w:val="00DE6995"/>
    <w:rsid w:val="00DE6E0F"/>
    <w:rsid w:val="00DE78BA"/>
    <w:rsid w:val="00DF002A"/>
    <w:rsid w:val="00DF04CF"/>
    <w:rsid w:val="00DF0690"/>
    <w:rsid w:val="00DF09AC"/>
    <w:rsid w:val="00DF12CF"/>
    <w:rsid w:val="00DF12D4"/>
    <w:rsid w:val="00DF20F6"/>
    <w:rsid w:val="00DF4671"/>
    <w:rsid w:val="00DF5CE4"/>
    <w:rsid w:val="00DF62DD"/>
    <w:rsid w:val="00DF68AA"/>
    <w:rsid w:val="00DF7511"/>
    <w:rsid w:val="00DF7940"/>
    <w:rsid w:val="00E00168"/>
    <w:rsid w:val="00E0118B"/>
    <w:rsid w:val="00E01CC9"/>
    <w:rsid w:val="00E02DBE"/>
    <w:rsid w:val="00E03677"/>
    <w:rsid w:val="00E04A2B"/>
    <w:rsid w:val="00E04D95"/>
    <w:rsid w:val="00E05594"/>
    <w:rsid w:val="00E05E8C"/>
    <w:rsid w:val="00E0648E"/>
    <w:rsid w:val="00E0678A"/>
    <w:rsid w:val="00E06B8C"/>
    <w:rsid w:val="00E06BB9"/>
    <w:rsid w:val="00E07BC5"/>
    <w:rsid w:val="00E11956"/>
    <w:rsid w:val="00E12078"/>
    <w:rsid w:val="00E126FC"/>
    <w:rsid w:val="00E12D30"/>
    <w:rsid w:val="00E13811"/>
    <w:rsid w:val="00E13B43"/>
    <w:rsid w:val="00E14059"/>
    <w:rsid w:val="00E1453F"/>
    <w:rsid w:val="00E14B55"/>
    <w:rsid w:val="00E16810"/>
    <w:rsid w:val="00E16D36"/>
    <w:rsid w:val="00E17CDE"/>
    <w:rsid w:val="00E208A4"/>
    <w:rsid w:val="00E20CDD"/>
    <w:rsid w:val="00E20FC6"/>
    <w:rsid w:val="00E215DC"/>
    <w:rsid w:val="00E22B68"/>
    <w:rsid w:val="00E2360B"/>
    <w:rsid w:val="00E237DA"/>
    <w:rsid w:val="00E24144"/>
    <w:rsid w:val="00E24947"/>
    <w:rsid w:val="00E2565C"/>
    <w:rsid w:val="00E2639F"/>
    <w:rsid w:val="00E26F71"/>
    <w:rsid w:val="00E277CC"/>
    <w:rsid w:val="00E27B18"/>
    <w:rsid w:val="00E30897"/>
    <w:rsid w:val="00E30AB4"/>
    <w:rsid w:val="00E31393"/>
    <w:rsid w:val="00E31B84"/>
    <w:rsid w:val="00E3235F"/>
    <w:rsid w:val="00E32CB2"/>
    <w:rsid w:val="00E32E59"/>
    <w:rsid w:val="00E3349F"/>
    <w:rsid w:val="00E338E3"/>
    <w:rsid w:val="00E33A71"/>
    <w:rsid w:val="00E33F8B"/>
    <w:rsid w:val="00E34D9D"/>
    <w:rsid w:val="00E34F9B"/>
    <w:rsid w:val="00E356D5"/>
    <w:rsid w:val="00E35874"/>
    <w:rsid w:val="00E35AC1"/>
    <w:rsid w:val="00E36A23"/>
    <w:rsid w:val="00E36A64"/>
    <w:rsid w:val="00E37482"/>
    <w:rsid w:val="00E3761D"/>
    <w:rsid w:val="00E3772B"/>
    <w:rsid w:val="00E41631"/>
    <w:rsid w:val="00E4211A"/>
    <w:rsid w:val="00E4228D"/>
    <w:rsid w:val="00E427B7"/>
    <w:rsid w:val="00E43179"/>
    <w:rsid w:val="00E43A9F"/>
    <w:rsid w:val="00E45571"/>
    <w:rsid w:val="00E45AFC"/>
    <w:rsid w:val="00E47A71"/>
    <w:rsid w:val="00E47D9E"/>
    <w:rsid w:val="00E47E91"/>
    <w:rsid w:val="00E50DF5"/>
    <w:rsid w:val="00E51035"/>
    <w:rsid w:val="00E51BD9"/>
    <w:rsid w:val="00E526FF"/>
    <w:rsid w:val="00E52A23"/>
    <w:rsid w:val="00E531A8"/>
    <w:rsid w:val="00E538EF"/>
    <w:rsid w:val="00E54571"/>
    <w:rsid w:val="00E550B6"/>
    <w:rsid w:val="00E55575"/>
    <w:rsid w:val="00E56408"/>
    <w:rsid w:val="00E56C14"/>
    <w:rsid w:val="00E61CCC"/>
    <w:rsid w:val="00E62250"/>
    <w:rsid w:val="00E62399"/>
    <w:rsid w:val="00E623F6"/>
    <w:rsid w:val="00E62666"/>
    <w:rsid w:val="00E649EB"/>
    <w:rsid w:val="00E64C65"/>
    <w:rsid w:val="00E65415"/>
    <w:rsid w:val="00E65BC8"/>
    <w:rsid w:val="00E66E01"/>
    <w:rsid w:val="00E67930"/>
    <w:rsid w:val="00E7025C"/>
    <w:rsid w:val="00E715F1"/>
    <w:rsid w:val="00E71A3E"/>
    <w:rsid w:val="00E72E99"/>
    <w:rsid w:val="00E734B6"/>
    <w:rsid w:val="00E75822"/>
    <w:rsid w:val="00E76680"/>
    <w:rsid w:val="00E7724F"/>
    <w:rsid w:val="00E77897"/>
    <w:rsid w:val="00E77C34"/>
    <w:rsid w:val="00E80723"/>
    <w:rsid w:val="00E81CA9"/>
    <w:rsid w:val="00E823A4"/>
    <w:rsid w:val="00E8241D"/>
    <w:rsid w:val="00E82A06"/>
    <w:rsid w:val="00E82E97"/>
    <w:rsid w:val="00E8328D"/>
    <w:rsid w:val="00E8454C"/>
    <w:rsid w:val="00E84B63"/>
    <w:rsid w:val="00E84C6B"/>
    <w:rsid w:val="00E857B2"/>
    <w:rsid w:val="00E86253"/>
    <w:rsid w:val="00E878F6"/>
    <w:rsid w:val="00E90081"/>
    <w:rsid w:val="00E91197"/>
    <w:rsid w:val="00E916E9"/>
    <w:rsid w:val="00E923D0"/>
    <w:rsid w:val="00E92BC6"/>
    <w:rsid w:val="00E93053"/>
    <w:rsid w:val="00E934DD"/>
    <w:rsid w:val="00E93CBB"/>
    <w:rsid w:val="00E94259"/>
    <w:rsid w:val="00E94295"/>
    <w:rsid w:val="00E9525C"/>
    <w:rsid w:val="00E95F8E"/>
    <w:rsid w:val="00E96333"/>
    <w:rsid w:val="00E97093"/>
    <w:rsid w:val="00E97430"/>
    <w:rsid w:val="00E9781F"/>
    <w:rsid w:val="00E97D89"/>
    <w:rsid w:val="00EA01B0"/>
    <w:rsid w:val="00EA0928"/>
    <w:rsid w:val="00EA0962"/>
    <w:rsid w:val="00EA0E35"/>
    <w:rsid w:val="00EA1093"/>
    <w:rsid w:val="00EA18B8"/>
    <w:rsid w:val="00EA1A61"/>
    <w:rsid w:val="00EA21D5"/>
    <w:rsid w:val="00EA22D9"/>
    <w:rsid w:val="00EA2762"/>
    <w:rsid w:val="00EA2DAA"/>
    <w:rsid w:val="00EA2EDF"/>
    <w:rsid w:val="00EA380E"/>
    <w:rsid w:val="00EA3B74"/>
    <w:rsid w:val="00EA4E64"/>
    <w:rsid w:val="00EA5834"/>
    <w:rsid w:val="00EA5F09"/>
    <w:rsid w:val="00EA6CD5"/>
    <w:rsid w:val="00EA7645"/>
    <w:rsid w:val="00EA7D95"/>
    <w:rsid w:val="00EB02CB"/>
    <w:rsid w:val="00EB0A00"/>
    <w:rsid w:val="00EB0BC7"/>
    <w:rsid w:val="00EB23D1"/>
    <w:rsid w:val="00EB2AC5"/>
    <w:rsid w:val="00EB2D72"/>
    <w:rsid w:val="00EB2DD2"/>
    <w:rsid w:val="00EB31FE"/>
    <w:rsid w:val="00EB3750"/>
    <w:rsid w:val="00EB381A"/>
    <w:rsid w:val="00EB3973"/>
    <w:rsid w:val="00EB3B3F"/>
    <w:rsid w:val="00EB40A5"/>
    <w:rsid w:val="00EB415B"/>
    <w:rsid w:val="00EB46C6"/>
    <w:rsid w:val="00EB569C"/>
    <w:rsid w:val="00EB5705"/>
    <w:rsid w:val="00EB5939"/>
    <w:rsid w:val="00EB5FF3"/>
    <w:rsid w:val="00EB66A9"/>
    <w:rsid w:val="00EB759E"/>
    <w:rsid w:val="00EB79A0"/>
    <w:rsid w:val="00EB7D6C"/>
    <w:rsid w:val="00EC03C6"/>
    <w:rsid w:val="00EC105F"/>
    <w:rsid w:val="00EC1175"/>
    <w:rsid w:val="00EC1E02"/>
    <w:rsid w:val="00EC2613"/>
    <w:rsid w:val="00EC310A"/>
    <w:rsid w:val="00EC337C"/>
    <w:rsid w:val="00EC504F"/>
    <w:rsid w:val="00EC66C8"/>
    <w:rsid w:val="00EC693C"/>
    <w:rsid w:val="00EC7FC6"/>
    <w:rsid w:val="00EC7FE8"/>
    <w:rsid w:val="00ED01DD"/>
    <w:rsid w:val="00ED1C54"/>
    <w:rsid w:val="00ED2DD5"/>
    <w:rsid w:val="00ED3949"/>
    <w:rsid w:val="00ED43BB"/>
    <w:rsid w:val="00ED43F9"/>
    <w:rsid w:val="00ED4C89"/>
    <w:rsid w:val="00ED56A0"/>
    <w:rsid w:val="00ED6035"/>
    <w:rsid w:val="00ED7CD1"/>
    <w:rsid w:val="00EE0275"/>
    <w:rsid w:val="00EE0575"/>
    <w:rsid w:val="00EE1FC5"/>
    <w:rsid w:val="00EE319C"/>
    <w:rsid w:val="00EE472A"/>
    <w:rsid w:val="00EE483C"/>
    <w:rsid w:val="00EE4F5E"/>
    <w:rsid w:val="00EE50D6"/>
    <w:rsid w:val="00EE5503"/>
    <w:rsid w:val="00EE6122"/>
    <w:rsid w:val="00EE6449"/>
    <w:rsid w:val="00EE6834"/>
    <w:rsid w:val="00EE6AB0"/>
    <w:rsid w:val="00EE6F28"/>
    <w:rsid w:val="00EF089F"/>
    <w:rsid w:val="00EF09C7"/>
    <w:rsid w:val="00EF1239"/>
    <w:rsid w:val="00EF216D"/>
    <w:rsid w:val="00EF24B9"/>
    <w:rsid w:val="00EF2648"/>
    <w:rsid w:val="00EF3001"/>
    <w:rsid w:val="00EF3A16"/>
    <w:rsid w:val="00EF4326"/>
    <w:rsid w:val="00EF51F8"/>
    <w:rsid w:val="00EF5230"/>
    <w:rsid w:val="00EF548F"/>
    <w:rsid w:val="00EF5CF0"/>
    <w:rsid w:val="00EF5FAE"/>
    <w:rsid w:val="00EF66DF"/>
    <w:rsid w:val="00EF69F6"/>
    <w:rsid w:val="00EF6F63"/>
    <w:rsid w:val="00EF7B83"/>
    <w:rsid w:val="00F0018A"/>
    <w:rsid w:val="00F001B1"/>
    <w:rsid w:val="00F00201"/>
    <w:rsid w:val="00F004F8"/>
    <w:rsid w:val="00F0069E"/>
    <w:rsid w:val="00F00773"/>
    <w:rsid w:val="00F00E2B"/>
    <w:rsid w:val="00F00F22"/>
    <w:rsid w:val="00F01108"/>
    <w:rsid w:val="00F02905"/>
    <w:rsid w:val="00F029C3"/>
    <w:rsid w:val="00F02BF4"/>
    <w:rsid w:val="00F02DF9"/>
    <w:rsid w:val="00F030F2"/>
    <w:rsid w:val="00F033DF"/>
    <w:rsid w:val="00F042AC"/>
    <w:rsid w:val="00F043CC"/>
    <w:rsid w:val="00F044C0"/>
    <w:rsid w:val="00F057BD"/>
    <w:rsid w:val="00F059F1"/>
    <w:rsid w:val="00F05B16"/>
    <w:rsid w:val="00F05CBF"/>
    <w:rsid w:val="00F06F1D"/>
    <w:rsid w:val="00F073D6"/>
    <w:rsid w:val="00F0763B"/>
    <w:rsid w:val="00F07FA7"/>
    <w:rsid w:val="00F10E99"/>
    <w:rsid w:val="00F11E1D"/>
    <w:rsid w:val="00F11F25"/>
    <w:rsid w:val="00F1267D"/>
    <w:rsid w:val="00F138DB"/>
    <w:rsid w:val="00F13CBA"/>
    <w:rsid w:val="00F14E0A"/>
    <w:rsid w:val="00F161D5"/>
    <w:rsid w:val="00F163C6"/>
    <w:rsid w:val="00F16AA0"/>
    <w:rsid w:val="00F17247"/>
    <w:rsid w:val="00F176C5"/>
    <w:rsid w:val="00F17741"/>
    <w:rsid w:val="00F17893"/>
    <w:rsid w:val="00F20358"/>
    <w:rsid w:val="00F20A69"/>
    <w:rsid w:val="00F21BE2"/>
    <w:rsid w:val="00F21DB0"/>
    <w:rsid w:val="00F21FDB"/>
    <w:rsid w:val="00F251A2"/>
    <w:rsid w:val="00F25A05"/>
    <w:rsid w:val="00F2687B"/>
    <w:rsid w:val="00F26D48"/>
    <w:rsid w:val="00F27E79"/>
    <w:rsid w:val="00F30DD1"/>
    <w:rsid w:val="00F31224"/>
    <w:rsid w:val="00F31428"/>
    <w:rsid w:val="00F31856"/>
    <w:rsid w:val="00F31D3E"/>
    <w:rsid w:val="00F32872"/>
    <w:rsid w:val="00F33523"/>
    <w:rsid w:val="00F335E4"/>
    <w:rsid w:val="00F3388E"/>
    <w:rsid w:val="00F3414A"/>
    <w:rsid w:val="00F34B80"/>
    <w:rsid w:val="00F352CE"/>
    <w:rsid w:val="00F36561"/>
    <w:rsid w:val="00F378A4"/>
    <w:rsid w:val="00F41442"/>
    <w:rsid w:val="00F41C0B"/>
    <w:rsid w:val="00F43041"/>
    <w:rsid w:val="00F430D6"/>
    <w:rsid w:val="00F43359"/>
    <w:rsid w:val="00F44704"/>
    <w:rsid w:val="00F46040"/>
    <w:rsid w:val="00F46B91"/>
    <w:rsid w:val="00F47996"/>
    <w:rsid w:val="00F50103"/>
    <w:rsid w:val="00F50537"/>
    <w:rsid w:val="00F51265"/>
    <w:rsid w:val="00F51F39"/>
    <w:rsid w:val="00F52038"/>
    <w:rsid w:val="00F5234A"/>
    <w:rsid w:val="00F5264D"/>
    <w:rsid w:val="00F5283A"/>
    <w:rsid w:val="00F53367"/>
    <w:rsid w:val="00F54C9C"/>
    <w:rsid w:val="00F557DE"/>
    <w:rsid w:val="00F562E0"/>
    <w:rsid w:val="00F56C7C"/>
    <w:rsid w:val="00F56E97"/>
    <w:rsid w:val="00F5708B"/>
    <w:rsid w:val="00F571B9"/>
    <w:rsid w:val="00F5747E"/>
    <w:rsid w:val="00F601A7"/>
    <w:rsid w:val="00F60E0F"/>
    <w:rsid w:val="00F60F26"/>
    <w:rsid w:val="00F61702"/>
    <w:rsid w:val="00F61745"/>
    <w:rsid w:val="00F61E09"/>
    <w:rsid w:val="00F61E25"/>
    <w:rsid w:val="00F620BC"/>
    <w:rsid w:val="00F62174"/>
    <w:rsid w:val="00F62B0B"/>
    <w:rsid w:val="00F63517"/>
    <w:rsid w:val="00F642AA"/>
    <w:rsid w:val="00F64324"/>
    <w:rsid w:val="00F6573E"/>
    <w:rsid w:val="00F65935"/>
    <w:rsid w:val="00F65C10"/>
    <w:rsid w:val="00F668F2"/>
    <w:rsid w:val="00F66E6C"/>
    <w:rsid w:val="00F70BD8"/>
    <w:rsid w:val="00F70EE2"/>
    <w:rsid w:val="00F71A78"/>
    <w:rsid w:val="00F71B84"/>
    <w:rsid w:val="00F7351B"/>
    <w:rsid w:val="00F73BEC"/>
    <w:rsid w:val="00F760AE"/>
    <w:rsid w:val="00F77ABF"/>
    <w:rsid w:val="00F80105"/>
    <w:rsid w:val="00F8084B"/>
    <w:rsid w:val="00F80A0D"/>
    <w:rsid w:val="00F80BDD"/>
    <w:rsid w:val="00F80E22"/>
    <w:rsid w:val="00F81D1B"/>
    <w:rsid w:val="00F81D9D"/>
    <w:rsid w:val="00F83B7F"/>
    <w:rsid w:val="00F83C88"/>
    <w:rsid w:val="00F851C4"/>
    <w:rsid w:val="00F85891"/>
    <w:rsid w:val="00F85A02"/>
    <w:rsid w:val="00F8642D"/>
    <w:rsid w:val="00F8660B"/>
    <w:rsid w:val="00F86F77"/>
    <w:rsid w:val="00F87ED6"/>
    <w:rsid w:val="00F90175"/>
    <w:rsid w:val="00F9064C"/>
    <w:rsid w:val="00F90CC2"/>
    <w:rsid w:val="00F91314"/>
    <w:rsid w:val="00F91DE8"/>
    <w:rsid w:val="00F9256C"/>
    <w:rsid w:val="00F925DC"/>
    <w:rsid w:val="00F925F7"/>
    <w:rsid w:val="00F93D11"/>
    <w:rsid w:val="00F93D31"/>
    <w:rsid w:val="00F94E8C"/>
    <w:rsid w:val="00F94EF7"/>
    <w:rsid w:val="00F9622C"/>
    <w:rsid w:val="00F96419"/>
    <w:rsid w:val="00F96524"/>
    <w:rsid w:val="00F96BD4"/>
    <w:rsid w:val="00F96BD9"/>
    <w:rsid w:val="00F970B2"/>
    <w:rsid w:val="00F97737"/>
    <w:rsid w:val="00F97E45"/>
    <w:rsid w:val="00FA06C8"/>
    <w:rsid w:val="00FA1931"/>
    <w:rsid w:val="00FA1AEE"/>
    <w:rsid w:val="00FA2311"/>
    <w:rsid w:val="00FA36F7"/>
    <w:rsid w:val="00FA3EB3"/>
    <w:rsid w:val="00FA7A84"/>
    <w:rsid w:val="00FA7CB0"/>
    <w:rsid w:val="00FA7E5F"/>
    <w:rsid w:val="00FB0647"/>
    <w:rsid w:val="00FB1281"/>
    <w:rsid w:val="00FB1812"/>
    <w:rsid w:val="00FB23D1"/>
    <w:rsid w:val="00FB2603"/>
    <w:rsid w:val="00FB26E8"/>
    <w:rsid w:val="00FB276F"/>
    <w:rsid w:val="00FB289A"/>
    <w:rsid w:val="00FB3572"/>
    <w:rsid w:val="00FB3933"/>
    <w:rsid w:val="00FB4556"/>
    <w:rsid w:val="00FB4D24"/>
    <w:rsid w:val="00FB748B"/>
    <w:rsid w:val="00FB758F"/>
    <w:rsid w:val="00FB7844"/>
    <w:rsid w:val="00FB7B9F"/>
    <w:rsid w:val="00FC01EB"/>
    <w:rsid w:val="00FC0782"/>
    <w:rsid w:val="00FC1392"/>
    <w:rsid w:val="00FC32E5"/>
    <w:rsid w:val="00FC34F0"/>
    <w:rsid w:val="00FC4387"/>
    <w:rsid w:val="00FC4B15"/>
    <w:rsid w:val="00FC4D1C"/>
    <w:rsid w:val="00FC5459"/>
    <w:rsid w:val="00FC575C"/>
    <w:rsid w:val="00FC5F21"/>
    <w:rsid w:val="00FC75EE"/>
    <w:rsid w:val="00FC7B26"/>
    <w:rsid w:val="00FD04BB"/>
    <w:rsid w:val="00FD0C05"/>
    <w:rsid w:val="00FD0D90"/>
    <w:rsid w:val="00FD0DE9"/>
    <w:rsid w:val="00FD156E"/>
    <w:rsid w:val="00FD173E"/>
    <w:rsid w:val="00FD2A85"/>
    <w:rsid w:val="00FD4587"/>
    <w:rsid w:val="00FD4BC9"/>
    <w:rsid w:val="00FD4EAE"/>
    <w:rsid w:val="00FD559A"/>
    <w:rsid w:val="00FD59A7"/>
    <w:rsid w:val="00FD5CA1"/>
    <w:rsid w:val="00FD63AC"/>
    <w:rsid w:val="00FD6B39"/>
    <w:rsid w:val="00FD732D"/>
    <w:rsid w:val="00FE13A4"/>
    <w:rsid w:val="00FE2AC5"/>
    <w:rsid w:val="00FE3093"/>
    <w:rsid w:val="00FE3142"/>
    <w:rsid w:val="00FE344C"/>
    <w:rsid w:val="00FE39DA"/>
    <w:rsid w:val="00FE4324"/>
    <w:rsid w:val="00FE47F9"/>
    <w:rsid w:val="00FE501A"/>
    <w:rsid w:val="00FE5337"/>
    <w:rsid w:val="00FE61D2"/>
    <w:rsid w:val="00FE67DE"/>
    <w:rsid w:val="00FE6E81"/>
    <w:rsid w:val="00FE7A47"/>
    <w:rsid w:val="00FF0327"/>
    <w:rsid w:val="00FF0CC0"/>
    <w:rsid w:val="00FF12BC"/>
    <w:rsid w:val="00FF13F0"/>
    <w:rsid w:val="00FF1611"/>
    <w:rsid w:val="00FF1D28"/>
    <w:rsid w:val="00FF2CEE"/>
    <w:rsid w:val="00FF41BB"/>
    <w:rsid w:val="00FF457F"/>
    <w:rsid w:val="00FF4721"/>
    <w:rsid w:val="00FF483A"/>
    <w:rsid w:val="00FF4FD9"/>
    <w:rsid w:val="00FF5172"/>
    <w:rsid w:val="00FF5496"/>
    <w:rsid w:val="00FF596A"/>
    <w:rsid w:val="00FF5B9B"/>
    <w:rsid w:val="00FF601A"/>
    <w:rsid w:val="00FF724C"/>
    <w:rsid w:val="04B504A2"/>
    <w:rsid w:val="06D66B47"/>
    <w:rsid w:val="08C103AC"/>
    <w:rsid w:val="0C82F3F6"/>
    <w:rsid w:val="0F1B9238"/>
    <w:rsid w:val="1E137593"/>
    <w:rsid w:val="1F0E58DF"/>
    <w:rsid w:val="2083341B"/>
    <w:rsid w:val="217A2758"/>
    <w:rsid w:val="23774E64"/>
    <w:rsid w:val="2389F4F5"/>
    <w:rsid w:val="287BB974"/>
    <w:rsid w:val="2AA727A7"/>
    <w:rsid w:val="2B9C198A"/>
    <w:rsid w:val="2C33CDF8"/>
    <w:rsid w:val="2C356526"/>
    <w:rsid w:val="2D514EB6"/>
    <w:rsid w:val="2E5AFAD8"/>
    <w:rsid w:val="32323DE2"/>
    <w:rsid w:val="33C686FE"/>
    <w:rsid w:val="391D4A8A"/>
    <w:rsid w:val="40841AE0"/>
    <w:rsid w:val="45A21EAC"/>
    <w:rsid w:val="479AD25A"/>
    <w:rsid w:val="47F7D640"/>
    <w:rsid w:val="4BF29C19"/>
    <w:rsid w:val="51CFB61B"/>
    <w:rsid w:val="5A7C5DD2"/>
    <w:rsid w:val="5F2FA278"/>
    <w:rsid w:val="6905C61B"/>
    <w:rsid w:val="69AED1AA"/>
    <w:rsid w:val="6AA2931E"/>
    <w:rsid w:val="74544916"/>
    <w:rsid w:val="7AD44841"/>
    <w:rsid w:val="7DE5754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597C7F"/>
  <w15:docId w15:val="{79283FFC-7543-4B30-82BA-C2AD77F54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2A2B"/>
    <w:rPr>
      <w:rFonts w:ascii="Arial" w:hAnsi="Arial"/>
      <w:sz w:val="22"/>
      <w:szCs w:val="22"/>
      <w:lang w:val="en-US" w:eastAsia="en-US"/>
    </w:rPr>
  </w:style>
  <w:style w:type="paragraph" w:styleId="Heading1">
    <w:name w:val="heading 1"/>
    <w:aliases w:val="h1,Part"/>
    <w:basedOn w:val="Normal"/>
    <w:next w:val="Normal"/>
    <w:link w:val="Heading1Char"/>
    <w:autoRedefine/>
    <w:qFormat/>
    <w:rsid w:val="002F58D0"/>
    <w:pPr>
      <w:keepNext/>
      <w:pageBreakBefore/>
      <w:numPr>
        <w:numId w:val="5"/>
      </w:numPr>
      <w:tabs>
        <w:tab w:val="left" w:pos="540"/>
      </w:tabs>
      <w:spacing w:before="240" w:after="240"/>
      <w:outlineLvl w:val="0"/>
    </w:pPr>
    <w:rPr>
      <w:rFonts w:cs="Arial"/>
      <w:b/>
      <w:bCs/>
      <w:kern w:val="32"/>
      <w:sz w:val="32"/>
      <w:szCs w:val="32"/>
    </w:rPr>
  </w:style>
  <w:style w:type="paragraph" w:styleId="Heading2">
    <w:name w:val="heading 2"/>
    <w:aliases w:val="H2,h2,Reset numbering,Chapter Title,Heading 2 Char"/>
    <w:basedOn w:val="Normal"/>
    <w:next w:val="Normal"/>
    <w:link w:val="Heading2Char1"/>
    <w:autoRedefine/>
    <w:qFormat/>
    <w:rsid w:val="003C6C8A"/>
    <w:pPr>
      <w:keepNext/>
      <w:tabs>
        <w:tab w:val="left" w:pos="1260"/>
      </w:tabs>
      <w:spacing w:before="240" w:after="240"/>
      <w:ind w:left="576" w:hanging="576"/>
      <w:outlineLvl w:val="1"/>
    </w:pPr>
    <w:rPr>
      <w:rFonts w:ascii="Calibri Light" w:hAnsi="Calibri Light" w:cs="Arial"/>
      <w:b/>
      <w:bCs/>
      <w:iCs/>
      <w:sz w:val="32"/>
      <w:szCs w:val="32"/>
    </w:rPr>
  </w:style>
  <w:style w:type="paragraph" w:styleId="Heading3">
    <w:name w:val="heading 3"/>
    <w:aliases w:val="Level 1 - 1,H3,h3,subhead,1.,Topic Heading"/>
    <w:basedOn w:val="Normal"/>
    <w:next w:val="Normal"/>
    <w:link w:val="Heading3Char"/>
    <w:qFormat/>
    <w:rsid w:val="00B87CD2"/>
    <w:pPr>
      <w:numPr>
        <w:ilvl w:val="2"/>
        <w:numId w:val="2"/>
      </w:numPr>
      <w:spacing w:before="240" w:after="60"/>
      <w:outlineLvl w:val="2"/>
    </w:pPr>
    <w:rPr>
      <w:rFonts w:cs="Arial"/>
      <w:b/>
      <w:bCs/>
      <w:sz w:val="24"/>
      <w:szCs w:val="26"/>
    </w:rPr>
  </w:style>
  <w:style w:type="paragraph" w:styleId="Heading4">
    <w:name w:val="heading 4"/>
    <w:basedOn w:val="Normal"/>
    <w:next w:val="Normal"/>
    <w:link w:val="Heading4Char"/>
    <w:qFormat/>
    <w:rsid w:val="0095247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qFormat/>
    <w:rsid w:val="00045F9B"/>
    <w:pPr>
      <w:numPr>
        <w:ilvl w:val="4"/>
        <w:numId w:val="2"/>
      </w:numPr>
      <w:spacing w:after="240"/>
      <w:jc w:val="both"/>
      <w:outlineLvl w:val="4"/>
    </w:pPr>
    <w:rPr>
      <w:rFonts w:ascii="Times New Roman" w:hAnsi="Times New Roman"/>
      <w:b/>
      <w:sz w:val="20"/>
      <w:szCs w:val="20"/>
    </w:rPr>
  </w:style>
  <w:style w:type="paragraph" w:styleId="Heading6">
    <w:name w:val="heading 6"/>
    <w:basedOn w:val="Normal"/>
    <w:next w:val="Normal"/>
    <w:qFormat/>
    <w:rsid w:val="00FF5496"/>
    <w:pPr>
      <w:keepNext/>
      <w:numPr>
        <w:ilvl w:val="5"/>
        <w:numId w:val="2"/>
      </w:numPr>
      <w:outlineLvl w:val="5"/>
    </w:pPr>
    <w:rPr>
      <w:rFonts w:cs="Arial"/>
      <w:b/>
      <w:bCs/>
      <w:sz w:val="20"/>
      <w:szCs w:val="20"/>
      <w:lang w:eastAsia="zh-CN"/>
    </w:rPr>
  </w:style>
  <w:style w:type="paragraph" w:styleId="Heading7">
    <w:name w:val="heading 7"/>
    <w:basedOn w:val="Normal"/>
    <w:next w:val="Normal"/>
    <w:qFormat/>
    <w:rsid w:val="00045F9B"/>
    <w:pPr>
      <w:numPr>
        <w:ilvl w:val="6"/>
        <w:numId w:val="2"/>
      </w:numPr>
      <w:spacing w:before="240" w:after="60"/>
      <w:jc w:val="both"/>
      <w:outlineLvl w:val="6"/>
    </w:pPr>
    <w:rPr>
      <w:sz w:val="20"/>
      <w:szCs w:val="20"/>
    </w:rPr>
  </w:style>
  <w:style w:type="paragraph" w:styleId="Heading8">
    <w:name w:val="heading 8"/>
    <w:aliases w:val="Legal Level 1.1.1."/>
    <w:basedOn w:val="Normal"/>
    <w:next w:val="Normal"/>
    <w:qFormat/>
    <w:rsid w:val="00045F9B"/>
    <w:pPr>
      <w:numPr>
        <w:ilvl w:val="7"/>
        <w:numId w:val="2"/>
      </w:numPr>
      <w:spacing w:before="240" w:after="60"/>
      <w:jc w:val="both"/>
      <w:outlineLvl w:val="7"/>
    </w:pPr>
    <w:rPr>
      <w:i/>
      <w:sz w:val="20"/>
      <w:szCs w:val="20"/>
    </w:rPr>
  </w:style>
  <w:style w:type="paragraph" w:styleId="Heading9">
    <w:name w:val="heading 9"/>
    <w:aliases w:val="App Heading"/>
    <w:basedOn w:val="Normal"/>
    <w:next w:val="Normal"/>
    <w:qFormat/>
    <w:rsid w:val="00045F9B"/>
    <w:pPr>
      <w:numPr>
        <w:ilvl w:val="8"/>
        <w:numId w:val="2"/>
      </w:numPr>
      <w:spacing w:before="240" w:after="60"/>
      <w:jc w:val="both"/>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Part Char"/>
    <w:basedOn w:val="DefaultParagraphFont"/>
    <w:link w:val="Heading1"/>
    <w:rsid w:val="002F58D0"/>
    <w:rPr>
      <w:rFonts w:ascii="Arial" w:hAnsi="Arial" w:cs="Arial"/>
      <w:b/>
      <w:bCs/>
      <w:kern w:val="32"/>
      <w:sz w:val="32"/>
      <w:szCs w:val="32"/>
      <w:lang w:val="en-US" w:eastAsia="en-US"/>
    </w:rPr>
  </w:style>
  <w:style w:type="paragraph" w:styleId="Header">
    <w:name w:val="header"/>
    <w:aliases w:val="*Header,page-header,ph,Header/Footer,header odd,header,Hyphen"/>
    <w:basedOn w:val="Normal"/>
    <w:link w:val="HeaderChar"/>
    <w:rsid w:val="009376D2"/>
    <w:pPr>
      <w:tabs>
        <w:tab w:val="center" w:pos="4320"/>
        <w:tab w:val="right" w:pos="8640"/>
      </w:tabs>
    </w:pPr>
  </w:style>
  <w:style w:type="character" w:customStyle="1" w:styleId="HeaderChar">
    <w:name w:val="Header Char"/>
    <w:aliases w:val="*Header Char,page-header Char,ph Char,Header/Footer Char,header odd Char,header Char,Hyphen Char"/>
    <w:basedOn w:val="DefaultParagraphFont"/>
    <w:link w:val="Header"/>
    <w:rsid w:val="002C4852"/>
    <w:rPr>
      <w:rFonts w:ascii="Arial" w:hAnsi="Arial"/>
      <w:sz w:val="22"/>
      <w:szCs w:val="22"/>
      <w:lang w:val="en-US" w:eastAsia="en-US" w:bidi="ar-SA"/>
    </w:rPr>
  </w:style>
  <w:style w:type="paragraph" w:styleId="Footer">
    <w:name w:val="footer"/>
    <w:basedOn w:val="Normal"/>
    <w:link w:val="FooterChar"/>
    <w:rsid w:val="009376D2"/>
    <w:pPr>
      <w:tabs>
        <w:tab w:val="center" w:pos="4320"/>
        <w:tab w:val="right" w:pos="8640"/>
      </w:tabs>
    </w:pPr>
  </w:style>
  <w:style w:type="character" w:customStyle="1" w:styleId="FooterChar">
    <w:name w:val="Footer Char"/>
    <w:basedOn w:val="DefaultParagraphFont"/>
    <w:link w:val="Footer"/>
    <w:rsid w:val="00E90081"/>
    <w:rPr>
      <w:rFonts w:ascii="Arial" w:hAnsi="Arial"/>
      <w:sz w:val="22"/>
      <w:szCs w:val="22"/>
      <w:lang w:val="en-US" w:eastAsia="en-US" w:bidi="ar-SA"/>
    </w:rPr>
  </w:style>
  <w:style w:type="paragraph" w:styleId="BodyText">
    <w:name w:val="Body Text"/>
    <w:basedOn w:val="Normal"/>
    <w:link w:val="BodyTextChar"/>
    <w:rsid w:val="009376D2"/>
    <w:pPr>
      <w:tabs>
        <w:tab w:val="left" w:pos="360"/>
        <w:tab w:val="left" w:pos="4320"/>
        <w:tab w:val="left" w:pos="5760"/>
      </w:tabs>
      <w:overflowPunct w:val="0"/>
      <w:autoSpaceDE w:val="0"/>
      <w:autoSpaceDN w:val="0"/>
      <w:adjustRightInd w:val="0"/>
      <w:textAlignment w:val="baseline"/>
    </w:pPr>
    <w:rPr>
      <w:b/>
      <w:i/>
      <w:sz w:val="20"/>
      <w:szCs w:val="20"/>
    </w:rPr>
  </w:style>
  <w:style w:type="character" w:customStyle="1" w:styleId="BodyTextChar">
    <w:name w:val="Body Text Char"/>
    <w:basedOn w:val="DefaultParagraphFont"/>
    <w:link w:val="BodyText"/>
    <w:rsid w:val="00904DAF"/>
    <w:rPr>
      <w:rFonts w:ascii="Arial" w:hAnsi="Arial"/>
      <w:b/>
      <w:i/>
      <w:lang w:val="en-US" w:eastAsia="en-US" w:bidi="ar-SA"/>
    </w:rPr>
  </w:style>
  <w:style w:type="character" w:styleId="PageNumber">
    <w:name w:val="page number"/>
    <w:basedOn w:val="DefaultParagraphFont"/>
    <w:rsid w:val="009376D2"/>
  </w:style>
  <w:style w:type="paragraph" w:styleId="TOC1">
    <w:name w:val="toc 1"/>
    <w:basedOn w:val="Normal"/>
    <w:next w:val="Normal"/>
    <w:autoRedefine/>
    <w:uiPriority w:val="39"/>
    <w:qFormat/>
    <w:rsid w:val="00BF058C"/>
    <w:rPr>
      <w:sz w:val="24"/>
    </w:rPr>
  </w:style>
  <w:style w:type="character" w:styleId="Hyperlink">
    <w:name w:val="Hyperlink"/>
    <w:basedOn w:val="DefaultParagraphFont"/>
    <w:uiPriority w:val="99"/>
    <w:rsid w:val="00827652"/>
    <w:rPr>
      <w:color w:val="0000FF"/>
      <w:u w:val="single"/>
    </w:rPr>
  </w:style>
  <w:style w:type="paragraph" w:styleId="TOC2">
    <w:name w:val="toc 2"/>
    <w:basedOn w:val="Normal"/>
    <w:next w:val="Normal"/>
    <w:autoRedefine/>
    <w:uiPriority w:val="39"/>
    <w:qFormat/>
    <w:rsid w:val="00BF058C"/>
    <w:pPr>
      <w:ind w:left="240"/>
    </w:pPr>
    <w:rPr>
      <w:sz w:val="24"/>
    </w:rPr>
  </w:style>
  <w:style w:type="paragraph" w:styleId="TOC3">
    <w:name w:val="toc 3"/>
    <w:basedOn w:val="Normal"/>
    <w:next w:val="Normal"/>
    <w:autoRedefine/>
    <w:uiPriority w:val="39"/>
    <w:qFormat/>
    <w:rsid w:val="00BF058C"/>
    <w:pPr>
      <w:ind w:left="480"/>
    </w:pPr>
    <w:rPr>
      <w:sz w:val="24"/>
    </w:rPr>
  </w:style>
  <w:style w:type="paragraph" w:styleId="ListBullet2">
    <w:name w:val="List Bullet 2"/>
    <w:basedOn w:val="Normal"/>
    <w:autoRedefine/>
    <w:rsid w:val="007779CF"/>
    <w:pPr>
      <w:numPr>
        <w:numId w:val="1"/>
      </w:numPr>
      <w:jc w:val="both"/>
    </w:pPr>
    <w:rPr>
      <w:sz w:val="20"/>
    </w:rPr>
  </w:style>
  <w:style w:type="paragraph" w:customStyle="1" w:styleId="BodyBullet">
    <w:name w:val="Body Bullet"/>
    <w:basedOn w:val="Normal"/>
    <w:rsid w:val="005D793D"/>
    <w:pPr>
      <w:tabs>
        <w:tab w:val="left" w:pos="720"/>
        <w:tab w:val="num" w:pos="1080"/>
      </w:tabs>
      <w:ind w:left="1080" w:hanging="360"/>
    </w:pPr>
    <w:rPr>
      <w:rFonts w:cs="Arial"/>
    </w:rPr>
  </w:style>
  <w:style w:type="paragraph" w:customStyle="1" w:styleId="HollowBodyBullet">
    <w:name w:val="Hollow Body Bullet"/>
    <w:basedOn w:val="BodyBullet"/>
    <w:rsid w:val="005D793D"/>
    <w:pPr>
      <w:numPr>
        <w:ilvl w:val="1"/>
      </w:numPr>
      <w:tabs>
        <w:tab w:val="num" w:pos="1080"/>
      </w:tabs>
      <w:ind w:left="1080" w:hanging="360"/>
    </w:pPr>
    <w:rPr>
      <w:snapToGrid w:val="0"/>
      <w:color w:val="000000"/>
      <w:kern w:val="2"/>
    </w:rPr>
  </w:style>
  <w:style w:type="paragraph" w:styleId="BalloonText">
    <w:name w:val="Balloon Text"/>
    <w:basedOn w:val="Normal"/>
    <w:semiHidden/>
    <w:rsid w:val="00B8212F"/>
    <w:rPr>
      <w:rFonts w:ascii="Tahoma" w:hAnsi="Tahoma" w:cs="Tahoma"/>
      <w:sz w:val="16"/>
      <w:szCs w:val="16"/>
    </w:rPr>
  </w:style>
  <w:style w:type="table" w:styleId="TableGrid">
    <w:name w:val="Table Grid"/>
    <w:basedOn w:val="TableNormal"/>
    <w:rsid w:val="000216D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A90929"/>
    <w:pPr>
      <w:spacing w:after="160" w:line="240" w:lineRule="exact"/>
    </w:pPr>
    <w:rPr>
      <w:rFonts w:ascii="Verdana" w:hAnsi="Verdana"/>
      <w:sz w:val="20"/>
      <w:szCs w:val="20"/>
    </w:rPr>
  </w:style>
  <w:style w:type="paragraph" w:styleId="BodyText2">
    <w:name w:val="Body Text 2"/>
    <w:basedOn w:val="Normal"/>
    <w:rsid w:val="00FF5496"/>
    <w:pPr>
      <w:spacing w:after="120" w:line="480" w:lineRule="auto"/>
    </w:pPr>
  </w:style>
  <w:style w:type="paragraph" w:styleId="NormalWeb">
    <w:name w:val="Normal (Web)"/>
    <w:basedOn w:val="Normal"/>
    <w:uiPriority w:val="99"/>
    <w:rsid w:val="00FF5496"/>
    <w:pPr>
      <w:spacing w:before="100" w:beforeAutospacing="1" w:after="100" w:afterAutospacing="1"/>
    </w:pPr>
    <w:rPr>
      <w:rFonts w:ascii="Times New Roman" w:eastAsia="SimSun" w:hAnsi="Times New Roman"/>
      <w:sz w:val="24"/>
      <w:szCs w:val="24"/>
      <w:lang w:eastAsia="zh-CN"/>
    </w:rPr>
  </w:style>
  <w:style w:type="character" w:styleId="FollowedHyperlink">
    <w:name w:val="FollowedHyperlink"/>
    <w:basedOn w:val="DefaultParagraphFont"/>
    <w:rsid w:val="00FF5496"/>
    <w:rPr>
      <w:color w:val="800080"/>
      <w:u w:val="single"/>
    </w:rPr>
  </w:style>
  <w:style w:type="paragraph" w:styleId="ListBullet">
    <w:name w:val="List Bullet"/>
    <w:basedOn w:val="Normal"/>
    <w:rsid w:val="00967209"/>
    <w:pPr>
      <w:tabs>
        <w:tab w:val="num" w:pos="360"/>
      </w:tabs>
      <w:ind w:left="360" w:hanging="360"/>
    </w:pPr>
  </w:style>
  <w:style w:type="paragraph" w:styleId="ListNumber">
    <w:name w:val="List Number"/>
    <w:basedOn w:val="Normal"/>
    <w:rsid w:val="00A33C3C"/>
    <w:pPr>
      <w:tabs>
        <w:tab w:val="num" w:pos="1656"/>
      </w:tabs>
      <w:ind w:left="1656" w:hanging="360"/>
    </w:pPr>
    <w:rPr>
      <w:sz w:val="20"/>
      <w:szCs w:val="24"/>
    </w:rPr>
  </w:style>
  <w:style w:type="paragraph" w:customStyle="1" w:styleId="tabletext">
    <w:name w:val="tabletext"/>
    <w:basedOn w:val="Normal"/>
    <w:rsid w:val="00A33C3C"/>
    <w:pPr>
      <w:tabs>
        <w:tab w:val="num" w:pos="360"/>
      </w:tabs>
      <w:ind w:left="360" w:hanging="360"/>
    </w:pPr>
    <w:rPr>
      <w:rFonts w:cs="Arial"/>
      <w:sz w:val="20"/>
      <w:szCs w:val="20"/>
    </w:rPr>
  </w:style>
  <w:style w:type="paragraph" w:customStyle="1" w:styleId="Char1">
    <w:name w:val="Char1"/>
    <w:basedOn w:val="BodyText"/>
    <w:link w:val="CharChar"/>
    <w:rsid w:val="0098576B"/>
    <w:rPr>
      <w:rFonts w:cs="Arial"/>
      <w:b w:val="0"/>
      <w:i w:val="0"/>
      <w:sz w:val="22"/>
      <w:szCs w:val="22"/>
    </w:rPr>
  </w:style>
  <w:style w:type="character" w:customStyle="1" w:styleId="CharChar">
    <w:name w:val="Char Char"/>
    <w:basedOn w:val="BodyTextChar"/>
    <w:link w:val="Char1"/>
    <w:rsid w:val="00904DAF"/>
    <w:rPr>
      <w:rFonts w:ascii="Arial" w:hAnsi="Arial" w:cs="Arial"/>
      <w:b/>
      <w:i/>
      <w:sz w:val="22"/>
      <w:szCs w:val="22"/>
      <w:lang w:val="en-US" w:eastAsia="en-US" w:bidi="ar-SA"/>
    </w:rPr>
  </w:style>
  <w:style w:type="character" w:styleId="CommentReference">
    <w:name w:val="annotation reference"/>
    <w:basedOn w:val="DefaultParagraphFont"/>
    <w:rsid w:val="002B5B36"/>
    <w:rPr>
      <w:sz w:val="16"/>
      <w:szCs w:val="16"/>
    </w:rPr>
  </w:style>
  <w:style w:type="paragraph" w:styleId="CommentText">
    <w:name w:val="annotation text"/>
    <w:basedOn w:val="Normal"/>
    <w:link w:val="CommentTextChar"/>
    <w:rsid w:val="002B5B36"/>
    <w:rPr>
      <w:sz w:val="20"/>
      <w:szCs w:val="20"/>
    </w:rPr>
  </w:style>
  <w:style w:type="paragraph" w:styleId="CommentSubject">
    <w:name w:val="annotation subject"/>
    <w:basedOn w:val="CommentText"/>
    <w:next w:val="CommentText"/>
    <w:semiHidden/>
    <w:rsid w:val="002B5B36"/>
    <w:rPr>
      <w:b/>
      <w:bCs/>
    </w:rPr>
  </w:style>
  <w:style w:type="paragraph" w:styleId="ListParagraph">
    <w:name w:val="List Paragraph"/>
    <w:basedOn w:val="Normal"/>
    <w:link w:val="ListParagraphChar"/>
    <w:uiPriority w:val="34"/>
    <w:qFormat/>
    <w:rsid w:val="0054579E"/>
    <w:pPr>
      <w:spacing w:after="200" w:line="276" w:lineRule="auto"/>
      <w:ind w:left="720"/>
      <w:contextualSpacing/>
    </w:pPr>
    <w:rPr>
      <w:rFonts w:ascii="Calibri" w:eastAsia="Calibri" w:hAnsi="Calibri"/>
    </w:rPr>
  </w:style>
  <w:style w:type="character" w:customStyle="1" w:styleId="ListParagraphChar">
    <w:name w:val="List Paragraph Char"/>
    <w:basedOn w:val="DefaultParagraphFont"/>
    <w:link w:val="ListParagraph"/>
    <w:uiPriority w:val="34"/>
    <w:rsid w:val="0054579E"/>
    <w:rPr>
      <w:rFonts w:ascii="Calibri" w:eastAsia="Calibri" w:hAnsi="Calibri"/>
      <w:sz w:val="22"/>
      <w:szCs w:val="22"/>
      <w:lang w:val="en-US" w:eastAsia="en-US" w:bidi="ar-SA"/>
    </w:rPr>
  </w:style>
  <w:style w:type="paragraph" w:styleId="BodyText3">
    <w:name w:val="Body Text 3"/>
    <w:basedOn w:val="Normal"/>
    <w:rsid w:val="002C4852"/>
    <w:pPr>
      <w:spacing w:after="120"/>
    </w:pPr>
    <w:rPr>
      <w:sz w:val="16"/>
      <w:szCs w:val="16"/>
    </w:rPr>
  </w:style>
  <w:style w:type="paragraph" w:styleId="Revision">
    <w:name w:val="Revision"/>
    <w:hidden/>
    <w:uiPriority w:val="99"/>
    <w:semiHidden/>
    <w:rsid w:val="0053236D"/>
    <w:rPr>
      <w:rFonts w:ascii="Arial" w:hAnsi="Arial"/>
      <w:sz w:val="22"/>
      <w:szCs w:val="22"/>
      <w:lang w:val="en-US" w:eastAsia="en-US"/>
    </w:rPr>
  </w:style>
  <w:style w:type="paragraph" w:customStyle="1" w:styleId="TableTextCenter">
    <w:name w:val="Table Text Center"/>
    <w:basedOn w:val="Normal"/>
    <w:rsid w:val="00E277CC"/>
    <w:pPr>
      <w:overflowPunct w:val="0"/>
      <w:autoSpaceDE w:val="0"/>
      <w:autoSpaceDN w:val="0"/>
      <w:adjustRightInd w:val="0"/>
      <w:spacing w:before="60" w:after="60"/>
      <w:jc w:val="center"/>
      <w:textAlignment w:val="baseline"/>
    </w:pPr>
    <w:rPr>
      <w:rFonts w:ascii="Arial Narrow" w:hAnsi="Arial Narrow"/>
      <w:szCs w:val="20"/>
      <w:lang w:eastAsia="de-DE"/>
    </w:rPr>
  </w:style>
  <w:style w:type="paragraph" w:styleId="BodyTextIndent2">
    <w:name w:val="Body Text Indent 2"/>
    <w:basedOn w:val="Normal"/>
    <w:link w:val="BodyTextIndent2Char"/>
    <w:rsid w:val="006A7388"/>
    <w:pPr>
      <w:spacing w:after="120" w:line="480" w:lineRule="auto"/>
      <w:ind w:left="283"/>
    </w:pPr>
  </w:style>
  <w:style w:type="character" w:customStyle="1" w:styleId="BodyTextIndent2Char">
    <w:name w:val="Body Text Indent 2 Char"/>
    <w:basedOn w:val="DefaultParagraphFont"/>
    <w:link w:val="BodyTextIndent2"/>
    <w:rsid w:val="006A7388"/>
    <w:rPr>
      <w:rFonts w:ascii="Arial" w:hAnsi="Arial"/>
      <w:sz w:val="22"/>
      <w:szCs w:val="22"/>
      <w:lang w:val="en-US" w:eastAsia="en-US"/>
    </w:rPr>
  </w:style>
  <w:style w:type="paragraph" w:styleId="BodyTextIndent">
    <w:name w:val="Body Text Indent"/>
    <w:basedOn w:val="Normal"/>
    <w:link w:val="BodyTextIndentChar"/>
    <w:rsid w:val="006A7388"/>
    <w:pPr>
      <w:spacing w:after="120"/>
      <w:ind w:left="283"/>
    </w:pPr>
  </w:style>
  <w:style w:type="character" w:customStyle="1" w:styleId="BodyTextIndentChar">
    <w:name w:val="Body Text Indent Char"/>
    <w:basedOn w:val="DefaultParagraphFont"/>
    <w:link w:val="BodyTextIndent"/>
    <w:rsid w:val="006A7388"/>
    <w:rPr>
      <w:rFonts w:ascii="Arial" w:hAnsi="Arial"/>
      <w:sz w:val="22"/>
      <w:szCs w:val="22"/>
      <w:lang w:val="en-US" w:eastAsia="en-US"/>
    </w:rPr>
  </w:style>
  <w:style w:type="paragraph" w:customStyle="1" w:styleId="Style1">
    <w:name w:val="Style1"/>
    <w:basedOn w:val="Heading3"/>
    <w:rsid w:val="00237377"/>
    <w:pPr>
      <w:keepNext/>
      <w:ind w:left="1800"/>
    </w:pPr>
    <w:rPr>
      <w:b w:val="0"/>
      <w:sz w:val="26"/>
    </w:rPr>
  </w:style>
  <w:style w:type="paragraph" w:styleId="TOC4">
    <w:name w:val="toc 4"/>
    <w:basedOn w:val="Normal"/>
    <w:next w:val="Normal"/>
    <w:autoRedefine/>
    <w:uiPriority w:val="39"/>
    <w:unhideWhenUsed/>
    <w:rsid w:val="00BF058C"/>
    <w:pPr>
      <w:ind w:left="658"/>
    </w:pPr>
    <w:rPr>
      <w:sz w:val="24"/>
      <w:lang w:val="de-CH" w:eastAsia="de-CH"/>
    </w:rPr>
  </w:style>
  <w:style w:type="paragraph" w:styleId="TOC5">
    <w:name w:val="toc 5"/>
    <w:basedOn w:val="Normal"/>
    <w:next w:val="Normal"/>
    <w:autoRedefine/>
    <w:uiPriority w:val="39"/>
    <w:unhideWhenUsed/>
    <w:rsid w:val="0005764E"/>
    <w:pPr>
      <w:spacing w:after="100" w:line="276" w:lineRule="auto"/>
      <w:ind w:left="880"/>
    </w:pPr>
    <w:rPr>
      <w:lang w:val="de-CH" w:eastAsia="de-CH"/>
    </w:rPr>
  </w:style>
  <w:style w:type="paragraph" w:styleId="TOC6">
    <w:name w:val="toc 6"/>
    <w:basedOn w:val="Normal"/>
    <w:next w:val="Normal"/>
    <w:autoRedefine/>
    <w:uiPriority w:val="39"/>
    <w:unhideWhenUsed/>
    <w:rsid w:val="00BC72A0"/>
    <w:pPr>
      <w:spacing w:after="100" w:line="276" w:lineRule="auto"/>
      <w:ind w:left="1100"/>
    </w:pPr>
    <w:rPr>
      <w:rFonts w:ascii="Calibri" w:hAnsi="Calibri"/>
      <w:lang w:val="de-CH" w:eastAsia="de-CH"/>
    </w:rPr>
  </w:style>
  <w:style w:type="paragraph" w:styleId="TOC7">
    <w:name w:val="toc 7"/>
    <w:basedOn w:val="Normal"/>
    <w:next w:val="Normal"/>
    <w:autoRedefine/>
    <w:uiPriority w:val="39"/>
    <w:unhideWhenUsed/>
    <w:rsid w:val="00BC72A0"/>
    <w:pPr>
      <w:spacing w:after="100" w:line="276" w:lineRule="auto"/>
      <w:ind w:left="1320"/>
    </w:pPr>
    <w:rPr>
      <w:rFonts w:ascii="Calibri" w:hAnsi="Calibri"/>
      <w:lang w:val="de-CH" w:eastAsia="de-CH"/>
    </w:rPr>
  </w:style>
  <w:style w:type="paragraph" w:styleId="TOC8">
    <w:name w:val="toc 8"/>
    <w:basedOn w:val="Normal"/>
    <w:next w:val="Normal"/>
    <w:autoRedefine/>
    <w:uiPriority w:val="39"/>
    <w:unhideWhenUsed/>
    <w:rsid w:val="00BC72A0"/>
    <w:pPr>
      <w:spacing w:after="100" w:line="276" w:lineRule="auto"/>
      <w:ind w:left="1540"/>
    </w:pPr>
    <w:rPr>
      <w:rFonts w:ascii="Calibri" w:hAnsi="Calibri"/>
      <w:lang w:val="de-CH" w:eastAsia="de-CH"/>
    </w:rPr>
  </w:style>
  <w:style w:type="paragraph" w:styleId="TOC9">
    <w:name w:val="toc 9"/>
    <w:basedOn w:val="Normal"/>
    <w:next w:val="Normal"/>
    <w:autoRedefine/>
    <w:uiPriority w:val="39"/>
    <w:unhideWhenUsed/>
    <w:rsid w:val="00BC72A0"/>
    <w:pPr>
      <w:spacing w:after="100" w:line="276" w:lineRule="auto"/>
      <w:ind w:left="1760"/>
    </w:pPr>
    <w:rPr>
      <w:rFonts w:ascii="Calibri" w:hAnsi="Calibri"/>
      <w:lang w:val="de-CH" w:eastAsia="de-CH"/>
    </w:rPr>
  </w:style>
  <w:style w:type="paragraph" w:customStyle="1" w:styleId="TitleCover">
    <w:name w:val="Title Cover"/>
    <w:basedOn w:val="Normal"/>
    <w:next w:val="Normal"/>
    <w:rsid w:val="00241C97"/>
    <w:pPr>
      <w:keepNext/>
      <w:keepLines/>
      <w:pBdr>
        <w:top w:val="single" w:sz="48" w:space="31" w:color="auto"/>
      </w:pBdr>
      <w:tabs>
        <w:tab w:val="left" w:pos="0"/>
      </w:tabs>
      <w:overflowPunct w:val="0"/>
      <w:autoSpaceDE w:val="0"/>
      <w:autoSpaceDN w:val="0"/>
      <w:adjustRightInd w:val="0"/>
      <w:spacing w:before="240" w:after="500" w:line="640" w:lineRule="exact"/>
      <w:textAlignment w:val="baseline"/>
    </w:pPr>
    <w:rPr>
      <w:rFonts w:ascii="Arial Black" w:hAnsi="Arial Black"/>
      <w:b/>
      <w:spacing w:val="-48"/>
      <w:kern w:val="28"/>
      <w:sz w:val="64"/>
      <w:szCs w:val="20"/>
    </w:rPr>
  </w:style>
  <w:style w:type="paragraph" w:customStyle="1" w:styleId="HiddenTitle">
    <w:name w:val="Hidden Title"/>
    <w:basedOn w:val="Normal"/>
    <w:rsid w:val="000C00A7"/>
    <w:pPr>
      <w:spacing w:before="120" w:after="240"/>
      <w:jc w:val="both"/>
    </w:pPr>
    <w:rPr>
      <w:rFonts w:ascii="Times New Roman" w:hAnsi="Times New Roman"/>
      <w:b/>
      <w:sz w:val="28"/>
      <w:szCs w:val="20"/>
    </w:rPr>
  </w:style>
  <w:style w:type="paragraph" w:customStyle="1" w:styleId="TableText0">
    <w:name w:val="Table Text"/>
    <w:basedOn w:val="Normal"/>
    <w:rsid w:val="000C00A7"/>
    <w:pPr>
      <w:overflowPunct w:val="0"/>
      <w:autoSpaceDE w:val="0"/>
      <w:autoSpaceDN w:val="0"/>
      <w:adjustRightInd w:val="0"/>
      <w:spacing w:before="60"/>
      <w:textAlignment w:val="baseline"/>
    </w:pPr>
    <w:rPr>
      <w:spacing w:val="-5"/>
      <w:sz w:val="16"/>
      <w:szCs w:val="20"/>
    </w:rPr>
  </w:style>
  <w:style w:type="paragraph" w:customStyle="1" w:styleId="TableHeading">
    <w:name w:val="Table Heading"/>
    <w:basedOn w:val="TableText0"/>
    <w:rsid w:val="000C00A7"/>
    <w:pPr>
      <w:overflowPunct/>
      <w:autoSpaceDE/>
      <w:autoSpaceDN/>
      <w:adjustRightInd/>
      <w:spacing w:after="20"/>
      <w:jc w:val="both"/>
      <w:textAlignment w:val="auto"/>
    </w:pPr>
    <w:rPr>
      <w:b/>
      <w:caps/>
      <w:spacing w:val="0"/>
      <w:sz w:val="22"/>
      <w:lang w:eastAsia="nl-NL"/>
    </w:rPr>
  </w:style>
  <w:style w:type="character" w:customStyle="1" w:styleId="CommentTextChar">
    <w:name w:val="Comment Text Char"/>
    <w:basedOn w:val="DefaultParagraphFont"/>
    <w:link w:val="CommentText"/>
    <w:rsid w:val="00374C38"/>
    <w:rPr>
      <w:rFonts w:ascii="Arial" w:hAnsi="Arial"/>
      <w:lang w:val="en-US" w:eastAsia="en-US"/>
    </w:rPr>
  </w:style>
  <w:style w:type="paragraph" w:customStyle="1" w:styleId="NormalTable">
    <w:name w:val="NormalTable"/>
    <w:basedOn w:val="Normal"/>
    <w:rsid w:val="00F20358"/>
    <w:pPr>
      <w:spacing w:before="120"/>
    </w:pPr>
    <w:rPr>
      <w:rFonts w:ascii="Times New Roman" w:eastAsia="MS Mincho" w:hAnsi="Times New Roman"/>
      <w:szCs w:val="20"/>
      <w:lang w:val="en-GB" w:eastAsia="en-GB"/>
    </w:rPr>
  </w:style>
  <w:style w:type="paragraph" w:styleId="Caption">
    <w:name w:val="caption"/>
    <w:basedOn w:val="Normal"/>
    <w:next w:val="Normal"/>
    <w:unhideWhenUsed/>
    <w:qFormat/>
    <w:rsid w:val="00F93D31"/>
    <w:rPr>
      <w:b/>
      <w:bCs/>
      <w:sz w:val="20"/>
      <w:szCs w:val="20"/>
    </w:rPr>
  </w:style>
  <w:style w:type="character" w:customStyle="1" w:styleId="Heading2Char1">
    <w:name w:val="Heading 2 Char1"/>
    <w:aliases w:val="H2 Char,h2 Char,Reset numbering Char,Chapter Title Char,Heading 2 Char Char"/>
    <w:basedOn w:val="DefaultParagraphFont"/>
    <w:link w:val="Heading2"/>
    <w:rsid w:val="003C6C8A"/>
    <w:rPr>
      <w:rFonts w:ascii="Calibri Light" w:hAnsi="Calibri Light" w:cs="Arial"/>
      <w:b/>
      <w:bCs/>
      <w:iCs/>
      <w:sz w:val="32"/>
      <w:szCs w:val="32"/>
      <w:lang w:val="en-US" w:eastAsia="en-US"/>
    </w:rPr>
  </w:style>
  <w:style w:type="paragraph" w:styleId="FootnoteText">
    <w:name w:val="footnote text"/>
    <w:basedOn w:val="Normal"/>
    <w:link w:val="FootnoteTextChar"/>
    <w:rsid w:val="0016054D"/>
    <w:pPr>
      <w:ind w:left="720"/>
    </w:pPr>
    <w:rPr>
      <w:sz w:val="20"/>
      <w:szCs w:val="20"/>
    </w:rPr>
  </w:style>
  <w:style w:type="character" w:customStyle="1" w:styleId="FootnoteTextChar">
    <w:name w:val="Footnote Text Char"/>
    <w:basedOn w:val="DefaultParagraphFont"/>
    <w:link w:val="FootnoteText"/>
    <w:rsid w:val="0016054D"/>
    <w:rPr>
      <w:rFonts w:ascii="Arial" w:hAnsi="Arial"/>
    </w:rPr>
  </w:style>
  <w:style w:type="character" w:styleId="FootnoteReference">
    <w:name w:val="footnote reference"/>
    <w:basedOn w:val="DefaultParagraphFont"/>
    <w:rsid w:val="007F0303"/>
    <w:rPr>
      <w:vertAlign w:val="superscript"/>
    </w:rPr>
  </w:style>
  <w:style w:type="paragraph" w:styleId="TableofFigures">
    <w:name w:val="table of figures"/>
    <w:basedOn w:val="Normal"/>
    <w:next w:val="Normal"/>
    <w:uiPriority w:val="99"/>
    <w:rsid w:val="003A2E82"/>
    <w:rPr>
      <w:sz w:val="24"/>
    </w:rPr>
  </w:style>
  <w:style w:type="character" w:customStyle="1" w:styleId="Heading4Char">
    <w:name w:val="Heading 4 Char"/>
    <w:basedOn w:val="DefaultParagraphFont"/>
    <w:link w:val="Heading4"/>
    <w:rsid w:val="0095247B"/>
    <w:rPr>
      <w:rFonts w:asciiTheme="majorHAnsi" w:eastAsiaTheme="majorEastAsia" w:hAnsiTheme="majorHAnsi" w:cstheme="majorBidi"/>
      <w:b/>
      <w:bCs/>
      <w:i/>
      <w:iCs/>
      <w:color w:val="4F81BD" w:themeColor="accent1"/>
      <w:sz w:val="22"/>
      <w:szCs w:val="22"/>
      <w:lang w:val="en-US" w:eastAsia="en-US"/>
    </w:rPr>
  </w:style>
  <w:style w:type="character" w:customStyle="1" w:styleId="Heading3Char">
    <w:name w:val="Heading 3 Char"/>
    <w:aliases w:val="Level 1 - 1 Char,H3 Char,h3 Char,subhead Char,1. Char,Topic Heading Char"/>
    <w:basedOn w:val="DefaultParagraphFont"/>
    <w:link w:val="Heading3"/>
    <w:rsid w:val="006E546E"/>
    <w:rPr>
      <w:rFonts w:ascii="Arial" w:hAnsi="Arial" w:cs="Arial"/>
      <w:b/>
      <w:bCs/>
      <w:sz w:val="24"/>
      <w:szCs w:val="26"/>
      <w:lang w:val="en-US" w:eastAsia="en-US"/>
    </w:rPr>
  </w:style>
  <w:style w:type="paragraph" w:styleId="NoSpacing">
    <w:name w:val="No Spacing"/>
    <w:uiPriority w:val="1"/>
    <w:qFormat/>
    <w:rsid w:val="00A259E2"/>
    <w:rPr>
      <w:rFonts w:ascii="Calibri" w:eastAsia="Calibri" w:hAnsi="Calibri"/>
      <w:sz w:val="22"/>
      <w:szCs w:val="22"/>
      <w:lang w:val="en-US" w:eastAsia="en-US"/>
    </w:rPr>
  </w:style>
  <w:style w:type="paragraph" w:styleId="Subtitle">
    <w:name w:val="Subtitle"/>
    <w:next w:val="Normal"/>
    <w:link w:val="SubtitleChar"/>
    <w:qFormat/>
    <w:rsid w:val="009D0DFC"/>
    <w:pPr>
      <w:jc w:val="right"/>
    </w:pPr>
    <w:rPr>
      <w:rFonts w:ascii="Arial" w:hAnsi="Arial"/>
      <w:b/>
      <w:sz w:val="28"/>
      <w:lang w:val="de-DE" w:eastAsia="de-DE"/>
    </w:rPr>
  </w:style>
  <w:style w:type="character" w:customStyle="1" w:styleId="SubtitleChar">
    <w:name w:val="Subtitle Char"/>
    <w:basedOn w:val="DefaultParagraphFont"/>
    <w:link w:val="Subtitle"/>
    <w:rsid w:val="009D0DFC"/>
    <w:rPr>
      <w:rFonts w:ascii="Arial" w:hAnsi="Arial"/>
      <w:b/>
      <w:sz w:val="28"/>
      <w:lang w:val="de-DE" w:eastAsia="de-DE"/>
    </w:rPr>
  </w:style>
  <w:style w:type="paragraph" w:styleId="TableofAuthorities">
    <w:name w:val="table of authorities"/>
    <w:basedOn w:val="Normal"/>
    <w:next w:val="Normal"/>
    <w:unhideWhenUsed/>
    <w:rsid w:val="00530100"/>
    <w:pPr>
      <w:ind w:left="220" w:hanging="220"/>
    </w:pPr>
    <w:rPr>
      <w:rFonts w:asciiTheme="minorHAnsi" w:hAnsiTheme="minorHAnsi"/>
      <w:sz w:val="20"/>
      <w:szCs w:val="20"/>
    </w:rPr>
  </w:style>
  <w:style w:type="paragraph" w:styleId="TOAHeading">
    <w:name w:val="toa heading"/>
    <w:basedOn w:val="Normal"/>
    <w:next w:val="Normal"/>
    <w:unhideWhenUsed/>
    <w:rsid w:val="00530100"/>
    <w:pPr>
      <w:spacing w:before="240" w:after="120"/>
    </w:pPr>
    <w:rPr>
      <w:rFonts w:asciiTheme="minorHAnsi" w:hAnsiTheme="minorHAnsi" w:cs="Arial"/>
      <w:b/>
      <w:bCs/>
      <w:caps/>
      <w:sz w:val="20"/>
      <w:szCs w:val="20"/>
    </w:rPr>
  </w:style>
  <w:style w:type="paragraph" w:styleId="TOCHeading">
    <w:name w:val="TOC Heading"/>
    <w:basedOn w:val="Heading1"/>
    <w:next w:val="Normal"/>
    <w:uiPriority w:val="39"/>
    <w:unhideWhenUsed/>
    <w:qFormat/>
    <w:rsid w:val="002103EE"/>
    <w:pPr>
      <w:keepLines/>
      <w:pageBreakBefore w:val="0"/>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Index1">
    <w:name w:val="index 1"/>
    <w:basedOn w:val="Normal"/>
    <w:next w:val="Normal"/>
    <w:autoRedefine/>
    <w:uiPriority w:val="99"/>
    <w:unhideWhenUsed/>
    <w:rsid w:val="00BD3B94"/>
    <w:pPr>
      <w:ind w:left="220" w:hanging="220"/>
    </w:pPr>
    <w:rPr>
      <w:rFonts w:asciiTheme="minorHAnsi" w:hAnsiTheme="minorHAnsi"/>
      <w:sz w:val="18"/>
      <w:szCs w:val="18"/>
    </w:rPr>
  </w:style>
  <w:style w:type="paragraph" w:styleId="Index2">
    <w:name w:val="index 2"/>
    <w:basedOn w:val="Normal"/>
    <w:next w:val="Normal"/>
    <w:autoRedefine/>
    <w:unhideWhenUsed/>
    <w:rsid w:val="00BD3B94"/>
    <w:pPr>
      <w:ind w:left="440" w:hanging="220"/>
    </w:pPr>
    <w:rPr>
      <w:rFonts w:asciiTheme="minorHAnsi" w:hAnsiTheme="minorHAnsi"/>
      <w:sz w:val="18"/>
      <w:szCs w:val="18"/>
    </w:rPr>
  </w:style>
  <w:style w:type="paragraph" w:styleId="Index3">
    <w:name w:val="index 3"/>
    <w:basedOn w:val="Normal"/>
    <w:next w:val="Normal"/>
    <w:autoRedefine/>
    <w:unhideWhenUsed/>
    <w:rsid w:val="00BD3B94"/>
    <w:pPr>
      <w:ind w:left="660" w:hanging="220"/>
    </w:pPr>
    <w:rPr>
      <w:rFonts w:asciiTheme="minorHAnsi" w:hAnsiTheme="minorHAnsi"/>
      <w:sz w:val="18"/>
      <w:szCs w:val="18"/>
    </w:rPr>
  </w:style>
  <w:style w:type="paragraph" w:styleId="Index4">
    <w:name w:val="index 4"/>
    <w:basedOn w:val="Normal"/>
    <w:next w:val="Normal"/>
    <w:autoRedefine/>
    <w:unhideWhenUsed/>
    <w:rsid w:val="00BD3B94"/>
    <w:pPr>
      <w:ind w:left="880" w:hanging="220"/>
    </w:pPr>
    <w:rPr>
      <w:rFonts w:asciiTheme="minorHAnsi" w:hAnsiTheme="minorHAnsi"/>
      <w:sz w:val="18"/>
      <w:szCs w:val="18"/>
    </w:rPr>
  </w:style>
  <w:style w:type="paragraph" w:styleId="Index5">
    <w:name w:val="index 5"/>
    <w:basedOn w:val="Normal"/>
    <w:next w:val="Normal"/>
    <w:autoRedefine/>
    <w:unhideWhenUsed/>
    <w:rsid w:val="00BD3B94"/>
    <w:pPr>
      <w:ind w:left="1100" w:hanging="220"/>
    </w:pPr>
    <w:rPr>
      <w:rFonts w:asciiTheme="minorHAnsi" w:hAnsiTheme="minorHAnsi"/>
      <w:sz w:val="18"/>
      <w:szCs w:val="18"/>
    </w:rPr>
  </w:style>
  <w:style w:type="paragraph" w:styleId="Index6">
    <w:name w:val="index 6"/>
    <w:basedOn w:val="Normal"/>
    <w:next w:val="Normal"/>
    <w:autoRedefine/>
    <w:unhideWhenUsed/>
    <w:rsid w:val="00BD3B94"/>
    <w:pPr>
      <w:ind w:left="1320" w:hanging="220"/>
    </w:pPr>
    <w:rPr>
      <w:rFonts w:asciiTheme="minorHAnsi" w:hAnsiTheme="minorHAnsi"/>
      <w:sz w:val="18"/>
      <w:szCs w:val="18"/>
    </w:rPr>
  </w:style>
  <w:style w:type="paragraph" w:styleId="Index7">
    <w:name w:val="index 7"/>
    <w:basedOn w:val="Normal"/>
    <w:next w:val="Normal"/>
    <w:autoRedefine/>
    <w:unhideWhenUsed/>
    <w:rsid w:val="00BD3B94"/>
    <w:pPr>
      <w:ind w:left="1540" w:hanging="220"/>
    </w:pPr>
    <w:rPr>
      <w:rFonts w:asciiTheme="minorHAnsi" w:hAnsiTheme="minorHAnsi"/>
      <w:sz w:val="18"/>
      <w:szCs w:val="18"/>
    </w:rPr>
  </w:style>
  <w:style w:type="paragraph" w:styleId="Index8">
    <w:name w:val="index 8"/>
    <w:basedOn w:val="Normal"/>
    <w:next w:val="Normal"/>
    <w:autoRedefine/>
    <w:unhideWhenUsed/>
    <w:rsid w:val="00BD3B94"/>
    <w:pPr>
      <w:ind w:left="1760" w:hanging="220"/>
    </w:pPr>
    <w:rPr>
      <w:rFonts w:asciiTheme="minorHAnsi" w:hAnsiTheme="minorHAnsi"/>
      <w:sz w:val="18"/>
      <w:szCs w:val="18"/>
    </w:rPr>
  </w:style>
  <w:style w:type="paragraph" w:styleId="Index9">
    <w:name w:val="index 9"/>
    <w:basedOn w:val="Normal"/>
    <w:next w:val="Normal"/>
    <w:autoRedefine/>
    <w:unhideWhenUsed/>
    <w:rsid w:val="00BD3B94"/>
    <w:pPr>
      <w:ind w:left="1980" w:hanging="220"/>
    </w:pPr>
    <w:rPr>
      <w:rFonts w:asciiTheme="minorHAnsi" w:hAnsiTheme="minorHAnsi"/>
      <w:sz w:val="18"/>
      <w:szCs w:val="18"/>
    </w:rPr>
  </w:style>
  <w:style w:type="paragraph" w:styleId="IndexHeading">
    <w:name w:val="index heading"/>
    <w:basedOn w:val="Normal"/>
    <w:next w:val="Index1"/>
    <w:uiPriority w:val="99"/>
    <w:unhideWhenUsed/>
    <w:rsid w:val="00BD3B94"/>
    <w:pPr>
      <w:spacing w:before="240" w:after="120"/>
      <w:ind w:left="140"/>
    </w:pPr>
    <w:rPr>
      <w:rFonts w:asciiTheme="majorHAnsi" w:hAnsiTheme="majorHAnsi"/>
      <w:b/>
      <w:bCs/>
      <w:sz w:val="28"/>
      <w:szCs w:val="28"/>
    </w:rPr>
  </w:style>
  <w:style w:type="paragraph" w:customStyle="1" w:styleId="Cover-CustomerName">
    <w:name w:val="Cover - Customer Name"/>
    <w:next w:val="Normal"/>
    <w:link w:val="Cover-CustomerNameChar"/>
    <w:uiPriority w:val="99"/>
    <w:rsid w:val="00A96F48"/>
    <w:pPr>
      <w:spacing w:before="120" w:after="120"/>
      <w:jc w:val="right"/>
    </w:pPr>
    <w:rPr>
      <w:rFonts w:ascii="Calibri" w:hAnsi="Calibri" w:cs="Arial"/>
      <w:b/>
      <w:color w:val="F79646"/>
      <w:sz w:val="48"/>
      <w:szCs w:val="48"/>
      <w:lang w:val="en-MY" w:eastAsia="en-US"/>
    </w:rPr>
  </w:style>
  <w:style w:type="character" w:customStyle="1" w:styleId="Cover-CustomerNameChar">
    <w:name w:val="Cover - Customer Name Char"/>
    <w:link w:val="Cover-CustomerName"/>
    <w:uiPriority w:val="99"/>
    <w:locked/>
    <w:rsid w:val="00A96F48"/>
    <w:rPr>
      <w:rFonts w:ascii="Calibri" w:hAnsi="Calibri" w:cs="Arial"/>
      <w:b/>
      <w:color w:val="F79646"/>
      <w:sz w:val="48"/>
      <w:szCs w:val="48"/>
      <w:lang w:val="en-MY" w:eastAsia="en-US"/>
    </w:rPr>
  </w:style>
  <w:style w:type="paragraph" w:customStyle="1" w:styleId="Cover-ProposalText">
    <w:name w:val="Cover - Proposal Text"/>
    <w:link w:val="Cover-ProposalTextChar"/>
    <w:uiPriority w:val="99"/>
    <w:rsid w:val="00A96F48"/>
    <w:pPr>
      <w:spacing w:before="120" w:after="120"/>
      <w:jc w:val="right"/>
    </w:pPr>
    <w:rPr>
      <w:rFonts w:ascii="Calibri" w:hAnsi="Calibri" w:cs="Arial"/>
      <w:b/>
      <w:color w:val="BFBFBF"/>
      <w:sz w:val="48"/>
      <w:szCs w:val="48"/>
      <w:lang w:val="en-MY" w:eastAsia="en-US"/>
    </w:rPr>
  </w:style>
  <w:style w:type="character" w:customStyle="1" w:styleId="Cover-ProposalTextChar">
    <w:name w:val="Cover - Proposal Text Char"/>
    <w:link w:val="Cover-ProposalText"/>
    <w:uiPriority w:val="99"/>
    <w:locked/>
    <w:rsid w:val="00A96F48"/>
    <w:rPr>
      <w:rFonts w:ascii="Calibri" w:hAnsi="Calibri" w:cs="Arial"/>
      <w:b/>
      <w:color w:val="BFBFBF"/>
      <w:sz w:val="48"/>
      <w:szCs w:val="48"/>
      <w:lang w:val="en-MY" w:eastAsia="en-US"/>
    </w:rPr>
  </w:style>
  <w:style w:type="paragraph" w:customStyle="1" w:styleId="TitlePage-BoldCentered">
    <w:name w:val="Title Page - Bold &amp; Centered"/>
    <w:basedOn w:val="Normal"/>
    <w:next w:val="Normal"/>
    <w:rsid w:val="00A14DC0"/>
    <w:pPr>
      <w:jc w:val="center"/>
    </w:pPr>
    <w:rPr>
      <w:rFonts w:ascii="Tahoma" w:hAnsi="Tahoma"/>
      <w:b/>
      <w:bCs/>
      <w:sz w:val="36"/>
      <w:szCs w:val="20"/>
      <w:lang w:eastAsia="ja-JP"/>
    </w:rPr>
  </w:style>
  <w:style w:type="character" w:customStyle="1" w:styleId="TOCHeader">
    <w:name w:val="TOC Header"/>
    <w:rsid w:val="00A14DC0"/>
    <w:rPr>
      <w:b/>
      <w:bCs/>
      <w:sz w:val="36"/>
    </w:rPr>
  </w:style>
  <w:style w:type="paragraph" w:customStyle="1" w:styleId="TitlePage-BoldItalic">
    <w:name w:val="Title Page - Bold &amp; Italic"/>
    <w:basedOn w:val="Normal"/>
    <w:qFormat/>
    <w:rsid w:val="00A14DC0"/>
    <w:pPr>
      <w:jc w:val="right"/>
    </w:pPr>
    <w:rPr>
      <w:rFonts w:ascii="Tahoma" w:hAnsi="Tahoma"/>
      <w:b/>
      <w:bCs/>
      <w:i/>
      <w:spacing w:val="20"/>
      <w:sz w:val="40"/>
      <w:szCs w:val="52"/>
      <w:lang w:eastAsia="ja-JP"/>
    </w:rPr>
  </w:style>
  <w:style w:type="paragraph" w:customStyle="1" w:styleId="TitlePage-Italic">
    <w:name w:val="Title Page - Italic"/>
    <w:basedOn w:val="Normal"/>
    <w:rsid w:val="00A14DC0"/>
    <w:pPr>
      <w:jc w:val="right"/>
    </w:pPr>
    <w:rPr>
      <w:rFonts w:ascii="Tahoma" w:hAnsi="Tahoma"/>
      <w:i/>
      <w:iCs/>
      <w:spacing w:val="20"/>
      <w:sz w:val="40"/>
      <w:szCs w:val="20"/>
      <w:lang w:eastAsia="ja-JP"/>
    </w:rPr>
  </w:style>
  <w:style w:type="paragraph" w:customStyle="1" w:styleId="NormalCenteredBold">
    <w:name w:val="Normal Centered Bold"/>
    <w:basedOn w:val="Normal"/>
    <w:rsid w:val="00752EFA"/>
    <w:pPr>
      <w:jc w:val="center"/>
    </w:pPr>
    <w:rPr>
      <w:rFonts w:ascii="Tahoma" w:hAnsi="Tahoma"/>
      <w:b/>
      <w:bCs/>
      <w:sz w:val="20"/>
      <w:szCs w:val="20"/>
      <w:lang w:eastAsia="ja-JP"/>
    </w:rPr>
  </w:style>
  <w:style w:type="paragraph" w:customStyle="1" w:styleId="Heading1Text">
    <w:name w:val="Heading 1 Text"/>
    <w:basedOn w:val="Normal"/>
    <w:link w:val="Heading1TextChar"/>
    <w:qFormat/>
    <w:rsid w:val="00E0118B"/>
    <w:pPr>
      <w:spacing w:after="120"/>
      <w:ind w:left="360"/>
    </w:pPr>
    <w:rPr>
      <w:rFonts w:ascii="Tahoma" w:eastAsia="MS Mincho" w:hAnsi="Tahoma"/>
      <w:sz w:val="20"/>
      <w:szCs w:val="24"/>
      <w:lang w:eastAsia="ja-JP"/>
    </w:rPr>
  </w:style>
  <w:style w:type="paragraph" w:customStyle="1" w:styleId="Heading2Text">
    <w:name w:val="Heading 2 Text"/>
    <w:basedOn w:val="Normal"/>
    <w:link w:val="Heading2TextChar"/>
    <w:qFormat/>
    <w:rsid w:val="00E0118B"/>
    <w:pPr>
      <w:spacing w:after="120"/>
      <w:ind w:left="720"/>
    </w:pPr>
    <w:rPr>
      <w:rFonts w:ascii="Tahoma" w:eastAsia="MS Mincho" w:hAnsi="Tahoma"/>
      <w:sz w:val="20"/>
      <w:szCs w:val="24"/>
      <w:lang w:eastAsia="ja-JP"/>
    </w:rPr>
  </w:style>
  <w:style w:type="paragraph" w:customStyle="1" w:styleId="Heading3Text">
    <w:name w:val="Heading 3 Text"/>
    <w:basedOn w:val="Normal"/>
    <w:qFormat/>
    <w:rsid w:val="00E0118B"/>
    <w:pPr>
      <w:spacing w:after="120"/>
      <w:ind w:left="1080"/>
    </w:pPr>
    <w:rPr>
      <w:rFonts w:ascii="Tahoma" w:hAnsi="Tahoma" w:cs="Arial"/>
      <w:color w:val="000000"/>
      <w:sz w:val="20"/>
      <w:szCs w:val="20"/>
      <w:lang w:eastAsia="ja-JP"/>
    </w:rPr>
  </w:style>
  <w:style w:type="character" w:customStyle="1" w:styleId="Heading1TextChar">
    <w:name w:val="Heading 1 Text Char"/>
    <w:link w:val="Heading1Text"/>
    <w:rsid w:val="00E0118B"/>
    <w:rPr>
      <w:rFonts w:ascii="Tahoma" w:eastAsia="MS Mincho" w:hAnsi="Tahoma"/>
      <w:szCs w:val="24"/>
      <w:lang w:val="en-US" w:eastAsia="ja-JP"/>
    </w:rPr>
  </w:style>
  <w:style w:type="character" w:customStyle="1" w:styleId="Heading2TextChar">
    <w:name w:val="Heading 2 Text Char"/>
    <w:link w:val="Heading2Text"/>
    <w:rsid w:val="00E0118B"/>
    <w:rPr>
      <w:rFonts w:ascii="Tahoma" w:eastAsia="MS Mincho" w:hAnsi="Tahoma"/>
      <w:szCs w:val="24"/>
      <w:lang w:val="en-US" w:eastAsia="ja-JP"/>
    </w:rPr>
  </w:style>
  <w:style w:type="paragraph" w:customStyle="1" w:styleId="Heading2TextBulleted">
    <w:name w:val="Heading 2 Text Bulleted"/>
    <w:basedOn w:val="Heading2Text"/>
    <w:qFormat/>
    <w:rsid w:val="00E0118B"/>
    <w:pPr>
      <w:numPr>
        <w:numId w:val="3"/>
      </w:numPr>
    </w:pPr>
    <w:rPr>
      <w:noProof/>
    </w:rPr>
  </w:style>
  <w:style w:type="paragraph" w:customStyle="1" w:styleId="Heading3TextBulleted">
    <w:name w:val="Heading 3 Text Bulleted"/>
    <w:basedOn w:val="Heading3Text"/>
    <w:qFormat/>
    <w:rsid w:val="00E0118B"/>
    <w:pPr>
      <w:numPr>
        <w:numId w:val="4"/>
      </w:numPr>
    </w:pPr>
  </w:style>
  <w:style w:type="paragraph" w:customStyle="1" w:styleId="Heading2TextBold">
    <w:name w:val="Heading 2 Text Bold"/>
    <w:basedOn w:val="Heading2Text"/>
    <w:qFormat/>
    <w:rsid w:val="00E0118B"/>
    <w:rPr>
      <w:b/>
    </w:rPr>
  </w:style>
  <w:style w:type="paragraph" w:customStyle="1" w:styleId="TableHeader-Left">
    <w:name w:val="Table Header - Left"/>
    <w:basedOn w:val="Normal"/>
    <w:qFormat/>
    <w:rsid w:val="00E0118B"/>
    <w:rPr>
      <w:rFonts w:ascii="Tahoma" w:eastAsia="MS Mincho" w:hAnsi="Tahoma"/>
      <w:b/>
      <w:sz w:val="20"/>
      <w:szCs w:val="24"/>
      <w:lang w:eastAsia="ja-JP"/>
    </w:rPr>
  </w:style>
  <w:style w:type="paragraph" w:customStyle="1" w:styleId="TableField-Left">
    <w:name w:val="Table Field - Left"/>
    <w:basedOn w:val="Normal"/>
    <w:qFormat/>
    <w:rsid w:val="00E0118B"/>
    <w:rPr>
      <w:rFonts w:ascii="Tahoma" w:eastAsia="MS Mincho" w:hAnsi="Tahoma"/>
      <w:sz w:val="20"/>
      <w:szCs w:val="20"/>
      <w:lang w:eastAsia="ja-JP"/>
    </w:rPr>
  </w:style>
  <w:style w:type="paragraph" w:customStyle="1" w:styleId="TableField-Center">
    <w:name w:val="Table Field - Center"/>
    <w:basedOn w:val="Normal"/>
    <w:qFormat/>
    <w:rsid w:val="00E0118B"/>
    <w:pPr>
      <w:jc w:val="center"/>
    </w:pPr>
    <w:rPr>
      <w:rFonts w:ascii="Tahoma" w:eastAsia="MS Mincho" w:hAnsi="Tahoma"/>
      <w:sz w:val="20"/>
      <w:szCs w:val="24"/>
      <w:lang w:eastAsia="ja-JP"/>
    </w:rPr>
  </w:style>
  <w:style w:type="paragraph" w:customStyle="1" w:styleId="TableHeader-Center">
    <w:name w:val="Table Header - Center"/>
    <w:basedOn w:val="Normal"/>
    <w:qFormat/>
    <w:rsid w:val="00E0118B"/>
    <w:pPr>
      <w:jc w:val="center"/>
    </w:pPr>
    <w:rPr>
      <w:rFonts w:ascii="Tahoma" w:eastAsia="MS Mincho" w:hAnsi="Tahoma"/>
      <w:b/>
      <w:sz w:val="20"/>
      <w:szCs w:val="24"/>
      <w:lang w:eastAsia="ja-JP"/>
    </w:rPr>
  </w:style>
  <w:style w:type="paragraph" w:customStyle="1" w:styleId="Heading2TextSubsetNumbered">
    <w:name w:val="Heading 2 Text Subset Numbered"/>
    <w:qFormat/>
    <w:rsid w:val="00E0118B"/>
    <w:pPr>
      <w:numPr>
        <w:numId w:val="7"/>
      </w:numPr>
    </w:pPr>
    <w:rPr>
      <w:rFonts w:ascii="Tahoma" w:hAnsi="Tahoma" w:cs="Arial"/>
      <w:color w:val="000000"/>
      <w:lang w:val="en-US" w:eastAsia="ja-JP"/>
    </w:rPr>
  </w:style>
  <w:style w:type="paragraph" w:customStyle="1" w:styleId="Heading2TextBlueDescriptive">
    <w:name w:val="Heading 2 Text Blue Descriptive"/>
    <w:basedOn w:val="Heading2Text"/>
    <w:rsid w:val="00E0118B"/>
    <w:rPr>
      <w:i/>
      <w:color w:val="0000FF"/>
      <w:sz w:val="18"/>
    </w:rPr>
  </w:style>
  <w:style w:type="character" w:customStyle="1" w:styleId="apple-converted-space">
    <w:name w:val="apple-converted-space"/>
    <w:basedOn w:val="DefaultParagraphFont"/>
    <w:rsid w:val="00FD4587"/>
  </w:style>
  <w:style w:type="paragraph" w:customStyle="1" w:styleId="CapNormal">
    <w:name w:val="Cap_Normal"/>
    <w:qFormat/>
    <w:rsid w:val="00131612"/>
    <w:pPr>
      <w:spacing w:after="160"/>
    </w:pPr>
    <w:rPr>
      <w:sz w:val="22"/>
      <w:szCs w:val="24"/>
      <w:lang w:val="en-US" w:eastAsia="en-CA"/>
    </w:rPr>
  </w:style>
  <w:style w:type="paragraph" w:customStyle="1" w:styleId="TableBody">
    <w:name w:val="Table Body"/>
    <w:uiPriority w:val="99"/>
    <w:qFormat/>
    <w:rsid w:val="00131612"/>
    <w:pPr>
      <w:spacing w:after="60"/>
    </w:pPr>
    <w:rPr>
      <w:rFonts w:ascii="Arial" w:hAnsi="Arial" w:cs="Arial"/>
      <w:sz w:val="18"/>
      <w:szCs w:val="16"/>
      <w:lang w:val="en-US" w:eastAsia="en-US"/>
    </w:rPr>
  </w:style>
  <w:style w:type="paragraph" w:customStyle="1" w:styleId="TableHeading1White">
    <w:name w:val="Table Heading 1 White"/>
    <w:qFormat/>
    <w:rsid w:val="00131612"/>
    <w:pPr>
      <w:keepNext/>
      <w:keepLines/>
      <w:overflowPunct w:val="0"/>
      <w:autoSpaceDE w:val="0"/>
      <w:autoSpaceDN w:val="0"/>
      <w:adjustRightInd w:val="0"/>
      <w:jc w:val="center"/>
      <w:textAlignment w:val="baseline"/>
    </w:pPr>
    <w:rPr>
      <w:rFonts w:ascii="Arial" w:hAnsi="Arial" w:cs="Arial"/>
      <w:b/>
      <w:color w:val="FFFFFF"/>
      <w:spacing w:val="10"/>
      <w:sz w:val="18"/>
      <w:szCs w:val="24"/>
      <w:lang w:val="en-US" w:eastAsia="en-US"/>
    </w:rPr>
  </w:style>
  <w:style w:type="table" w:styleId="TableGridLight">
    <w:name w:val="Grid Table Light"/>
    <w:basedOn w:val="TableNormal"/>
    <w:uiPriority w:val="40"/>
    <w:rsid w:val="0003111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pageheading">
    <w:name w:val="pageheading"/>
    <w:basedOn w:val="DefaultParagraphFont"/>
    <w:rsid w:val="00031112"/>
  </w:style>
  <w:style w:type="character" w:customStyle="1" w:styleId="widgetcontainerread">
    <w:name w:val="widgetcontainerread"/>
    <w:basedOn w:val="DefaultParagraphFont"/>
    <w:rsid w:val="006B30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25489">
      <w:bodyDiv w:val="1"/>
      <w:marLeft w:val="0"/>
      <w:marRight w:val="0"/>
      <w:marTop w:val="0"/>
      <w:marBottom w:val="0"/>
      <w:divBdr>
        <w:top w:val="none" w:sz="0" w:space="0" w:color="auto"/>
        <w:left w:val="none" w:sz="0" w:space="0" w:color="auto"/>
        <w:bottom w:val="none" w:sz="0" w:space="0" w:color="auto"/>
        <w:right w:val="none" w:sz="0" w:space="0" w:color="auto"/>
      </w:divBdr>
    </w:div>
    <w:div w:id="37822749">
      <w:bodyDiv w:val="1"/>
      <w:marLeft w:val="0"/>
      <w:marRight w:val="0"/>
      <w:marTop w:val="0"/>
      <w:marBottom w:val="0"/>
      <w:divBdr>
        <w:top w:val="none" w:sz="0" w:space="0" w:color="auto"/>
        <w:left w:val="none" w:sz="0" w:space="0" w:color="auto"/>
        <w:bottom w:val="none" w:sz="0" w:space="0" w:color="auto"/>
        <w:right w:val="none" w:sz="0" w:space="0" w:color="auto"/>
      </w:divBdr>
      <w:divsChild>
        <w:div w:id="18090604">
          <w:marLeft w:val="547"/>
          <w:marRight w:val="0"/>
          <w:marTop w:val="0"/>
          <w:marBottom w:val="0"/>
          <w:divBdr>
            <w:top w:val="none" w:sz="0" w:space="0" w:color="auto"/>
            <w:left w:val="none" w:sz="0" w:space="0" w:color="auto"/>
            <w:bottom w:val="none" w:sz="0" w:space="0" w:color="auto"/>
            <w:right w:val="none" w:sz="0" w:space="0" w:color="auto"/>
          </w:divBdr>
        </w:div>
        <w:div w:id="137846180">
          <w:marLeft w:val="547"/>
          <w:marRight w:val="0"/>
          <w:marTop w:val="0"/>
          <w:marBottom w:val="0"/>
          <w:divBdr>
            <w:top w:val="none" w:sz="0" w:space="0" w:color="auto"/>
            <w:left w:val="none" w:sz="0" w:space="0" w:color="auto"/>
            <w:bottom w:val="none" w:sz="0" w:space="0" w:color="auto"/>
            <w:right w:val="none" w:sz="0" w:space="0" w:color="auto"/>
          </w:divBdr>
        </w:div>
        <w:div w:id="324742672">
          <w:marLeft w:val="1166"/>
          <w:marRight w:val="0"/>
          <w:marTop w:val="0"/>
          <w:marBottom w:val="0"/>
          <w:divBdr>
            <w:top w:val="none" w:sz="0" w:space="0" w:color="auto"/>
            <w:left w:val="none" w:sz="0" w:space="0" w:color="auto"/>
            <w:bottom w:val="none" w:sz="0" w:space="0" w:color="auto"/>
            <w:right w:val="none" w:sz="0" w:space="0" w:color="auto"/>
          </w:divBdr>
        </w:div>
        <w:div w:id="419912921">
          <w:marLeft w:val="1800"/>
          <w:marRight w:val="0"/>
          <w:marTop w:val="0"/>
          <w:marBottom w:val="0"/>
          <w:divBdr>
            <w:top w:val="none" w:sz="0" w:space="0" w:color="auto"/>
            <w:left w:val="none" w:sz="0" w:space="0" w:color="auto"/>
            <w:bottom w:val="none" w:sz="0" w:space="0" w:color="auto"/>
            <w:right w:val="none" w:sz="0" w:space="0" w:color="auto"/>
          </w:divBdr>
        </w:div>
        <w:div w:id="592592192">
          <w:marLeft w:val="1800"/>
          <w:marRight w:val="0"/>
          <w:marTop w:val="0"/>
          <w:marBottom w:val="0"/>
          <w:divBdr>
            <w:top w:val="none" w:sz="0" w:space="0" w:color="auto"/>
            <w:left w:val="none" w:sz="0" w:space="0" w:color="auto"/>
            <w:bottom w:val="none" w:sz="0" w:space="0" w:color="auto"/>
            <w:right w:val="none" w:sz="0" w:space="0" w:color="auto"/>
          </w:divBdr>
        </w:div>
        <w:div w:id="602570552">
          <w:marLeft w:val="1800"/>
          <w:marRight w:val="0"/>
          <w:marTop w:val="0"/>
          <w:marBottom w:val="0"/>
          <w:divBdr>
            <w:top w:val="none" w:sz="0" w:space="0" w:color="auto"/>
            <w:left w:val="none" w:sz="0" w:space="0" w:color="auto"/>
            <w:bottom w:val="none" w:sz="0" w:space="0" w:color="auto"/>
            <w:right w:val="none" w:sz="0" w:space="0" w:color="auto"/>
          </w:divBdr>
        </w:div>
        <w:div w:id="1167867971">
          <w:marLeft w:val="1800"/>
          <w:marRight w:val="0"/>
          <w:marTop w:val="0"/>
          <w:marBottom w:val="0"/>
          <w:divBdr>
            <w:top w:val="none" w:sz="0" w:space="0" w:color="auto"/>
            <w:left w:val="none" w:sz="0" w:space="0" w:color="auto"/>
            <w:bottom w:val="none" w:sz="0" w:space="0" w:color="auto"/>
            <w:right w:val="none" w:sz="0" w:space="0" w:color="auto"/>
          </w:divBdr>
        </w:div>
        <w:div w:id="1322198451">
          <w:marLeft w:val="1166"/>
          <w:marRight w:val="0"/>
          <w:marTop w:val="0"/>
          <w:marBottom w:val="0"/>
          <w:divBdr>
            <w:top w:val="none" w:sz="0" w:space="0" w:color="auto"/>
            <w:left w:val="none" w:sz="0" w:space="0" w:color="auto"/>
            <w:bottom w:val="none" w:sz="0" w:space="0" w:color="auto"/>
            <w:right w:val="none" w:sz="0" w:space="0" w:color="auto"/>
          </w:divBdr>
        </w:div>
        <w:div w:id="1481269352">
          <w:marLeft w:val="1800"/>
          <w:marRight w:val="0"/>
          <w:marTop w:val="0"/>
          <w:marBottom w:val="0"/>
          <w:divBdr>
            <w:top w:val="none" w:sz="0" w:space="0" w:color="auto"/>
            <w:left w:val="none" w:sz="0" w:space="0" w:color="auto"/>
            <w:bottom w:val="none" w:sz="0" w:space="0" w:color="auto"/>
            <w:right w:val="none" w:sz="0" w:space="0" w:color="auto"/>
          </w:divBdr>
        </w:div>
        <w:div w:id="1620799649">
          <w:marLeft w:val="547"/>
          <w:marRight w:val="0"/>
          <w:marTop w:val="0"/>
          <w:marBottom w:val="0"/>
          <w:divBdr>
            <w:top w:val="none" w:sz="0" w:space="0" w:color="auto"/>
            <w:left w:val="none" w:sz="0" w:space="0" w:color="auto"/>
            <w:bottom w:val="none" w:sz="0" w:space="0" w:color="auto"/>
            <w:right w:val="none" w:sz="0" w:space="0" w:color="auto"/>
          </w:divBdr>
        </w:div>
        <w:div w:id="1793554097">
          <w:marLeft w:val="1166"/>
          <w:marRight w:val="0"/>
          <w:marTop w:val="0"/>
          <w:marBottom w:val="0"/>
          <w:divBdr>
            <w:top w:val="none" w:sz="0" w:space="0" w:color="auto"/>
            <w:left w:val="none" w:sz="0" w:space="0" w:color="auto"/>
            <w:bottom w:val="none" w:sz="0" w:space="0" w:color="auto"/>
            <w:right w:val="none" w:sz="0" w:space="0" w:color="auto"/>
          </w:divBdr>
        </w:div>
        <w:div w:id="2097356184">
          <w:marLeft w:val="547"/>
          <w:marRight w:val="0"/>
          <w:marTop w:val="0"/>
          <w:marBottom w:val="0"/>
          <w:divBdr>
            <w:top w:val="none" w:sz="0" w:space="0" w:color="auto"/>
            <w:left w:val="none" w:sz="0" w:space="0" w:color="auto"/>
            <w:bottom w:val="none" w:sz="0" w:space="0" w:color="auto"/>
            <w:right w:val="none" w:sz="0" w:space="0" w:color="auto"/>
          </w:divBdr>
        </w:div>
      </w:divsChild>
    </w:div>
    <w:div w:id="40911887">
      <w:bodyDiv w:val="1"/>
      <w:marLeft w:val="0"/>
      <w:marRight w:val="0"/>
      <w:marTop w:val="0"/>
      <w:marBottom w:val="0"/>
      <w:divBdr>
        <w:top w:val="none" w:sz="0" w:space="0" w:color="auto"/>
        <w:left w:val="none" w:sz="0" w:space="0" w:color="auto"/>
        <w:bottom w:val="none" w:sz="0" w:space="0" w:color="auto"/>
        <w:right w:val="none" w:sz="0" w:space="0" w:color="auto"/>
      </w:divBdr>
    </w:div>
    <w:div w:id="44958970">
      <w:bodyDiv w:val="1"/>
      <w:marLeft w:val="0"/>
      <w:marRight w:val="0"/>
      <w:marTop w:val="0"/>
      <w:marBottom w:val="0"/>
      <w:divBdr>
        <w:top w:val="none" w:sz="0" w:space="0" w:color="auto"/>
        <w:left w:val="none" w:sz="0" w:space="0" w:color="auto"/>
        <w:bottom w:val="none" w:sz="0" w:space="0" w:color="auto"/>
        <w:right w:val="none" w:sz="0" w:space="0" w:color="auto"/>
      </w:divBdr>
    </w:div>
    <w:div w:id="45106038">
      <w:bodyDiv w:val="1"/>
      <w:marLeft w:val="0"/>
      <w:marRight w:val="0"/>
      <w:marTop w:val="0"/>
      <w:marBottom w:val="0"/>
      <w:divBdr>
        <w:top w:val="none" w:sz="0" w:space="0" w:color="auto"/>
        <w:left w:val="none" w:sz="0" w:space="0" w:color="auto"/>
        <w:bottom w:val="none" w:sz="0" w:space="0" w:color="auto"/>
        <w:right w:val="none" w:sz="0" w:space="0" w:color="auto"/>
      </w:divBdr>
    </w:div>
    <w:div w:id="94055479">
      <w:bodyDiv w:val="1"/>
      <w:marLeft w:val="0"/>
      <w:marRight w:val="0"/>
      <w:marTop w:val="0"/>
      <w:marBottom w:val="0"/>
      <w:divBdr>
        <w:top w:val="none" w:sz="0" w:space="0" w:color="auto"/>
        <w:left w:val="none" w:sz="0" w:space="0" w:color="auto"/>
        <w:bottom w:val="none" w:sz="0" w:space="0" w:color="auto"/>
        <w:right w:val="none" w:sz="0" w:space="0" w:color="auto"/>
      </w:divBdr>
    </w:div>
    <w:div w:id="105395357">
      <w:bodyDiv w:val="1"/>
      <w:marLeft w:val="0"/>
      <w:marRight w:val="0"/>
      <w:marTop w:val="0"/>
      <w:marBottom w:val="0"/>
      <w:divBdr>
        <w:top w:val="none" w:sz="0" w:space="0" w:color="auto"/>
        <w:left w:val="none" w:sz="0" w:space="0" w:color="auto"/>
        <w:bottom w:val="none" w:sz="0" w:space="0" w:color="auto"/>
        <w:right w:val="none" w:sz="0" w:space="0" w:color="auto"/>
      </w:divBdr>
      <w:divsChild>
        <w:div w:id="863060630">
          <w:marLeft w:val="240"/>
          <w:marRight w:val="240"/>
          <w:marTop w:val="0"/>
          <w:marBottom w:val="0"/>
          <w:divBdr>
            <w:top w:val="none" w:sz="0" w:space="0" w:color="auto"/>
            <w:left w:val="none" w:sz="0" w:space="0" w:color="auto"/>
            <w:bottom w:val="none" w:sz="0" w:space="0" w:color="auto"/>
            <w:right w:val="none" w:sz="0" w:space="0" w:color="auto"/>
          </w:divBdr>
          <w:divsChild>
            <w:div w:id="138619911">
              <w:marLeft w:val="0"/>
              <w:marRight w:val="0"/>
              <w:marTop w:val="0"/>
              <w:marBottom w:val="0"/>
              <w:divBdr>
                <w:top w:val="none" w:sz="0" w:space="0" w:color="auto"/>
                <w:left w:val="none" w:sz="0" w:space="0" w:color="auto"/>
                <w:bottom w:val="none" w:sz="0" w:space="0" w:color="auto"/>
                <w:right w:val="none" w:sz="0" w:space="0" w:color="auto"/>
              </w:divBdr>
            </w:div>
            <w:div w:id="430660802">
              <w:marLeft w:val="0"/>
              <w:marRight w:val="0"/>
              <w:marTop w:val="0"/>
              <w:marBottom w:val="0"/>
              <w:divBdr>
                <w:top w:val="none" w:sz="0" w:space="0" w:color="auto"/>
                <w:left w:val="none" w:sz="0" w:space="0" w:color="auto"/>
                <w:bottom w:val="none" w:sz="0" w:space="0" w:color="auto"/>
                <w:right w:val="none" w:sz="0" w:space="0" w:color="auto"/>
              </w:divBdr>
            </w:div>
            <w:div w:id="439378357">
              <w:marLeft w:val="0"/>
              <w:marRight w:val="0"/>
              <w:marTop w:val="0"/>
              <w:marBottom w:val="0"/>
              <w:divBdr>
                <w:top w:val="none" w:sz="0" w:space="0" w:color="auto"/>
                <w:left w:val="none" w:sz="0" w:space="0" w:color="auto"/>
                <w:bottom w:val="none" w:sz="0" w:space="0" w:color="auto"/>
                <w:right w:val="none" w:sz="0" w:space="0" w:color="auto"/>
              </w:divBdr>
            </w:div>
            <w:div w:id="548764069">
              <w:marLeft w:val="0"/>
              <w:marRight w:val="0"/>
              <w:marTop w:val="0"/>
              <w:marBottom w:val="0"/>
              <w:divBdr>
                <w:top w:val="none" w:sz="0" w:space="0" w:color="auto"/>
                <w:left w:val="none" w:sz="0" w:space="0" w:color="auto"/>
                <w:bottom w:val="none" w:sz="0" w:space="0" w:color="auto"/>
                <w:right w:val="none" w:sz="0" w:space="0" w:color="auto"/>
              </w:divBdr>
            </w:div>
            <w:div w:id="622468912">
              <w:marLeft w:val="0"/>
              <w:marRight w:val="0"/>
              <w:marTop w:val="0"/>
              <w:marBottom w:val="0"/>
              <w:divBdr>
                <w:top w:val="none" w:sz="0" w:space="0" w:color="auto"/>
                <w:left w:val="none" w:sz="0" w:space="0" w:color="auto"/>
                <w:bottom w:val="none" w:sz="0" w:space="0" w:color="auto"/>
                <w:right w:val="none" w:sz="0" w:space="0" w:color="auto"/>
              </w:divBdr>
            </w:div>
            <w:div w:id="994837995">
              <w:marLeft w:val="0"/>
              <w:marRight w:val="0"/>
              <w:marTop w:val="0"/>
              <w:marBottom w:val="0"/>
              <w:divBdr>
                <w:top w:val="none" w:sz="0" w:space="0" w:color="auto"/>
                <w:left w:val="none" w:sz="0" w:space="0" w:color="auto"/>
                <w:bottom w:val="none" w:sz="0" w:space="0" w:color="auto"/>
                <w:right w:val="none" w:sz="0" w:space="0" w:color="auto"/>
              </w:divBdr>
            </w:div>
            <w:div w:id="1831484074">
              <w:marLeft w:val="0"/>
              <w:marRight w:val="0"/>
              <w:marTop w:val="0"/>
              <w:marBottom w:val="0"/>
              <w:divBdr>
                <w:top w:val="none" w:sz="0" w:space="0" w:color="auto"/>
                <w:left w:val="none" w:sz="0" w:space="0" w:color="auto"/>
                <w:bottom w:val="none" w:sz="0" w:space="0" w:color="auto"/>
                <w:right w:val="none" w:sz="0" w:space="0" w:color="auto"/>
              </w:divBdr>
            </w:div>
            <w:div w:id="1849322952">
              <w:marLeft w:val="0"/>
              <w:marRight w:val="0"/>
              <w:marTop w:val="0"/>
              <w:marBottom w:val="0"/>
              <w:divBdr>
                <w:top w:val="none" w:sz="0" w:space="0" w:color="auto"/>
                <w:left w:val="none" w:sz="0" w:space="0" w:color="auto"/>
                <w:bottom w:val="none" w:sz="0" w:space="0" w:color="auto"/>
                <w:right w:val="none" w:sz="0" w:space="0" w:color="auto"/>
              </w:divBdr>
            </w:div>
            <w:div w:id="1967881652">
              <w:marLeft w:val="0"/>
              <w:marRight w:val="0"/>
              <w:marTop w:val="0"/>
              <w:marBottom w:val="0"/>
              <w:divBdr>
                <w:top w:val="none" w:sz="0" w:space="0" w:color="auto"/>
                <w:left w:val="none" w:sz="0" w:space="0" w:color="auto"/>
                <w:bottom w:val="none" w:sz="0" w:space="0" w:color="auto"/>
                <w:right w:val="none" w:sz="0" w:space="0" w:color="auto"/>
              </w:divBdr>
            </w:div>
            <w:div w:id="19773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0547">
      <w:bodyDiv w:val="1"/>
      <w:marLeft w:val="0"/>
      <w:marRight w:val="0"/>
      <w:marTop w:val="0"/>
      <w:marBottom w:val="0"/>
      <w:divBdr>
        <w:top w:val="none" w:sz="0" w:space="0" w:color="auto"/>
        <w:left w:val="none" w:sz="0" w:space="0" w:color="auto"/>
        <w:bottom w:val="none" w:sz="0" w:space="0" w:color="auto"/>
        <w:right w:val="none" w:sz="0" w:space="0" w:color="auto"/>
      </w:divBdr>
    </w:div>
    <w:div w:id="125707342">
      <w:bodyDiv w:val="1"/>
      <w:marLeft w:val="0"/>
      <w:marRight w:val="0"/>
      <w:marTop w:val="0"/>
      <w:marBottom w:val="0"/>
      <w:divBdr>
        <w:top w:val="none" w:sz="0" w:space="0" w:color="auto"/>
        <w:left w:val="none" w:sz="0" w:space="0" w:color="auto"/>
        <w:bottom w:val="none" w:sz="0" w:space="0" w:color="auto"/>
        <w:right w:val="none" w:sz="0" w:space="0" w:color="auto"/>
      </w:divBdr>
    </w:div>
    <w:div w:id="140734743">
      <w:bodyDiv w:val="1"/>
      <w:marLeft w:val="0"/>
      <w:marRight w:val="0"/>
      <w:marTop w:val="0"/>
      <w:marBottom w:val="0"/>
      <w:divBdr>
        <w:top w:val="none" w:sz="0" w:space="0" w:color="auto"/>
        <w:left w:val="none" w:sz="0" w:space="0" w:color="auto"/>
        <w:bottom w:val="none" w:sz="0" w:space="0" w:color="auto"/>
        <w:right w:val="none" w:sz="0" w:space="0" w:color="auto"/>
      </w:divBdr>
    </w:div>
    <w:div w:id="208880671">
      <w:bodyDiv w:val="1"/>
      <w:marLeft w:val="0"/>
      <w:marRight w:val="0"/>
      <w:marTop w:val="0"/>
      <w:marBottom w:val="0"/>
      <w:divBdr>
        <w:top w:val="none" w:sz="0" w:space="0" w:color="auto"/>
        <w:left w:val="none" w:sz="0" w:space="0" w:color="auto"/>
        <w:bottom w:val="none" w:sz="0" w:space="0" w:color="auto"/>
        <w:right w:val="none" w:sz="0" w:space="0" w:color="auto"/>
      </w:divBdr>
    </w:div>
    <w:div w:id="264584180">
      <w:bodyDiv w:val="1"/>
      <w:marLeft w:val="0"/>
      <w:marRight w:val="0"/>
      <w:marTop w:val="0"/>
      <w:marBottom w:val="0"/>
      <w:divBdr>
        <w:top w:val="none" w:sz="0" w:space="0" w:color="auto"/>
        <w:left w:val="none" w:sz="0" w:space="0" w:color="auto"/>
        <w:bottom w:val="none" w:sz="0" w:space="0" w:color="auto"/>
        <w:right w:val="none" w:sz="0" w:space="0" w:color="auto"/>
      </w:divBdr>
    </w:div>
    <w:div w:id="299849100">
      <w:bodyDiv w:val="1"/>
      <w:marLeft w:val="0"/>
      <w:marRight w:val="0"/>
      <w:marTop w:val="0"/>
      <w:marBottom w:val="0"/>
      <w:divBdr>
        <w:top w:val="none" w:sz="0" w:space="0" w:color="auto"/>
        <w:left w:val="none" w:sz="0" w:space="0" w:color="auto"/>
        <w:bottom w:val="none" w:sz="0" w:space="0" w:color="auto"/>
        <w:right w:val="none" w:sz="0" w:space="0" w:color="auto"/>
      </w:divBdr>
    </w:div>
    <w:div w:id="303317077">
      <w:bodyDiv w:val="1"/>
      <w:marLeft w:val="0"/>
      <w:marRight w:val="0"/>
      <w:marTop w:val="0"/>
      <w:marBottom w:val="0"/>
      <w:divBdr>
        <w:top w:val="none" w:sz="0" w:space="0" w:color="auto"/>
        <w:left w:val="none" w:sz="0" w:space="0" w:color="auto"/>
        <w:bottom w:val="none" w:sz="0" w:space="0" w:color="auto"/>
        <w:right w:val="none" w:sz="0" w:space="0" w:color="auto"/>
      </w:divBdr>
    </w:div>
    <w:div w:id="316500977">
      <w:bodyDiv w:val="1"/>
      <w:marLeft w:val="0"/>
      <w:marRight w:val="0"/>
      <w:marTop w:val="0"/>
      <w:marBottom w:val="0"/>
      <w:divBdr>
        <w:top w:val="none" w:sz="0" w:space="0" w:color="auto"/>
        <w:left w:val="none" w:sz="0" w:space="0" w:color="auto"/>
        <w:bottom w:val="none" w:sz="0" w:space="0" w:color="auto"/>
        <w:right w:val="none" w:sz="0" w:space="0" w:color="auto"/>
      </w:divBdr>
    </w:div>
    <w:div w:id="326135769">
      <w:bodyDiv w:val="1"/>
      <w:marLeft w:val="0"/>
      <w:marRight w:val="0"/>
      <w:marTop w:val="0"/>
      <w:marBottom w:val="0"/>
      <w:divBdr>
        <w:top w:val="none" w:sz="0" w:space="0" w:color="auto"/>
        <w:left w:val="none" w:sz="0" w:space="0" w:color="auto"/>
        <w:bottom w:val="none" w:sz="0" w:space="0" w:color="auto"/>
        <w:right w:val="none" w:sz="0" w:space="0" w:color="auto"/>
      </w:divBdr>
    </w:div>
    <w:div w:id="326834149">
      <w:bodyDiv w:val="1"/>
      <w:marLeft w:val="0"/>
      <w:marRight w:val="0"/>
      <w:marTop w:val="0"/>
      <w:marBottom w:val="0"/>
      <w:divBdr>
        <w:top w:val="none" w:sz="0" w:space="0" w:color="auto"/>
        <w:left w:val="none" w:sz="0" w:space="0" w:color="auto"/>
        <w:bottom w:val="none" w:sz="0" w:space="0" w:color="auto"/>
        <w:right w:val="none" w:sz="0" w:space="0" w:color="auto"/>
      </w:divBdr>
    </w:div>
    <w:div w:id="336813852">
      <w:bodyDiv w:val="1"/>
      <w:marLeft w:val="0"/>
      <w:marRight w:val="0"/>
      <w:marTop w:val="0"/>
      <w:marBottom w:val="0"/>
      <w:divBdr>
        <w:top w:val="none" w:sz="0" w:space="0" w:color="auto"/>
        <w:left w:val="none" w:sz="0" w:space="0" w:color="auto"/>
        <w:bottom w:val="none" w:sz="0" w:space="0" w:color="auto"/>
        <w:right w:val="none" w:sz="0" w:space="0" w:color="auto"/>
      </w:divBdr>
    </w:div>
    <w:div w:id="346833883">
      <w:bodyDiv w:val="1"/>
      <w:marLeft w:val="0"/>
      <w:marRight w:val="0"/>
      <w:marTop w:val="0"/>
      <w:marBottom w:val="0"/>
      <w:divBdr>
        <w:top w:val="none" w:sz="0" w:space="0" w:color="auto"/>
        <w:left w:val="none" w:sz="0" w:space="0" w:color="auto"/>
        <w:bottom w:val="none" w:sz="0" w:space="0" w:color="auto"/>
        <w:right w:val="none" w:sz="0" w:space="0" w:color="auto"/>
      </w:divBdr>
    </w:div>
    <w:div w:id="360202361">
      <w:bodyDiv w:val="1"/>
      <w:marLeft w:val="0"/>
      <w:marRight w:val="0"/>
      <w:marTop w:val="0"/>
      <w:marBottom w:val="0"/>
      <w:divBdr>
        <w:top w:val="none" w:sz="0" w:space="0" w:color="auto"/>
        <w:left w:val="none" w:sz="0" w:space="0" w:color="auto"/>
        <w:bottom w:val="none" w:sz="0" w:space="0" w:color="auto"/>
        <w:right w:val="none" w:sz="0" w:space="0" w:color="auto"/>
      </w:divBdr>
      <w:divsChild>
        <w:div w:id="1485658989">
          <w:marLeft w:val="0"/>
          <w:marRight w:val="0"/>
          <w:marTop w:val="0"/>
          <w:marBottom w:val="0"/>
          <w:divBdr>
            <w:top w:val="none" w:sz="0" w:space="0" w:color="auto"/>
            <w:left w:val="none" w:sz="0" w:space="0" w:color="auto"/>
            <w:bottom w:val="none" w:sz="0" w:space="0" w:color="auto"/>
            <w:right w:val="none" w:sz="0" w:space="0" w:color="auto"/>
          </w:divBdr>
          <w:divsChild>
            <w:div w:id="276110320">
              <w:marLeft w:val="0"/>
              <w:marRight w:val="0"/>
              <w:marTop w:val="0"/>
              <w:marBottom w:val="0"/>
              <w:divBdr>
                <w:top w:val="none" w:sz="0" w:space="0" w:color="auto"/>
                <w:left w:val="none" w:sz="0" w:space="0" w:color="auto"/>
                <w:bottom w:val="none" w:sz="0" w:space="0" w:color="auto"/>
                <w:right w:val="none" w:sz="0" w:space="0" w:color="auto"/>
              </w:divBdr>
            </w:div>
            <w:div w:id="800878259">
              <w:marLeft w:val="0"/>
              <w:marRight w:val="0"/>
              <w:marTop w:val="0"/>
              <w:marBottom w:val="0"/>
              <w:divBdr>
                <w:top w:val="none" w:sz="0" w:space="0" w:color="auto"/>
                <w:left w:val="none" w:sz="0" w:space="0" w:color="auto"/>
                <w:bottom w:val="none" w:sz="0" w:space="0" w:color="auto"/>
                <w:right w:val="none" w:sz="0" w:space="0" w:color="auto"/>
              </w:divBdr>
            </w:div>
            <w:div w:id="1522283174">
              <w:marLeft w:val="0"/>
              <w:marRight w:val="0"/>
              <w:marTop w:val="0"/>
              <w:marBottom w:val="0"/>
              <w:divBdr>
                <w:top w:val="none" w:sz="0" w:space="0" w:color="auto"/>
                <w:left w:val="none" w:sz="0" w:space="0" w:color="auto"/>
                <w:bottom w:val="none" w:sz="0" w:space="0" w:color="auto"/>
                <w:right w:val="none" w:sz="0" w:space="0" w:color="auto"/>
              </w:divBdr>
            </w:div>
            <w:div w:id="1709179257">
              <w:marLeft w:val="0"/>
              <w:marRight w:val="0"/>
              <w:marTop w:val="0"/>
              <w:marBottom w:val="0"/>
              <w:divBdr>
                <w:top w:val="none" w:sz="0" w:space="0" w:color="auto"/>
                <w:left w:val="none" w:sz="0" w:space="0" w:color="auto"/>
                <w:bottom w:val="none" w:sz="0" w:space="0" w:color="auto"/>
                <w:right w:val="none" w:sz="0" w:space="0" w:color="auto"/>
              </w:divBdr>
            </w:div>
            <w:div w:id="1739161271">
              <w:marLeft w:val="0"/>
              <w:marRight w:val="0"/>
              <w:marTop w:val="0"/>
              <w:marBottom w:val="0"/>
              <w:divBdr>
                <w:top w:val="none" w:sz="0" w:space="0" w:color="auto"/>
                <w:left w:val="none" w:sz="0" w:space="0" w:color="auto"/>
                <w:bottom w:val="none" w:sz="0" w:space="0" w:color="auto"/>
                <w:right w:val="none" w:sz="0" w:space="0" w:color="auto"/>
              </w:divBdr>
            </w:div>
            <w:div w:id="2091266189">
              <w:marLeft w:val="0"/>
              <w:marRight w:val="0"/>
              <w:marTop w:val="0"/>
              <w:marBottom w:val="0"/>
              <w:divBdr>
                <w:top w:val="none" w:sz="0" w:space="0" w:color="auto"/>
                <w:left w:val="none" w:sz="0" w:space="0" w:color="auto"/>
                <w:bottom w:val="none" w:sz="0" w:space="0" w:color="auto"/>
                <w:right w:val="none" w:sz="0" w:space="0" w:color="auto"/>
              </w:divBdr>
            </w:div>
            <w:div w:id="21393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755846">
      <w:bodyDiv w:val="1"/>
      <w:marLeft w:val="0"/>
      <w:marRight w:val="0"/>
      <w:marTop w:val="0"/>
      <w:marBottom w:val="0"/>
      <w:divBdr>
        <w:top w:val="none" w:sz="0" w:space="0" w:color="auto"/>
        <w:left w:val="none" w:sz="0" w:space="0" w:color="auto"/>
        <w:bottom w:val="none" w:sz="0" w:space="0" w:color="auto"/>
        <w:right w:val="none" w:sz="0" w:space="0" w:color="auto"/>
      </w:divBdr>
    </w:div>
    <w:div w:id="378747759">
      <w:bodyDiv w:val="1"/>
      <w:marLeft w:val="0"/>
      <w:marRight w:val="0"/>
      <w:marTop w:val="0"/>
      <w:marBottom w:val="0"/>
      <w:divBdr>
        <w:top w:val="none" w:sz="0" w:space="0" w:color="auto"/>
        <w:left w:val="none" w:sz="0" w:space="0" w:color="auto"/>
        <w:bottom w:val="none" w:sz="0" w:space="0" w:color="auto"/>
        <w:right w:val="none" w:sz="0" w:space="0" w:color="auto"/>
      </w:divBdr>
    </w:div>
    <w:div w:id="380634610">
      <w:bodyDiv w:val="1"/>
      <w:marLeft w:val="0"/>
      <w:marRight w:val="0"/>
      <w:marTop w:val="0"/>
      <w:marBottom w:val="0"/>
      <w:divBdr>
        <w:top w:val="none" w:sz="0" w:space="0" w:color="auto"/>
        <w:left w:val="none" w:sz="0" w:space="0" w:color="auto"/>
        <w:bottom w:val="none" w:sz="0" w:space="0" w:color="auto"/>
        <w:right w:val="none" w:sz="0" w:space="0" w:color="auto"/>
      </w:divBdr>
    </w:div>
    <w:div w:id="433552081">
      <w:bodyDiv w:val="1"/>
      <w:marLeft w:val="0"/>
      <w:marRight w:val="0"/>
      <w:marTop w:val="0"/>
      <w:marBottom w:val="0"/>
      <w:divBdr>
        <w:top w:val="none" w:sz="0" w:space="0" w:color="auto"/>
        <w:left w:val="none" w:sz="0" w:space="0" w:color="auto"/>
        <w:bottom w:val="none" w:sz="0" w:space="0" w:color="auto"/>
        <w:right w:val="none" w:sz="0" w:space="0" w:color="auto"/>
      </w:divBdr>
    </w:div>
    <w:div w:id="526984494">
      <w:bodyDiv w:val="1"/>
      <w:marLeft w:val="0"/>
      <w:marRight w:val="0"/>
      <w:marTop w:val="0"/>
      <w:marBottom w:val="0"/>
      <w:divBdr>
        <w:top w:val="none" w:sz="0" w:space="0" w:color="auto"/>
        <w:left w:val="none" w:sz="0" w:space="0" w:color="auto"/>
        <w:bottom w:val="none" w:sz="0" w:space="0" w:color="auto"/>
        <w:right w:val="none" w:sz="0" w:space="0" w:color="auto"/>
      </w:divBdr>
      <w:divsChild>
        <w:div w:id="302538623">
          <w:marLeft w:val="720"/>
          <w:marRight w:val="0"/>
          <w:marTop w:val="96"/>
          <w:marBottom w:val="0"/>
          <w:divBdr>
            <w:top w:val="none" w:sz="0" w:space="0" w:color="auto"/>
            <w:left w:val="none" w:sz="0" w:space="0" w:color="auto"/>
            <w:bottom w:val="none" w:sz="0" w:space="0" w:color="auto"/>
            <w:right w:val="none" w:sz="0" w:space="0" w:color="auto"/>
          </w:divBdr>
        </w:div>
        <w:div w:id="362904026">
          <w:marLeft w:val="720"/>
          <w:marRight w:val="0"/>
          <w:marTop w:val="96"/>
          <w:marBottom w:val="0"/>
          <w:divBdr>
            <w:top w:val="none" w:sz="0" w:space="0" w:color="auto"/>
            <w:left w:val="none" w:sz="0" w:space="0" w:color="auto"/>
            <w:bottom w:val="none" w:sz="0" w:space="0" w:color="auto"/>
            <w:right w:val="none" w:sz="0" w:space="0" w:color="auto"/>
          </w:divBdr>
        </w:div>
        <w:div w:id="1179395985">
          <w:marLeft w:val="1440"/>
          <w:marRight w:val="0"/>
          <w:marTop w:val="86"/>
          <w:marBottom w:val="0"/>
          <w:divBdr>
            <w:top w:val="none" w:sz="0" w:space="0" w:color="auto"/>
            <w:left w:val="none" w:sz="0" w:space="0" w:color="auto"/>
            <w:bottom w:val="none" w:sz="0" w:space="0" w:color="auto"/>
            <w:right w:val="none" w:sz="0" w:space="0" w:color="auto"/>
          </w:divBdr>
        </w:div>
        <w:div w:id="697046951">
          <w:marLeft w:val="1440"/>
          <w:marRight w:val="0"/>
          <w:marTop w:val="86"/>
          <w:marBottom w:val="0"/>
          <w:divBdr>
            <w:top w:val="none" w:sz="0" w:space="0" w:color="auto"/>
            <w:left w:val="none" w:sz="0" w:space="0" w:color="auto"/>
            <w:bottom w:val="none" w:sz="0" w:space="0" w:color="auto"/>
            <w:right w:val="none" w:sz="0" w:space="0" w:color="auto"/>
          </w:divBdr>
        </w:div>
        <w:div w:id="2019194893">
          <w:marLeft w:val="1440"/>
          <w:marRight w:val="0"/>
          <w:marTop w:val="86"/>
          <w:marBottom w:val="0"/>
          <w:divBdr>
            <w:top w:val="none" w:sz="0" w:space="0" w:color="auto"/>
            <w:left w:val="none" w:sz="0" w:space="0" w:color="auto"/>
            <w:bottom w:val="none" w:sz="0" w:space="0" w:color="auto"/>
            <w:right w:val="none" w:sz="0" w:space="0" w:color="auto"/>
          </w:divBdr>
        </w:div>
        <w:div w:id="1047334708">
          <w:marLeft w:val="1440"/>
          <w:marRight w:val="0"/>
          <w:marTop w:val="86"/>
          <w:marBottom w:val="0"/>
          <w:divBdr>
            <w:top w:val="none" w:sz="0" w:space="0" w:color="auto"/>
            <w:left w:val="none" w:sz="0" w:space="0" w:color="auto"/>
            <w:bottom w:val="none" w:sz="0" w:space="0" w:color="auto"/>
            <w:right w:val="none" w:sz="0" w:space="0" w:color="auto"/>
          </w:divBdr>
        </w:div>
        <w:div w:id="494421835">
          <w:marLeft w:val="1440"/>
          <w:marRight w:val="0"/>
          <w:marTop w:val="86"/>
          <w:marBottom w:val="0"/>
          <w:divBdr>
            <w:top w:val="none" w:sz="0" w:space="0" w:color="auto"/>
            <w:left w:val="none" w:sz="0" w:space="0" w:color="auto"/>
            <w:bottom w:val="none" w:sz="0" w:space="0" w:color="auto"/>
            <w:right w:val="none" w:sz="0" w:space="0" w:color="auto"/>
          </w:divBdr>
        </w:div>
        <w:div w:id="654802141">
          <w:marLeft w:val="1440"/>
          <w:marRight w:val="0"/>
          <w:marTop w:val="86"/>
          <w:marBottom w:val="0"/>
          <w:divBdr>
            <w:top w:val="none" w:sz="0" w:space="0" w:color="auto"/>
            <w:left w:val="none" w:sz="0" w:space="0" w:color="auto"/>
            <w:bottom w:val="none" w:sz="0" w:space="0" w:color="auto"/>
            <w:right w:val="none" w:sz="0" w:space="0" w:color="auto"/>
          </w:divBdr>
        </w:div>
        <w:div w:id="821390790">
          <w:marLeft w:val="1440"/>
          <w:marRight w:val="0"/>
          <w:marTop w:val="86"/>
          <w:marBottom w:val="0"/>
          <w:divBdr>
            <w:top w:val="none" w:sz="0" w:space="0" w:color="auto"/>
            <w:left w:val="none" w:sz="0" w:space="0" w:color="auto"/>
            <w:bottom w:val="none" w:sz="0" w:space="0" w:color="auto"/>
            <w:right w:val="none" w:sz="0" w:space="0" w:color="auto"/>
          </w:divBdr>
        </w:div>
        <w:div w:id="593904412">
          <w:marLeft w:val="1440"/>
          <w:marRight w:val="0"/>
          <w:marTop w:val="86"/>
          <w:marBottom w:val="0"/>
          <w:divBdr>
            <w:top w:val="none" w:sz="0" w:space="0" w:color="auto"/>
            <w:left w:val="none" w:sz="0" w:space="0" w:color="auto"/>
            <w:bottom w:val="none" w:sz="0" w:space="0" w:color="auto"/>
            <w:right w:val="none" w:sz="0" w:space="0" w:color="auto"/>
          </w:divBdr>
        </w:div>
      </w:divsChild>
    </w:div>
    <w:div w:id="541945396">
      <w:bodyDiv w:val="1"/>
      <w:marLeft w:val="0"/>
      <w:marRight w:val="0"/>
      <w:marTop w:val="0"/>
      <w:marBottom w:val="0"/>
      <w:divBdr>
        <w:top w:val="none" w:sz="0" w:space="0" w:color="auto"/>
        <w:left w:val="none" w:sz="0" w:space="0" w:color="auto"/>
        <w:bottom w:val="none" w:sz="0" w:space="0" w:color="auto"/>
        <w:right w:val="none" w:sz="0" w:space="0" w:color="auto"/>
      </w:divBdr>
    </w:div>
    <w:div w:id="546992745">
      <w:bodyDiv w:val="1"/>
      <w:marLeft w:val="0"/>
      <w:marRight w:val="0"/>
      <w:marTop w:val="0"/>
      <w:marBottom w:val="0"/>
      <w:divBdr>
        <w:top w:val="none" w:sz="0" w:space="0" w:color="auto"/>
        <w:left w:val="none" w:sz="0" w:space="0" w:color="auto"/>
        <w:bottom w:val="none" w:sz="0" w:space="0" w:color="auto"/>
        <w:right w:val="none" w:sz="0" w:space="0" w:color="auto"/>
      </w:divBdr>
    </w:div>
    <w:div w:id="577595153">
      <w:bodyDiv w:val="1"/>
      <w:marLeft w:val="0"/>
      <w:marRight w:val="0"/>
      <w:marTop w:val="0"/>
      <w:marBottom w:val="0"/>
      <w:divBdr>
        <w:top w:val="none" w:sz="0" w:space="0" w:color="auto"/>
        <w:left w:val="none" w:sz="0" w:space="0" w:color="auto"/>
        <w:bottom w:val="none" w:sz="0" w:space="0" w:color="auto"/>
        <w:right w:val="none" w:sz="0" w:space="0" w:color="auto"/>
      </w:divBdr>
    </w:div>
    <w:div w:id="590241475">
      <w:bodyDiv w:val="1"/>
      <w:marLeft w:val="0"/>
      <w:marRight w:val="0"/>
      <w:marTop w:val="0"/>
      <w:marBottom w:val="0"/>
      <w:divBdr>
        <w:top w:val="none" w:sz="0" w:space="0" w:color="auto"/>
        <w:left w:val="none" w:sz="0" w:space="0" w:color="auto"/>
        <w:bottom w:val="none" w:sz="0" w:space="0" w:color="auto"/>
        <w:right w:val="none" w:sz="0" w:space="0" w:color="auto"/>
      </w:divBdr>
    </w:div>
    <w:div w:id="610434589">
      <w:bodyDiv w:val="1"/>
      <w:marLeft w:val="0"/>
      <w:marRight w:val="0"/>
      <w:marTop w:val="0"/>
      <w:marBottom w:val="0"/>
      <w:divBdr>
        <w:top w:val="none" w:sz="0" w:space="0" w:color="auto"/>
        <w:left w:val="none" w:sz="0" w:space="0" w:color="auto"/>
        <w:bottom w:val="none" w:sz="0" w:space="0" w:color="auto"/>
        <w:right w:val="none" w:sz="0" w:space="0" w:color="auto"/>
      </w:divBdr>
    </w:div>
    <w:div w:id="615525272">
      <w:bodyDiv w:val="1"/>
      <w:marLeft w:val="0"/>
      <w:marRight w:val="0"/>
      <w:marTop w:val="0"/>
      <w:marBottom w:val="0"/>
      <w:divBdr>
        <w:top w:val="none" w:sz="0" w:space="0" w:color="auto"/>
        <w:left w:val="none" w:sz="0" w:space="0" w:color="auto"/>
        <w:bottom w:val="none" w:sz="0" w:space="0" w:color="auto"/>
        <w:right w:val="none" w:sz="0" w:space="0" w:color="auto"/>
      </w:divBdr>
    </w:div>
    <w:div w:id="705712194">
      <w:bodyDiv w:val="1"/>
      <w:marLeft w:val="0"/>
      <w:marRight w:val="0"/>
      <w:marTop w:val="0"/>
      <w:marBottom w:val="0"/>
      <w:divBdr>
        <w:top w:val="none" w:sz="0" w:space="0" w:color="auto"/>
        <w:left w:val="none" w:sz="0" w:space="0" w:color="auto"/>
        <w:bottom w:val="none" w:sz="0" w:space="0" w:color="auto"/>
        <w:right w:val="none" w:sz="0" w:space="0" w:color="auto"/>
      </w:divBdr>
    </w:div>
    <w:div w:id="719675196">
      <w:bodyDiv w:val="1"/>
      <w:marLeft w:val="0"/>
      <w:marRight w:val="0"/>
      <w:marTop w:val="0"/>
      <w:marBottom w:val="0"/>
      <w:divBdr>
        <w:top w:val="none" w:sz="0" w:space="0" w:color="auto"/>
        <w:left w:val="none" w:sz="0" w:space="0" w:color="auto"/>
        <w:bottom w:val="none" w:sz="0" w:space="0" w:color="auto"/>
        <w:right w:val="none" w:sz="0" w:space="0" w:color="auto"/>
      </w:divBdr>
    </w:div>
    <w:div w:id="745802864">
      <w:bodyDiv w:val="1"/>
      <w:marLeft w:val="0"/>
      <w:marRight w:val="0"/>
      <w:marTop w:val="0"/>
      <w:marBottom w:val="0"/>
      <w:divBdr>
        <w:top w:val="none" w:sz="0" w:space="0" w:color="auto"/>
        <w:left w:val="none" w:sz="0" w:space="0" w:color="auto"/>
        <w:bottom w:val="none" w:sz="0" w:space="0" w:color="auto"/>
        <w:right w:val="none" w:sz="0" w:space="0" w:color="auto"/>
      </w:divBdr>
      <w:divsChild>
        <w:div w:id="1760446293">
          <w:marLeft w:val="0"/>
          <w:marRight w:val="0"/>
          <w:marTop w:val="0"/>
          <w:marBottom w:val="0"/>
          <w:divBdr>
            <w:top w:val="none" w:sz="0" w:space="0" w:color="auto"/>
            <w:left w:val="none" w:sz="0" w:space="0" w:color="auto"/>
            <w:bottom w:val="none" w:sz="0" w:space="0" w:color="auto"/>
            <w:right w:val="none" w:sz="0" w:space="0" w:color="auto"/>
          </w:divBdr>
          <w:divsChild>
            <w:div w:id="332101752">
              <w:marLeft w:val="0"/>
              <w:marRight w:val="0"/>
              <w:marTop w:val="0"/>
              <w:marBottom w:val="0"/>
              <w:divBdr>
                <w:top w:val="none" w:sz="0" w:space="0" w:color="auto"/>
                <w:left w:val="none" w:sz="0" w:space="0" w:color="auto"/>
                <w:bottom w:val="none" w:sz="0" w:space="0" w:color="auto"/>
                <w:right w:val="none" w:sz="0" w:space="0" w:color="auto"/>
              </w:divBdr>
            </w:div>
            <w:div w:id="916355951">
              <w:marLeft w:val="0"/>
              <w:marRight w:val="0"/>
              <w:marTop w:val="0"/>
              <w:marBottom w:val="0"/>
              <w:divBdr>
                <w:top w:val="none" w:sz="0" w:space="0" w:color="auto"/>
                <w:left w:val="none" w:sz="0" w:space="0" w:color="auto"/>
                <w:bottom w:val="none" w:sz="0" w:space="0" w:color="auto"/>
                <w:right w:val="none" w:sz="0" w:space="0" w:color="auto"/>
              </w:divBdr>
            </w:div>
            <w:div w:id="1000472674">
              <w:marLeft w:val="0"/>
              <w:marRight w:val="0"/>
              <w:marTop w:val="0"/>
              <w:marBottom w:val="0"/>
              <w:divBdr>
                <w:top w:val="none" w:sz="0" w:space="0" w:color="auto"/>
                <w:left w:val="none" w:sz="0" w:space="0" w:color="auto"/>
                <w:bottom w:val="none" w:sz="0" w:space="0" w:color="auto"/>
                <w:right w:val="none" w:sz="0" w:space="0" w:color="auto"/>
              </w:divBdr>
            </w:div>
            <w:div w:id="1054112952">
              <w:marLeft w:val="0"/>
              <w:marRight w:val="0"/>
              <w:marTop w:val="0"/>
              <w:marBottom w:val="0"/>
              <w:divBdr>
                <w:top w:val="none" w:sz="0" w:space="0" w:color="auto"/>
                <w:left w:val="none" w:sz="0" w:space="0" w:color="auto"/>
                <w:bottom w:val="none" w:sz="0" w:space="0" w:color="auto"/>
                <w:right w:val="none" w:sz="0" w:space="0" w:color="auto"/>
              </w:divBdr>
            </w:div>
            <w:div w:id="1113284344">
              <w:marLeft w:val="0"/>
              <w:marRight w:val="0"/>
              <w:marTop w:val="0"/>
              <w:marBottom w:val="0"/>
              <w:divBdr>
                <w:top w:val="none" w:sz="0" w:space="0" w:color="auto"/>
                <w:left w:val="none" w:sz="0" w:space="0" w:color="auto"/>
                <w:bottom w:val="none" w:sz="0" w:space="0" w:color="auto"/>
                <w:right w:val="none" w:sz="0" w:space="0" w:color="auto"/>
              </w:divBdr>
            </w:div>
            <w:div w:id="1187794602">
              <w:marLeft w:val="0"/>
              <w:marRight w:val="0"/>
              <w:marTop w:val="0"/>
              <w:marBottom w:val="0"/>
              <w:divBdr>
                <w:top w:val="none" w:sz="0" w:space="0" w:color="auto"/>
                <w:left w:val="none" w:sz="0" w:space="0" w:color="auto"/>
                <w:bottom w:val="none" w:sz="0" w:space="0" w:color="auto"/>
                <w:right w:val="none" w:sz="0" w:space="0" w:color="auto"/>
              </w:divBdr>
            </w:div>
            <w:div w:id="1799839616">
              <w:marLeft w:val="0"/>
              <w:marRight w:val="0"/>
              <w:marTop w:val="0"/>
              <w:marBottom w:val="0"/>
              <w:divBdr>
                <w:top w:val="none" w:sz="0" w:space="0" w:color="auto"/>
                <w:left w:val="none" w:sz="0" w:space="0" w:color="auto"/>
                <w:bottom w:val="none" w:sz="0" w:space="0" w:color="auto"/>
                <w:right w:val="none" w:sz="0" w:space="0" w:color="auto"/>
              </w:divBdr>
            </w:div>
            <w:div w:id="1912110829">
              <w:marLeft w:val="0"/>
              <w:marRight w:val="0"/>
              <w:marTop w:val="0"/>
              <w:marBottom w:val="0"/>
              <w:divBdr>
                <w:top w:val="none" w:sz="0" w:space="0" w:color="auto"/>
                <w:left w:val="none" w:sz="0" w:space="0" w:color="auto"/>
                <w:bottom w:val="none" w:sz="0" w:space="0" w:color="auto"/>
                <w:right w:val="none" w:sz="0" w:space="0" w:color="auto"/>
              </w:divBdr>
            </w:div>
            <w:div w:id="2093311070">
              <w:marLeft w:val="0"/>
              <w:marRight w:val="0"/>
              <w:marTop w:val="0"/>
              <w:marBottom w:val="0"/>
              <w:divBdr>
                <w:top w:val="none" w:sz="0" w:space="0" w:color="auto"/>
                <w:left w:val="none" w:sz="0" w:space="0" w:color="auto"/>
                <w:bottom w:val="none" w:sz="0" w:space="0" w:color="auto"/>
                <w:right w:val="none" w:sz="0" w:space="0" w:color="auto"/>
              </w:divBdr>
            </w:div>
            <w:div w:id="213976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1839">
      <w:bodyDiv w:val="1"/>
      <w:marLeft w:val="0"/>
      <w:marRight w:val="0"/>
      <w:marTop w:val="0"/>
      <w:marBottom w:val="0"/>
      <w:divBdr>
        <w:top w:val="none" w:sz="0" w:space="0" w:color="auto"/>
        <w:left w:val="none" w:sz="0" w:space="0" w:color="auto"/>
        <w:bottom w:val="none" w:sz="0" w:space="0" w:color="auto"/>
        <w:right w:val="none" w:sz="0" w:space="0" w:color="auto"/>
      </w:divBdr>
    </w:div>
    <w:div w:id="798035857">
      <w:bodyDiv w:val="1"/>
      <w:marLeft w:val="0"/>
      <w:marRight w:val="0"/>
      <w:marTop w:val="0"/>
      <w:marBottom w:val="0"/>
      <w:divBdr>
        <w:top w:val="none" w:sz="0" w:space="0" w:color="auto"/>
        <w:left w:val="none" w:sz="0" w:space="0" w:color="auto"/>
        <w:bottom w:val="none" w:sz="0" w:space="0" w:color="auto"/>
        <w:right w:val="none" w:sz="0" w:space="0" w:color="auto"/>
      </w:divBdr>
    </w:div>
    <w:div w:id="837161783">
      <w:bodyDiv w:val="1"/>
      <w:marLeft w:val="0"/>
      <w:marRight w:val="0"/>
      <w:marTop w:val="0"/>
      <w:marBottom w:val="0"/>
      <w:divBdr>
        <w:top w:val="none" w:sz="0" w:space="0" w:color="auto"/>
        <w:left w:val="none" w:sz="0" w:space="0" w:color="auto"/>
        <w:bottom w:val="none" w:sz="0" w:space="0" w:color="auto"/>
        <w:right w:val="none" w:sz="0" w:space="0" w:color="auto"/>
      </w:divBdr>
    </w:div>
    <w:div w:id="846868931">
      <w:bodyDiv w:val="1"/>
      <w:marLeft w:val="0"/>
      <w:marRight w:val="0"/>
      <w:marTop w:val="0"/>
      <w:marBottom w:val="0"/>
      <w:divBdr>
        <w:top w:val="none" w:sz="0" w:space="0" w:color="auto"/>
        <w:left w:val="none" w:sz="0" w:space="0" w:color="auto"/>
        <w:bottom w:val="none" w:sz="0" w:space="0" w:color="auto"/>
        <w:right w:val="none" w:sz="0" w:space="0" w:color="auto"/>
      </w:divBdr>
    </w:div>
    <w:div w:id="854803194">
      <w:bodyDiv w:val="1"/>
      <w:marLeft w:val="0"/>
      <w:marRight w:val="0"/>
      <w:marTop w:val="0"/>
      <w:marBottom w:val="0"/>
      <w:divBdr>
        <w:top w:val="none" w:sz="0" w:space="0" w:color="auto"/>
        <w:left w:val="none" w:sz="0" w:space="0" w:color="auto"/>
        <w:bottom w:val="none" w:sz="0" w:space="0" w:color="auto"/>
        <w:right w:val="none" w:sz="0" w:space="0" w:color="auto"/>
      </w:divBdr>
    </w:div>
    <w:div w:id="858859003">
      <w:bodyDiv w:val="1"/>
      <w:marLeft w:val="0"/>
      <w:marRight w:val="0"/>
      <w:marTop w:val="0"/>
      <w:marBottom w:val="0"/>
      <w:divBdr>
        <w:top w:val="none" w:sz="0" w:space="0" w:color="auto"/>
        <w:left w:val="none" w:sz="0" w:space="0" w:color="auto"/>
        <w:bottom w:val="none" w:sz="0" w:space="0" w:color="auto"/>
        <w:right w:val="none" w:sz="0" w:space="0" w:color="auto"/>
      </w:divBdr>
    </w:div>
    <w:div w:id="859587971">
      <w:bodyDiv w:val="1"/>
      <w:marLeft w:val="0"/>
      <w:marRight w:val="0"/>
      <w:marTop w:val="0"/>
      <w:marBottom w:val="0"/>
      <w:divBdr>
        <w:top w:val="none" w:sz="0" w:space="0" w:color="auto"/>
        <w:left w:val="none" w:sz="0" w:space="0" w:color="auto"/>
        <w:bottom w:val="none" w:sz="0" w:space="0" w:color="auto"/>
        <w:right w:val="none" w:sz="0" w:space="0" w:color="auto"/>
      </w:divBdr>
    </w:div>
    <w:div w:id="875964644">
      <w:bodyDiv w:val="1"/>
      <w:marLeft w:val="0"/>
      <w:marRight w:val="0"/>
      <w:marTop w:val="0"/>
      <w:marBottom w:val="0"/>
      <w:divBdr>
        <w:top w:val="none" w:sz="0" w:space="0" w:color="auto"/>
        <w:left w:val="none" w:sz="0" w:space="0" w:color="auto"/>
        <w:bottom w:val="none" w:sz="0" w:space="0" w:color="auto"/>
        <w:right w:val="none" w:sz="0" w:space="0" w:color="auto"/>
      </w:divBdr>
      <w:divsChild>
        <w:div w:id="2034307261">
          <w:marLeft w:val="0"/>
          <w:marRight w:val="0"/>
          <w:marTop w:val="0"/>
          <w:marBottom w:val="0"/>
          <w:divBdr>
            <w:top w:val="none" w:sz="0" w:space="0" w:color="auto"/>
            <w:left w:val="none" w:sz="0" w:space="0" w:color="auto"/>
            <w:bottom w:val="none" w:sz="0" w:space="0" w:color="auto"/>
            <w:right w:val="none" w:sz="0" w:space="0" w:color="auto"/>
          </w:divBdr>
          <w:divsChild>
            <w:div w:id="181406710">
              <w:marLeft w:val="0"/>
              <w:marRight w:val="0"/>
              <w:marTop w:val="0"/>
              <w:marBottom w:val="0"/>
              <w:divBdr>
                <w:top w:val="none" w:sz="0" w:space="0" w:color="auto"/>
                <w:left w:val="none" w:sz="0" w:space="0" w:color="auto"/>
                <w:bottom w:val="none" w:sz="0" w:space="0" w:color="auto"/>
                <w:right w:val="none" w:sz="0" w:space="0" w:color="auto"/>
              </w:divBdr>
            </w:div>
            <w:div w:id="263732509">
              <w:marLeft w:val="0"/>
              <w:marRight w:val="0"/>
              <w:marTop w:val="0"/>
              <w:marBottom w:val="0"/>
              <w:divBdr>
                <w:top w:val="none" w:sz="0" w:space="0" w:color="auto"/>
                <w:left w:val="none" w:sz="0" w:space="0" w:color="auto"/>
                <w:bottom w:val="none" w:sz="0" w:space="0" w:color="auto"/>
                <w:right w:val="none" w:sz="0" w:space="0" w:color="auto"/>
              </w:divBdr>
            </w:div>
            <w:div w:id="523985523">
              <w:marLeft w:val="0"/>
              <w:marRight w:val="0"/>
              <w:marTop w:val="0"/>
              <w:marBottom w:val="0"/>
              <w:divBdr>
                <w:top w:val="none" w:sz="0" w:space="0" w:color="auto"/>
                <w:left w:val="none" w:sz="0" w:space="0" w:color="auto"/>
                <w:bottom w:val="none" w:sz="0" w:space="0" w:color="auto"/>
                <w:right w:val="none" w:sz="0" w:space="0" w:color="auto"/>
              </w:divBdr>
            </w:div>
            <w:div w:id="606084732">
              <w:marLeft w:val="0"/>
              <w:marRight w:val="0"/>
              <w:marTop w:val="0"/>
              <w:marBottom w:val="0"/>
              <w:divBdr>
                <w:top w:val="none" w:sz="0" w:space="0" w:color="auto"/>
                <w:left w:val="none" w:sz="0" w:space="0" w:color="auto"/>
                <w:bottom w:val="none" w:sz="0" w:space="0" w:color="auto"/>
                <w:right w:val="none" w:sz="0" w:space="0" w:color="auto"/>
              </w:divBdr>
            </w:div>
            <w:div w:id="820658713">
              <w:marLeft w:val="0"/>
              <w:marRight w:val="0"/>
              <w:marTop w:val="0"/>
              <w:marBottom w:val="0"/>
              <w:divBdr>
                <w:top w:val="none" w:sz="0" w:space="0" w:color="auto"/>
                <w:left w:val="none" w:sz="0" w:space="0" w:color="auto"/>
                <w:bottom w:val="none" w:sz="0" w:space="0" w:color="auto"/>
                <w:right w:val="none" w:sz="0" w:space="0" w:color="auto"/>
              </w:divBdr>
            </w:div>
            <w:div w:id="1079058842">
              <w:marLeft w:val="0"/>
              <w:marRight w:val="0"/>
              <w:marTop w:val="0"/>
              <w:marBottom w:val="0"/>
              <w:divBdr>
                <w:top w:val="none" w:sz="0" w:space="0" w:color="auto"/>
                <w:left w:val="none" w:sz="0" w:space="0" w:color="auto"/>
                <w:bottom w:val="none" w:sz="0" w:space="0" w:color="auto"/>
                <w:right w:val="none" w:sz="0" w:space="0" w:color="auto"/>
              </w:divBdr>
            </w:div>
            <w:div w:id="1250118664">
              <w:marLeft w:val="0"/>
              <w:marRight w:val="0"/>
              <w:marTop w:val="0"/>
              <w:marBottom w:val="0"/>
              <w:divBdr>
                <w:top w:val="none" w:sz="0" w:space="0" w:color="auto"/>
                <w:left w:val="none" w:sz="0" w:space="0" w:color="auto"/>
                <w:bottom w:val="none" w:sz="0" w:space="0" w:color="auto"/>
                <w:right w:val="none" w:sz="0" w:space="0" w:color="auto"/>
              </w:divBdr>
            </w:div>
            <w:div w:id="1571304759">
              <w:marLeft w:val="0"/>
              <w:marRight w:val="0"/>
              <w:marTop w:val="0"/>
              <w:marBottom w:val="0"/>
              <w:divBdr>
                <w:top w:val="none" w:sz="0" w:space="0" w:color="auto"/>
                <w:left w:val="none" w:sz="0" w:space="0" w:color="auto"/>
                <w:bottom w:val="none" w:sz="0" w:space="0" w:color="auto"/>
                <w:right w:val="none" w:sz="0" w:space="0" w:color="auto"/>
              </w:divBdr>
            </w:div>
            <w:div w:id="1710453708">
              <w:marLeft w:val="0"/>
              <w:marRight w:val="0"/>
              <w:marTop w:val="0"/>
              <w:marBottom w:val="0"/>
              <w:divBdr>
                <w:top w:val="none" w:sz="0" w:space="0" w:color="auto"/>
                <w:left w:val="none" w:sz="0" w:space="0" w:color="auto"/>
                <w:bottom w:val="none" w:sz="0" w:space="0" w:color="auto"/>
                <w:right w:val="none" w:sz="0" w:space="0" w:color="auto"/>
              </w:divBdr>
            </w:div>
            <w:div w:id="199911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072193">
      <w:bodyDiv w:val="1"/>
      <w:marLeft w:val="0"/>
      <w:marRight w:val="0"/>
      <w:marTop w:val="0"/>
      <w:marBottom w:val="0"/>
      <w:divBdr>
        <w:top w:val="none" w:sz="0" w:space="0" w:color="auto"/>
        <w:left w:val="none" w:sz="0" w:space="0" w:color="auto"/>
        <w:bottom w:val="none" w:sz="0" w:space="0" w:color="auto"/>
        <w:right w:val="none" w:sz="0" w:space="0" w:color="auto"/>
      </w:divBdr>
    </w:div>
    <w:div w:id="988244188">
      <w:bodyDiv w:val="1"/>
      <w:marLeft w:val="0"/>
      <w:marRight w:val="0"/>
      <w:marTop w:val="0"/>
      <w:marBottom w:val="0"/>
      <w:divBdr>
        <w:top w:val="none" w:sz="0" w:space="0" w:color="auto"/>
        <w:left w:val="none" w:sz="0" w:space="0" w:color="auto"/>
        <w:bottom w:val="none" w:sz="0" w:space="0" w:color="auto"/>
        <w:right w:val="none" w:sz="0" w:space="0" w:color="auto"/>
      </w:divBdr>
    </w:div>
    <w:div w:id="1000541136">
      <w:bodyDiv w:val="1"/>
      <w:marLeft w:val="0"/>
      <w:marRight w:val="0"/>
      <w:marTop w:val="0"/>
      <w:marBottom w:val="0"/>
      <w:divBdr>
        <w:top w:val="none" w:sz="0" w:space="0" w:color="auto"/>
        <w:left w:val="none" w:sz="0" w:space="0" w:color="auto"/>
        <w:bottom w:val="none" w:sz="0" w:space="0" w:color="auto"/>
        <w:right w:val="none" w:sz="0" w:space="0" w:color="auto"/>
      </w:divBdr>
    </w:div>
    <w:div w:id="1001354570">
      <w:bodyDiv w:val="1"/>
      <w:marLeft w:val="0"/>
      <w:marRight w:val="0"/>
      <w:marTop w:val="0"/>
      <w:marBottom w:val="0"/>
      <w:divBdr>
        <w:top w:val="none" w:sz="0" w:space="0" w:color="auto"/>
        <w:left w:val="none" w:sz="0" w:space="0" w:color="auto"/>
        <w:bottom w:val="none" w:sz="0" w:space="0" w:color="auto"/>
        <w:right w:val="none" w:sz="0" w:space="0" w:color="auto"/>
      </w:divBdr>
    </w:div>
    <w:div w:id="1026181045">
      <w:bodyDiv w:val="1"/>
      <w:marLeft w:val="0"/>
      <w:marRight w:val="0"/>
      <w:marTop w:val="0"/>
      <w:marBottom w:val="0"/>
      <w:divBdr>
        <w:top w:val="none" w:sz="0" w:space="0" w:color="auto"/>
        <w:left w:val="none" w:sz="0" w:space="0" w:color="auto"/>
        <w:bottom w:val="none" w:sz="0" w:space="0" w:color="auto"/>
        <w:right w:val="none" w:sz="0" w:space="0" w:color="auto"/>
      </w:divBdr>
    </w:div>
    <w:div w:id="1056510061">
      <w:bodyDiv w:val="1"/>
      <w:marLeft w:val="0"/>
      <w:marRight w:val="0"/>
      <w:marTop w:val="0"/>
      <w:marBottom w:val="0"/>
      <w:divBdr>
        <w:top w:val="none" w:sz="0" w:space="0" w:color="auto"/>
        <w:left w:val="none" w:sz="0" w:space="0" w:color="auto"/>
        <w:bottom w:val="none" w:sz="0" w:space="0" w:color="auto"/>
        <w:right w:val="none" w:sz="0" w:space="0" w:color="auto"/>
      </w:divBdr>
    </w:div>
    <w:div w:id="1075590071">
      <w:bodyDiv w:val="1"/>
      <w:marLeft w:val="0"/>
      <w:marRight w:val="0"/>
      <w:marTop w:val="0"/>
      <w:marBottom w:val="0"/>
      <w:divBdr>
        <w:top w:val="none" w:sz="0" w:space="0" w:color="auto"/>
        <w:left w:val="none" w:sz="0" w:space="0" w:color="auto"/>
        <w:bottom w:val="none" w:sz="0" w:space="0" w:color="auto"/>
        <w:right w:val="none" w:sz="0" w:space="0" w:color="auto"/>
      </w:divBdr>
    </w:div>
    <w:div w:id="1089615118">
      <w:bodyDiv w:val="1"/>
      <w:marLeft w:val="0"/>
      <w:marRight w:val="0"/>
      <w:marTop w:val="0"/>
      <w:marBottom w:val="0"/>
      <w:divBdr>
        <w:top w:val="none" w:sz="0" w:space="0" w:color="auto"/>
        <w:left w:val="none" w:sz="0" w:space="0" w:color="auto"/>
        <w:bottom w:val="none" w:sz="0" w:space="0" w:color="auto"/>
        <w:right w:val="none" w:sz="0" w:space="0" w:color="auto"/>
      </w:divBdr>
    </w:div>
    <w:div w:id="1129008337">
      <w:bodyDiv w:val="1"/>
      <w:marLeft w:val="0"/>
      <w:marRight w:val="0"/>
      <w:marTop w:val="0"/>
      <w:marBottom w:val="0"/>
      <w:divBdr>
        <w:top w:val="none" w:sz="0" w:space="0" w:color="auto"/>
        <w:left w:val="none" w:sz="0" w:space="0" w:color="auto"/>
        <w:bottom w:val="none" w:sz="0" w:space="0" w:color="auto"/>
        <w:right w:val="none" w:sz="0" w:space="0" w:color="auto"/>
      </w:divBdr>
    </w:div>
    <w:div w:id="1142505486">
      <w:bodyDiv w:val="1"/>
      <w:marLeft w:val="0"/>
      <w:marRight w:val="0"/>
      <w:marTop w:val="0"/>
      <w:marBottom w:val="0"/>
      <w:divBdr>
        <w:top w:val="none" w:sz="0" w:space="0" w:color="auto"/>
        <w:left w:val="none" w:sz="0" w:space="0" w:color="auto"/>
        <w:bottom w:val="none" w:sz="0" w:space="0" w:color="auto"/>
        <w:right w:val="none" w:sz="0" w:space="0" w:color="auto"/>
      </w:divBdr>
    </w:div>
    <w:div w:id="1152067044">
      <w:bodyDiv w:val="1"/>
      <w:marLeft w:val="0"/>
      <w:marRight w:val="0"/>
      <w:marTop w:val="0"/>
      <w:marBottom w:val="0"/>
      <w:divBdr>
        <w:top w:val="none" w:sz="0" w:space="0" w:color="auto"/>
        <w:left w:val="none" w:sz="0" w:space="0" w:color="auto"/>
        <w:bottom w:val="none" w:sz="0" w:space="0" w:color="auto"/>
        <w:right w:val="none" w:sz="0" w:space="0" w:color="auto"/>
      </w:divBdr>
    </w:div>
    <w:div w:id="1157570845">
      <w:bodyDiv w:val="1"/>
      <w:marLeft w:val="0"/>
      <w:marRight w:val="0"/>
      <w:marTop w:val="0"/>
      <w:marBottom w:val="0"/>
      <w:divBdr>
        <w:top w:val="none" w:sz="0" w:space="0" w:color="auto"/>
        <w:left w:val="none" w:sz="0" w:space="0" w:color="auto"/>
        <w:bottom w:val="none" w:sz="0" w:space="0" w:color="auto"/>
        <w:right w:val="none" w:sz="0" w:space="0" w:color="auto"/>
      </w:divBdr>
    </w:div>
    <w:div w:id="1162740454">
      <w:bodyDiv w:val="1"/>
      <w:marLeft w:val="0"/>
      <w:marRight w:val="0"/>
      <w:marTop w:val="0"/>
      <w:marBottom w:val="0"/>
      <w:divBdr>
        <w:top w:val="none" w:sz="0" w:space="0" w:color="auto"/>
        <w:left w:val="none" w:sz="0" w:space="0" w:color="auto"/>
        <w:bottom w:val="none" w:sz="0" w:space="0" w:color="auto"/>
        <w:right w:val="none" w:sz="0" w:space="0" w:color="auto"/>
      </w:divBdr>
    </w:div>
    <w:div w:id="1164517968">
      <w:bodyDiv w:val="1"/>
      <w:marLeft w:val="0"/>
      <w:marRight w:val="0"/>
      <w:marTop w:val="0"/>
      <w:marBottom w:val="0"/>
      <w:divBdr>
        <w:top w:val="none" w:sz="0" w:space="0" w:color="auto"/>
        <w:left w:val="none" w:sz="0" w:space="0" w:color="auto"/>
        <w:bottom w:val="none" w:sz="0" w:space="0" w:color="auto"/>
        <w:right w:val="none" w:sz="0" w:space="0" w:color="auto"/>
      </w:divBdr>
    </w:div>
    <w:div w:id="1166166171">
      <w:bodyDiv w:val="1"/>
      <w:marLeft w:val="0"/>
      <w:marRight w:val="0"/>
      <w:marTop w:val="0"/>
      <w:marBottom w:val="0"/>
      <w:divBdr>
        <w:top w:val="none" w:sz="0" w:space="0" w:color="auto"/>
        <w:left w:val="none" w:sz="0" w:space="0" w:color="auto"/>
        <w:bottom w:val="none" w:sz="0" w:space="0" w:color="auto"/>
        <w:right w:val="none" w:sz="0" w:space="0" w:color="auto"/>
      </w:divBdr>
    </w:div>
    <w:div w:id="1181043408">
      <w:bodyDiv w:val="1"/>
      <w:marLeft w:val="0"/>
      <w:marRight w:val="0"/>
      <w:marTop w:val="0"/>
      <w:marBottom w:val="0"/>
      <w:divBdr>
        <w:top w:val="none" w:sz="0" w:space="0" w:color="auto"/>
        <w:left w:val="none" w:sz="0" w:space="0" w:color="auto"/>
        <w:bottom w:val="none" w:sz="0" w:space="0" w:color="auto"/>
        <w:right w:val="none" w:sz="0" w:space="0" w:color="auto"/>
      </w:divBdr>
    </w:div>
    <w:div w:id="1183516438">
      <w:bodyDiv w:val="1"/>
      <w:marLeft w:val="0"/>
      <w:marRight w:val="0"/>
      <w:marTop w:val="0"/>
      <w:marBottom w:val="0"/>
      <w:divBdr>
        <w:top w:val="none" w:sz="0" w:space="0" w:color="auto"/>
        <w:left w:val="none" w:sz="0" w:space="0" w:color="auto"/>
        <w:bottom w:val="none" w:sz="0" w:space="0" w:color="auto"/>
        <w:right w:val="none" w:sz="0" w:space="0" w:color="auto"/>
      </w:divBdr>
      <w:divsChild>
        <w:div w:id="1592616952">
          <w:marLeft w:val="0"/>
          <w:marRight w:val="0"/>
          <w:marTop w:val="0"/>
          <w:marBottom w:val="0"/>
          <w:divBdr>
            <w:top w:val="none" w:sz="0" w:space="0" w:color="auto"/>
            <w:left w:val="none" w:sz="0" w:space="0" w:color="auto"/>
            <w:bottom w:val="none" w:sz="0" w:space="0" w:color="auto"/>
            <w:right w:val="none" w:sz="0" w:space="0" w:color="auto"/>
          </w:divBdr>
          <w:divsChild>
            <w:div w:id="330837735">
              <w:marLeft w:val="0"/>
              <w:marRight w:val="0"/>
              <w:marTop w:val="0"/>
              <w:marBottom w:val="0"/>
              <w:divBdr>
                <w:top w:val="none" w:sz="0" w:space="0" w:color="auto"/>
                <w:left w:val="none" w:sz="0" w:space="0" w:color="auto"/>
                <w:bottom w:val="none" w:sz="0" w:space="0" w:color="auto"/>
                <w:right w:val="none" w:sz="0" w:space="0" w:color="auto"/>
              </w:divBdr>
            </w:div>
            <w:div w:id="660161177">
              <w:marLeft w:val="0"/>
              <w:marRight w:val="0"/>
              <w:marTop w:val="0"/>
              <w:marBottom w:val="0"/>
              <w:divBdr>
                <w:top w:val="none" w:sz="0" w:space="0" w:color="auto"/>
                <w:left w:val="none" w:sz="0" w:space="0" w:color="auto"/>
                <w:bottom w:val="none" w:sz="0" w:space="0" w:color="auto"/>
                <w:right w:val="none" w:sz="0" w:space="0" w:color="auto"/>
              </w:divBdr>
            </w:div>
            <w:div w:id="968826434">
              <w:marLeft w:val="0"/>
              <w:marRight w:val="0"/>
              <w:marTop w:val="0"/>
              <w:marBottom w:val="0"/>
              <w:divBdr>
                <w:top w:val="none" w:sz="0" w:space="0" w:color="auto"/>
                <w:left w:val="none" w:sz="0" w:space="0" w:color="auto"/>
                <w:bottom w:val="none" w:sz="0" w:space="0" w:color="auto"/>
                <w:right w:val="none" w:sz="0" w:space="0" w:color="auto"/>
              </w:divBdr>
            </w:div>
            <w:div w:id="1492719684">
              <w:marLeft w:val="0"/>
              <w:marRight w:val="0"/>
              <w:marTop w:val="0"/>
              <w:marBottom w:val="0"/>
              <w:divBdr>
                <w:top w:val="none" w:sz="0" w:space="0" w:color="auto"/>
                <w:left w:val="none" w:sz="0" w:space="0" w:color="auto"/>
                <w:bottom w:val="none" w:sz="0" w:space="0" w:color="auto"/>
                <w:right w:val="none" w:sz="0" w:space="0" w:color="auto"/>
              </w:divBdr>
            </w:div>
            <w:div w:id="1750808597">
              <w:marLeft w:val="0"/>
              <w:marRight w:val="0"/>
              <w:marTop w:val="0"/>
              <w:marBottom w:val="0"/>
              <w:divBdr>
                <w:top w:val="none" w:sz="0" w:space="0" w:color="auto"/>
                <w:left w:val="none" w:sz="0" w:space="0" w:color="auto"/>
                <w:bottom w:val="none" w:sz="0" w:space="0" w:color="auto"/>
                <w:right w:val="none" w:sz="0" w:space="0" w:color="auto"/>
              </w:divBdr>
            </w:div>
            <w:div w:id="1987470734">
              <w:marLeft w:val="0"/>
              <w:marRight w:val="0"/>
              <w:marTop w:val="0"/>
              <w:marBottom w:val="0"/>
              <w:divBdr>
                <w:top w:val="none" w:sz="0" w:space="0" w:color="auto"/>
                <w:left w:val="none" w:sz="0" w:space="0" w:color="auto"/>
                <w:bottom w:val="none" w:sz="0" w:space="0" w:color="auto"/>
                <w:right w:val="none" w:sz="0" w:space="0" w:color="auto"/>
              </w:divBdr>
            </w:div>
            <w:div w:id="20443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90249">
      <w:bodyDiv w:val="1"/>
      <w:marLeft w:val="0"/>
      <w:marRight w:val="0"/>
      <w:marTop w:val="0"/>
      <w:marBottom w:val="0"/>
      <w:divBdr>
        <w:top w:val="none" w:sz="0" w:space="0" w:color="auto"/>
        <w:left w:val="none" w:sz="0" w:space="0" w:color="auto"/>
        <w:bottom w:val="none" w:sz="0" w:space="0" w:color="auto"/>
        <w:right w:val="none" w:sz="0" w:space="0" w:color="auto"/>
      </w:divBdr>
    </w:div>
    <w:div w:id="1254166420">
      <w:bodyDiv w:val="1"/>
      <w:marLeft w:val="0"/>
      <w:marRight w:val="0"/>
      <w:marTop w:val="0"/>
      <w:marBottom w:val="0"/>
      <w:divBdr>
        <w:top w:val="none" w:sz="0" w:space="0" w:color="auto"/>
        <w:left w:val="none" w:sz="0" w:space="0" w:color="auto"/>
        <w:bottom w:val="none" w:sz="0" w:space="0" w:color="auto"/>
        <w:right w:val="none" w:sz="0" w:space="0" w:color="auto"/>
      </w:divBdr>
    </w:div>
    <w:div w:id="1268544568">
      <w:bodyDiv w:val="1"/>
      <w:marLeft w:val="0"/>
      <w:marRight w:val="0"/>
      <w:marTop w:val="0"/>
      <w:marBottom w:val="0"/>
      <w:divBdr>
        <w:top w:val="none" w:sz="0" w:space="0" w:color="auto"/>
        <w:left w:val="none" w:sz="0" w:space="0" w:color="auto"/>
        <w:bottom w:val="none" w:sz="0" w:space="0" w:color="auto"/>
        <w:right w:val="none" w:sz="0" w:space="0" w:color="auto"/>
      </w:divBdr>
    </w:div>
    <w:div w:id="1284732266">
      <w:bodyDiv w:val="1"/>
      <w:marLeft w:val="0"/>
      <w:marRight w:val="0"/>
      <w:marTop w:val="0"/>
      <w:marBottom w:val="0"/>
      <w:divBdr>
        <w:top w:val="none" w:sz="0" w:space="0" w:color="auto"/>
        <w:left w:val="none" w:sz="0" w:space="0" w:color="auto"/>
        <w:bottom w:val="none" w:sz="0" w:space="0" w:color="auto"/>
        <w:right w:val="none" w:sz="0" w:space="0" w:color="auto"/>
      </w:divBdr>
    </w:div>
    <w:div w:id="1298029065">
      <w:bodyDiv w:val="1"/>
      <w:marLeft w:val="0"/>
      <w:marRight w:val="0"/>
      <w:marTop w:val="0"/>
      <w:marBottom w:val="0"/>
      <w:divBdr>
        <w:top w:val="none" w:sz="0" w:space="0" w:color="auto"/>
        <w:left w:val="none" w:sz="0" w:space="0" w:color="auto"/>
        <w:bottom w:val="none" w:sz="0" w:space="0" w:color="auto"/>
        <w:right w:val="none" w:sz="0" w:space="0" w:color="auto"/>
      </w:divBdr>
    </w:div>
    <w:div w:id="1313757010">
      <w:bodyDiv w:val="1"/>
      <w:marLeft w:val="0"/>
      <w:marRight w:val="0"/>
      <w:marTop w:val="0"/>
      <w:marBottom w:val="0"/>
      <w:divBdr>
        <w:top w:val="none" w:sz="0" w:space="0" w:color="auto"/>
        <w:left w:val="none" w:sz="0" w:space="0" w:color="auto"/>
        <w:bottom w:val="none" w:sz="0" w:space="0" w:color="auto"/>
        <w:right w:val="none" w:sz="0" w:space="0" w:color="auto"/>
      </w:divBdr>
    </w:div>
    <w:div w:id="1315179064">
      <w:bodyDiv w:val="1"/>
      <w:marLeft w:val="0"/>
      <w:marRight w:val="0"/>
      <w:marTop w:val="0"/>
      <w:marBottom w:val="0"/>
      <w:divBdr>
        <w:top w:val="none" w:sz="0" w:space="0" w:color="auto"/>
        <w:left w:val="none" w:sz="0" w:space="0" w:color="auto"/>
        <w:bottom w:val="none" w:sz="0" w:space="0" w:color="auto"/>
        <w:right w:val="none" w:sz="0" w:space="0" w:color="auto"/>
      </w:divBdr>
    </w:div>
    <w:div w:id="1329677900">
      <w:bodyDiv w:val="1"/>
      <w:marLeft w:val="0"/>
      <w:marRight w:val="0"/>
      <w:marTop w:val="0"/>
      <w:marBottom w:val="0"/>
      <w:divBdr>
        <w:top w:val="none" w:sz="0" w:space="0" w:color="auto"/>
        <w:left w:val="none" w:sz="0" w:space="0" w:color="auto"/>
        <w:bottom w:val="none" w:sz="0" w:space="0" w:color="auto"/>
        <w:right w:val="none" w:sz="0" w:space="0" w:color="auto"/>
      </w:divBdr>
    </w:div>
    <w:div w:id="1330787763">
      <w:bodyDiv w:val="1"/>
      <w:marLeft w:val="0"/>
      <w:marRight w:val="0"/>
      <w:marTop w:val="0"/>
      <w:marBottom w:val="0"/>
      <w:divBdr>
        <w:top w:val="none" w:sz="0" w:space="0" w:color="auto"/>
        <w:left w:val="none" w:sz="0" w:space="0" w:color="auto"/>
        <w:bottom w:val="none" w:sz="0" w:space="0" w:color="auto"/>
        <w:right w:val="none" w:sz="0" w:space="0" w:color="auto"/>
      </w:divBdr>
    </w:div>
    <w:div w:id="1337272122">
      <w:bodyDiv w:val="1"/>
      <w:marLeft w:val="0"/>
      <w:marRight w:val="0"/>
      <w:marTop w:val="0"/>
      <w:marBottom w:val="0"/>
      <w:divBdr>
        <w:top w:val="none" w:sz="0" w:space="0" w:color="auto"/>
        <w:left w:val="none" w:sz="0" w:space="0" w:color="auto"/>
        <w:bottom w:val="none" w:sz="0" w:space="0" w:color="auto"/>
        <w:right w:val="none" w:sz="0" w:space="0" w:color="auto"/>
      </w:divBdr>
    </w:div>
    <w:div w:id="1414738058">
      <w:bodyDiv w:val="1"/>
      <w:marLeft w:val="0"/>
      <w:marRight w:val="0"/>
      <w:marTop w:val="0"/>
      <w:marBottom w:val="0"/>
      <w:divBdr>
        <w:top w:val="none" w:sz="0" w:space="0" w:color="auto"/>
        <w:left w:val="none" w:sz="0" w:space="0" w:color="auto"/>
        <w:bottom w:val="none" w:sz="0" w:space="0" w:color="auto"/>
        <w:right w:val="none" w:sz="0" w:space="0" w:color="auto"/>
      </w:divBdr>
    </w:div>
    <w:div w:id="1420759058">
      <w:bodyDiv w:val="1"/>
      <w:marLeft w:val="0"/>
      <w:marRight w:val="0"/>
      <w:marTop w:val="0"/>
      <w:marBottom w:val="0"/>
      <w:divBdr>
        <w:top w:val="none" w:sz="0" w:space="0" w:color="auto"/>
        <w:left w:val="none" w:sz="0" w:space="0" w:color="auto"/>
        <w:bottom w:val="none" w:sz="0" w:space="0" w:color="auto"/>
        <w:right w:val="none" w:sz="0" w:space="0" w:color="auto"/>
      </w:divBdr>
    </w:div>
    <w:div w:id="1471745677">
      <w:bodyDiv w:val="1"/>
      <w:marLeft w:val="0"/>
      <w:marRight w:val="0"/>
      <w:marTop w:val="0"/>
      <w:marBottom w:val="0"/>
      <w:divBdr>
        <w:top w:val="none" w:sz="0" w:space="0" w:color="auto"/>
        <w:left w:val="none" w:sz="0" w:space="0" w:color="auto"/>
        <w:bottom w:val="none" w:sz="0" w:space="0" w:color="auto"/>
        <w:right w:val="none" w:sz="0" w:space="0" w:color="auto"/>
      </w:divBdr>
    </w:div>
    <w:div w:id="1483499192">
      <w:bodyDiv w:val="1"/>
      <w:marLeft w:val="0"/>
      <w:marRight w:val="0"/>
      <w:marTop w:val="0"/>
      <w:marBottom w:val="0"/>
      <w:divBdr>
        <w:top w:val="none" w:sz="0" w:space="0" w:color="auto"/>
        <w:left w:val="none" w:sz="0" w:space="0" w:color="auto"/>
        <w:bottom w:val="none" w:sz="0" w:space="0" w:color="auto"/>
        <w:right w:val="none" w:sz="0" w:space="0" w:color="auto"/>
      </w:divBdr>
    </w:div>
    <w:div w:id="1496648274">
      <w:bodyDiv w:val="1"/>
      <w:marLeft w:val="0"/>
      <w:marRight w:val="0"/>
      <w:marTop w:val="0"/>
      <w:marBottom w:val="0"/>
      <w:divBdr>
        <w:top w:val="none" w:sz="0" w:space="0" w:color="auto"/>
        <w:left w:val="none" w:sz="0" w:space="0" w:color="auto"/>
        <w:bottom w:val="none" w:sz="0" w:space="0" w:color="auto"/>
        <w:right w:val="none" w:sz="0" w:space="0" w:color="auto"/>
      </w:divBdr>
    </w:div>
    <w:div w:id="1500198026">
      <w:bodyDiv w:val="1"/>
      <w:marLeft w:val="0"/>
      <w:marRight w:val="0"/>
      <w:marTop w:val="0"/>
      <w:marBottom w:val="0"/>
      <w:divBdr>
        <w:top w:val="none" w:sz="0" w:space="0" w:color="auto"/>
        <w:left w:val="none" w:sz="0" w:space="0" w:color="auto"/>
        <w:bottom w:val="none" w:sz="0" w:space="0" w:color="auto"/>
        <w:right w:val="none" w:sz="0" w:space="0" w:color="auto"/>
      </w:divBdr>
    </w:div>
    <w:div w:id="1505824280">
      <w:bodyDiv w:val="1"/>
      <w:marLeft w:val="0"/>
      <w:marRight w:val="0"/>
      <w:marTop w:val="0"/>
      <w:marBottom w:val="0"/>
      <w:divBdr>
        <w:top w:val="none" w:sz="0" w:space="0" w:color="auto"/>
        <w:left w:val="none" w:sz="0" w:space="0" w:color="auto"/>
        <w:bottom w:val="none" w:sz="0" w:space="0" w:color="auto"/>
        <w:right w:val="none" w:sz="0" w:space="0" w:color="auto"/>
      </w:divBdr>
    </w:div>
    <w:div w:id="1519277112">
      <w:bodyDiv w:val="1"/>
      <w:marLeft w:val="0"/>
      <w:marRight w:val="0"/>
      <w:marTop w:val="0"/>
      <w:marBottom w:val="0"/>
      <w:divBdr>
        <w:top w:val="none" w:sz="0" w:space="0" w:color="auto"/>
        <w:left w:val="none" w:sz="0" w:space="0" w:color="auto"/>
        <w:bottom w:val="none" w:sz="0" w:space="0" w:color="auto"/>
        <w:right w:val="none" w:sz="0" w:space="0" w:color="auto"/>
      </w:divBdr>
    </w:div>
    <w:div w:id="1521506381">
      <w:bodyDiv w:val="1"/>
      <w:marLeft w:val="0"/>
      <w:marRight w:val="0"/>
      <w:marTop w:val="0"/>
      <w:marBottom w:val="0"/>
      <w:divBdr>
        <w:top w:val="none" w:sz="0" w:space="0" w:color="auto"/>
        <w:left w:val="none" w:sz="0" w:space="0" w:color="auto"/>
        <w:bottom w:val="none" w:sz="0" w:space="0" w:color="auto"/>
        <w:right w:val="none" w:sz="0" w:space="0" w:color="auto"/>
      </w:divBdr>
    </w:div>
    <w:div w:id="1540241118">
      <w:bodyDiv w:val="1"/>
      <w:marLeft w:val="0"/>
      <w:marRight w:val="0"/>
      <w:marTop w:val="0"/>
      <w:marBottom w:val="0"/>
      <w:divBdr>
        <w:top w:val="none" w:sz="0" w:space="0" w:color="auto"/>
        <w:left w:val="none" w:sz="0" w:space="0" w:color="auto"/>
        <w:bottom w:val="none" w:sz="0" w:space="0" w:color="auto"/>
        <w:right w:val="none" w:sz="0" w:space="0" w:color="auto"/>
      </w:divBdr>
    </w:div>
    <w:div w:id="1548836962">
      <w:bodyDiv w:val="1"/>
      <w:marLeft w:val="0"/>
      <w:marRight w:val="0"/>
      <w:marTop w:val="0"/>
      <w:marBottom w:val="0"/>
      <w:divBdr>
        <w:top w:val="none" w:sz="0" w:space="0" w:color="auto"/>
        <w:left w:val="none" w:sz="0" w:space="0" w:color="auto"/>
        <w:bottom w:val="none" w:sz="0" w:space="0" w:color="auto"/>
        <w:right w:val="none" w:sz="0" w:space="0" w:color="auto"/>
      </w:divBdr>
    </w:div>
    <w:div w:id="1605727086">
      <w:bodyDiv w:val="1"/>
      <w:marLeft w:val="0"/>
      <w:marRight w:val="0"/>
      <w:marTop w:val="0"/>
      <w:marBottom w:val="0"/>
      <w:divBdr>
        <w:top w:val="none" w:sz="0" w:space="0" w:color="auto"/>
        <w:left w:val="none" w:sz="0" w:space="0" w:color="auto"/>
        <w:bottom w:val="none" w:sz="0" w:space="0" w:color="auto"/>
        <w:right w:val="none" w:sz="0" w:space="0" w:color="auto"/>
      </w:divBdr>
    </w:div>
    <w:div w:id="1606231038">
      <w:bodyDiv w:val="1"/>
      <w:marLeft w:val="0"/>
      <w:marRight w:val="0"/>
      <w:marTop w:val="0"/>
      <w:marBottom w:val="0"/>
      <w:divBdr>
        <w:top w:val="none" w:sz="0" w:space="0" w:color="auto"/>
        <w:left w:val="none" w:sz="0" w:space="0" w:color="auto"/>
        <w:bottom w:val="none" w:sz="0" w:space="0" w:color="auto"/>
        <w:right w:val="none" w:sz="0" w:space="0" w:color="auto"/>
      </w:divBdr>
    </w:div>
    <w:div w:id="1623069011">
      <w:bodyDiv w:val="1"/>
      <w:marLeft w:val="0"/>
      <w:marRight w:val="0"/>
      <w:marTop w:val="0"/>
      <w:marBottom w:val="0"/>
      <w:divBdr>
        <w:top w:val="none" w:sz="0" w:space="0" w:color="auto"/>
        <w:left w:val="none" w:sz="0" w:space="0" w:color="auto"/>
        <w:bottom w:val="none" w:sz="0" w:space="0" w:color="auto"/>
        <w:right w:val="none" w:sz="0" w:space="0" w:color="auto"/>
      </w:divBdr>
    </w:div>
    <w:div w:id="1640187998">
      <w:bodyDiv w:val="1"/>
      <w:marLeft w:val="0"/>
      <w:marRight w:val="0"/>
      <w:marTop w:val="0"/>
      <w:marBottom w:val="0"/>
      <w:divBdr>
        <w:top w:val="none" w:sz="0" w:space="0" w:color="auto"/>
        <w:left w:val="none" w:sz="0" w:space="0" w:color="auto"/>
        <w:bottom w:val="none" w:sz="0" w:space="0" w:color="auto"/>
        <w:right w:val="none" w:sz="0" w:space="0" w:color="auto"/>
      </w:divBdr>
    </w:div>
    <w:div w:id="1663196652">
      <w:bodyDiv w:val="1"/>
      <w:marLeft w:val="0"/>
      <w:marRight w:val="0"/>
      <w:marTop w:val="0"/>
      <w:marBottom w:val="0"/>
      <w:divBdr>
        <w:top w:val="none" w:sz="0" w:space="0" w:color="auto"/>
        <w:left w:val="none" w:sz="0" w:space="0" w:color="auto"/>
        <w:bottom w:val="none" w:sz="0" w:space="0" w:color="auto"/>
        <w:right w:val="none" w:sz="0" w:space="0" w:color="auto"/>
      </w:divBdr>
    </w:div>
    <w:div w:id="1670912438">
      <w:bodyDiv w:val="1"/>
      <w:marLeft w:val="0"/>
      <w:marRight w:val="0"/>
      <w:marTop w:val="0"/>
      <w:marBottom w:val="0"/>
      <w:divBdr>
        <w:top w:val="none" w:sz="0" w:space="0" w:color="auto"/>
        <w:left w:val="none" w:sz="0" w:space="0" w:color="auto"/>
        <w:bottom w:val="none" w:sz="0" w:space="0" w:color="auto"/>
        <w:right w:val="none" w:sz="0" w:space="0" w:color="auto"/>
      </w:divBdr>
    </w:div>
    <w:div w:id="1709796133">
      <w:bodyDiv w:val="1"/>
      <w:marLeft w:val="0"/>
      <w:marRight w:val="0"/>
      <w:marTop w:val="0"/>
      <w:marBottom w:val="0"/>
      <w:divBdr>
        <w:top w:val="none" w:sz="0" w:space="0" w:color="auto"/>
        <w:left w:val="none" w:sz="0" w:space="0" w:color="auto"/>
        <w:bottom w:val="none" w:sz="0" w:space="0" w:color="auto"/>
        <w:right w:val="none" w:sz="0" w:space="0" w:color="auto"/>
      </w:divBdr>
    </w:div>
    <w:div w:id="1734811110">
      <w:bodyDiv w:val="1"/>
      <w:marLeft w:val="0"/>
      <w:marRight w:val="0"/>
      <w:marTop w:val="0"/>
      <w:marBottom w:val="0"/>
      <w:divBdr>
        <w:top w:val="none" w:sz="0" w:space="0" w:color="auto"/>
        <w:left w:val="none" w:sz="0" w:space="0" w:color="auto"/>
        <w:bottom w:val="none" w:sz="0" w:space="0" w:color="auto"/>
        <w:right w:val="none" w:sz="0" w:space="0" w:color="auto"/>
      </w:divBdr>
    </w:div>
    <w:div w:id="1740663897">
      <w:bodyDiv w:val="1"/>
      <w:marLeft w:val="0"/>
      <w:marRight w:val="0"/>
      <w:marTop w:val="0"/>
      <w:marBottom w:val="0"/>
      <w:divBdr>
        <w:top w:val="none" w:sz="0" w:space="0" w:color="auto"/>
        <w:left w:val="none" w:sz="0" w:space="0" w:color="auto"/>
        <w:bottom w:val="none" w:sz="0" w:space="0" w:color="auto"/>
        <w:right w:val="none" w:sz="0" w:space="0" w:color="auto"/>
      </w:divBdr>
    </w:div>
    <w:div w:id="1751148173">
      <w:bodyDiv w:val="1"/>
      <w:marLeft w:val="0"/>
      <w:marRight w:val="0"/>
      <w:marTop w:val="0"/>
      <w:marBottom w:val="0"/>
      <w:divBdr>
        <w:top w:val="none" w:sz="0" w:space="0" w:color="auto"/>
        <w:left w:val="none" w:sz="0" w:space="0" w:color="auto"/>
        <w:bottom w:val="none" w:sz="0" w:space="0" w:color="auto"/>
        <w:right w:val="none" w:sz="0" w:space="0" w:color="auto"/>
      </w:divBdr>
      <w:divsChild>
        <w:div w:id="322927132">
          <w:marLeft w:val="547"/>
          <w:marRight w:val="0"/>
          <w:marTop w:val="0"/>
          <w:marBottom w:val="0"/>
          <w:divBdr>
            <w:top w:val="none" w:sz="0" w:space="0" w:color="auto"/>
            <w:left w:val="none" w:sz="0" w:space="0" w:color="auto"/>
            <w:bottom w:val="none" w:sz="0" w:space="0" w:color="auto"/>
            <w:right w:val="none" w:sz="0" w:space="0" w:color="auto"/>
          </w:divBdr>
        </w:div>
        <w:div w:id="753667292">
          <w:marLeft w:val="1166"/>
          <w:marRight w:val="0"/>
          <w:marTop w:val="0"/>
          <w:marBottom w:val="0"/>
          <w:divBdr>
            <w:top w:val="none" w:sz="0" w:space="0" w:color="auto"/>
            <w:left w:val="none" w:sz="0" w:space="0" w:color="auto"/>
            <w:bottom w:val="none" w:sz="0" w:space="0" w:color="auto"/>
            <w:right w:val="none" w:sz="0" w:space="0" w:color="auto"/>
          </w:divBdr>
        </w:div>
        <w:div w:id="1025136677">
          <w:marLeft w:val="1166"/>
          <w:marRight w:val="0"/>
          <w:marTop w:val="0"/>
          <w:marBottom w:val="0"/>
          <w:divBdr>
            <w:top w:val="none" w:sz="0" w:space="0" w:color="auto"/>
            <w:left w:val="none" w:sz="0" w:space="0" w:color="auto"/>
            <w:bottom w:val="none" w:sz="0" w:space="0" w:color="auto"/>
            <w:right w:val="none" w:sz="0" w:space="0" w:color="auto"/>
          </w:divBdr>
        </w:div>
      </w:divsChild>
    </w:div>
    <w:div w:id="1777824023">
      <w:bodyDiv w:val="1"/>
      <w:marLeft w:val="0"/>
      <w:marRight w:val="0"/>
      <w:marTop w:val="0"/>
      <w:marBottom w:val="0"/>
      <w:divBdr>
        <w:top w:val="none" w:sz="0" w:space="0" w:color="auto"/>
        <w:left w:val="none" w:sz="0" w:space="0" w:color="auto"/>
        <w:bottom w:val="none" w:sz="0" w:space="0" w:color="auto"/>
        <w:right w:val="none" w:sz="0" w:space="0" w:color="auto"/>
      </w:divBdr>
    </w:div>
    <w:div w:id="1781878003">
      <w:bodyDiv w:val="1"/>
      <w:marLeft w:val="0"/>
      <w:marRight w:val="0"/>
      <w:marTop w:val="0"/>
      <w:marBottom w:val="0"/>
      <w:divBdr>
        <w:top w:val="none" w:sz="0" w:space="0" w:color="auto"/>
        <w:left w:val="none" w:sz="0" w:space="0" w:color="auto"/>
        <w:bottom w:val="none" w:sz="0" w:space="0" w:color="auto"/>
        <w:right w:val="none" w:sz="0" w:space="0" w:color="auto"/>
      </w:divBdr>
    </w:div>
    <w:div w:id="1796437526">
      <w:bodyDiv w:val="1"/>
      <w:marLeft w:val="0"/>
      <w:marRight w:val="0"/>
      <w:marTop w:val="0"/>
      <w:marBottom w:val="0"/>
      <w:divBdr>
        <w:top w:val="none" w:sz="0" w:space="0" w:color="auto"/>
        <w:left w:val="none" w:sz="0" w:space="0" w:color="auto"/>
        <w:bottom w:val="none" w:sz="0" w:space="0" w:color="auto"/>
        <w:right w:val="none" w:sz="0" w:space="0" w:color="auto"/>
      </w:divBdr>
    </w:div>
    <w:div w:id="1824929814">
      <w:bodyDiv w:val="1"/>
      <w:marLeft w:val="0"/>
      <w:marRight w:val="0"/>
      <w:marTop w:val="0"/>
      <w:marBottom w:val="0"/>
      <w:divBdr>
        <w:top w:val="none" w:sz="0" w:space="0" w:color="auto"/>
        <w:left w:val="none" w:sz="0" w:space="0" w:color="auto"/>
        <w:bottom w:val="none" w:sz="0" w:space="0" w:color="auto"/>
        <w:right w:val="none" w:sz="0" w:space="0" w:color="auto"/>
      </w:divBdr>
    </w:div>
    <w:div w:id="1846751430">
      <w:bodyDiv w:val="1"/>
      <w:marLeft w:val="0"/>
      <w:marRight w:val="0"/>
      <w:marTop w:val="0"/>
      <w:marBottom w:val="0"/>
      <w:divBdr>
        <w:top w:val="none" w:sz="0" w:space="0" w:color="auto"/>
        <w:left w:val="none" w:sz="0" w:space="0" w:color="auto"/>
        <w:bottom w:val="none" w:sz="0" w:space="0" w:color="auto"/>
        <w:right w:val="none" w:sz="0" w:space="0" w:color="auto"/>
      </w:divBdr>
    </w:div>
    <w:div w:id="1852908957">
      <w:bodyDiv w:val="1"/>
      <w:marLeft w:val="0"/>
      <w:marRight w:val="0"/>
      <w:marTop w:val="0"/>
      <w:marBottom w:val="0"/>
      <w:divBdr>
        <w:top w:val="none" w:sz="0" w:space="0" w:color="auto"/>
        <w:left w:val="none" w:sz="0" w:space="0" w:color="auto"/>
        <w:bottom w:val="none" w:sz="0" w:space="0" w:color="auto"/>
        <w:right w:val="none" w:sz="0" w:space="0" w:color="auto"/>
      </w:divBdr>
    </w:div>
    <w:div w:id="1863395967">
      <w:bodyDiv w:val="1"/>
      <w:marLeft w:val="0"/>
      <w:marRight w:val="0"/>
      <w:marTop w:val="0"/>
      <w:marBottom w:val="0"/>
      <w:divBdr>
        <w:top w:val="none" w:sz="0" w:space="0" w:color="auto"/>
        <w:left w:val="none" w:sz="0" w:space="0" w:color="auto"/>
        <w:bottom w:val="none" w:sz="0" w:space="0" w:color="auto"/>
        <w:right w:val="none" w:sz="0" w:space="0" w:color="auto"/>
      </w:divBdr>
    </w:div>
    <w:div w:id="1875728145">
      <w:bodyDiv w:val="1"/>
      <w:marLeft w:val="0"/>
      <w:marRight w:val="0"/>
      <w:marTop w:val="0"/>
      <w:marBottom w:val="0"/>
      <w:divBdr>
        <w:top w:val="none" w:sz="0" w:space="0" w:color="auto"/>
        <w:left w:val="none" w:sz="0" w:space="0" w:color="auto"/>
        <w:bottom w:val="none" w:sz="0" w:space="0" w:color="auto"/>
        <w:right w:val="none" w:sz="0" w:space="0" w:color="auto"/>
      </w:divBdr>
    </w:div>
    <w:div w:id="1903175932">
      <w:bodyDiv w:val="1"/>
      <w:marLeft w:val="0"/>
      <w:marRight w:val="0"/>
      <w:marTop w:val="0"/>
      <w:marBottom w:val="0"/>
      <w:divBdr>
        <w:top w:val="none" w:sz="0" w:space="0" w:color="auto"/>
        <w:left w:val="none" w:sz="0" w:space="0" w:color="auto"/>
        <w:bottom w:val="none" w:sz="0" w:space="0" w:color="auto"/>
        <w:right w:val="none" w:sz="0" w:space="0" w:color="auto"/>
      </w:divBdr>
    </w:div>
    <w:div w:id="1918830898">
      <w:bodyDiv w:val="1"/>
      <w:marLeft w:val="0"/>
      <w:marRight w:val="0"/>
      <w:marTop w:val="0"/>
      <w:marBottom w:val="0"/>
      <w:divBdr>
        <w:top w:val="none" w:sz="0" w:space="0" w:color="auto"/>
        <w:left w:val="none" w:sz="0" w:space="0" w:color="auto"/>
        <w:bottom w:val="none" w:sz="0" w:space="0" w:color="auto"/>
        <w:right w:val="none" w:sz="0" w:space="0" w:color="auto"/>
      </w:divBdr>
    </w:div>
    <w:div w:id="1926454555">
      <w:bodyDiv w:val="1"/>
      <w:marLeft w:val="0"/>
      <w:marRight w:val="0"/>
      <w:marTop w:val="0"/>
      <w:marBottom w:val="0"/>
      <w:divBdr>
        <w:top w:val="none" w:sz="0" w:space="0" w:color="auto"/>
        <w:left w:val="none" w:sz="0" w:space="0" w:color="auto"/>
        <w:bottom w:val="none" w:sz="0" w:space="0" w:color="auto"/>
        <w:right w:val="none" w:sz="0" w:space="0" w:color="auto"/>
      </w:divBdr>
    </w:div>
    <w:div w:id="1926525089">
      <w:bodyDiv w:val="1"/>
      <w:marLeft w:val="0"/>
      <w:marRight w:val="0"/>
      <w:marTop w:val="0"/>
      <w:marBottom w:val="0"/>
      <w:divBdr>
        <w:top w:val="none" w:sz="0" w:space="0" w:color="auto"/>
        <w:left w:val="none" w:sz="0" w:space="0" w:color="auto"/>
        <w:bottom w:val="none" w:sz="0" w:space="0" w:color="auto"/>
        <w:right w:val="none" w:sz="0" w:space="0" w:color="auto"/>
      </w:divBdr>
    </w:div>
    <w:div w:id="2002930963">
      <w:bodyDiv w:val="1"/>
      <w:marLeft w:val="0"/>
      <w:marRight w:val="0"/>
      <w:marTop w:val="0"/>
      <w:marBottom w:val="0"/>
      <w:divBdr>
        <w:top w:val="none" w:sz="0" w:space="0" w:color="auto"/>
        <w:left w:val="none" w:sz="0" w:space="0" w:color="auto"/>
        <w:bottom w:val="none" w:sz="0" w:space="0" w:color="auto"/>
        <w:right w:val="none" w:sz="0" w:space="0" w:color="auto"/>
      </w:divBdr>
    </w:div>
    <w:div w:id="2010256635">
      <w:bodyDiv w:val="1"/>
      <w:marLeft w:val="0"/>
      <w:marRight w:val="0"/>
      <w:marTop w:val="0"/>
      <w:marBottom w:val="0"/>
      <w:divBdr>
        <w:top w:val="none" w:sz="0" w:space="0" w:color="auto"/>
        <w:left w:val="none" w:sz="0" w:space="0" w:color="auto"/>
        <w:bottom w:val="none" w:sz="0" w:space="0" w:color="auto"/>
        <w:right w:val="none" w:sz="0" w:space="0" w:color="auto"/>
      </w:divBdr>
    </w:div>
    <w:div w:id="2063675682">
      <w:bodyDiv w:val="1"/>
      <w:marLeft w:val="0"/>
      <w:marRight w:val="0"/>
      <w:marTop w:val="0"/>
      <w:marBottom w:val="0"/>
      <w:divBdr>
        <w:top w:val="none" w:sz="0" w:space="0" w:color="auto"/>
        <w:left w:val="none" w:sz="0" w:space="0" w:color="auto"/>
        <w:bottom w:val="none" w:sz="0" w:space="0" w:color="auto"/>
        <w:right w:val="none" w:sz="0" w:space="0" w:color="auto"/>
      </w:divBdr>
    </w:div>
    <w:div w:id="2064985104">
      <w:bodyDiv w:val="1"/>
      <w:marLeft w:val="0"/>
      <w:marRight w:val="0"/>
      <w:marTop w:val="0"/>
      <w:marBottom w:val="0"/>
      <w:divBdr>
        <w:top w:val="none" w:sz="0" w:space="0" w:color="auto"/>
        <w:left w:val="none" w:sz="0" w:space="0" w:color="auto"/>
        <w:bottom w:val="none" w:sz="0" w:space="0" w:color="auto"/>
        <w:right w:val="none" w:sz="0" w:space="0" w:color="auto"/>
      </w:divBdr>
    </w:div>
    <w:div w:id="2093744906">
      <w:bodyDiv w:val="1"/>
      <w:marLeft w:val="0"/>
      <w:marRight w:val="0"/>
      <w:marTop w:val="0"/>
      <w:marBottom w:val="0"/>
      <w:divBdr>
        <w:top w:val="none" w:sz="0" w:space="0" w:color="auto"/>
        <w:left w:val="none" w:sz="0" w:space="0" w:color="auto"/>
        <w:bottom w:val="none" w:sz="0" w:space="0" w:color="auto"/>
        <w:right w:val="none" w:sz="0" w:space="0" w:color="auto"/>
      </w:divBdr>
    </w:div>
    <w:div w:id="2094348658">
      <w:bodyDiv w:val="1"/>
      <w:marLeft w:val="0"/>
      <w:marRight w:val="0"/>
      <w:marTop w:val="0"/>
      <w:marBottom w:val="0"/>
      <w:divBdr>
        <w:top w:val="none" w:sz="0" w:space="0" w:color="auto"/>
        <w:left w:val="none" w:sz="0" w:space="0" w:color="auto"/>
        <w:bottom w:val="none" w:sz="0" w:space="0" w:color="auto"/>
        <w:right w:val="none" w:sz="0" w:space="0" w:color="auto"/>
      </w:divBdr>
    </w:div>
    <w:div w:id="2101876519">
      <w:bodyDiv w:val="1"/>
      <w:marLeft w:val="0"/>
      <w:marRight w:val="0"/>
      <w:marTop w:val="0"/>
      <w:marBottom w:val="0"/>
      <w:divBdr>
        <w:top w:val="none" w:sz="0" w:space="0" w:color="auto"/>
        <w:left w:val="none" w:sz="0" w:space="0" w:color="auto"/>
        <w:bottom w:val="none" w:sz="0" w:space="0" w:color="auto"/>
        <w:right w:val="none" w:sz="0" w:space="0" w:color="auto"/>
      </w:divBdr>
    </w:div>
    <w:div w:id="2109307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s-apps2.hcl-axon.com/APSE/SCE_CSRP/Mgmt.nsf/DocUniqueKey/USDC-AZWPWD?OpenDocument" TargetMode="External"/><Relationship Id="rId18" Type="http://schemas.openxmlformats.org/officeDocument/2006/relationships/hyperlink" Target="https://us-apps2.hcl-axon.com/APSE/SCE_CSRP/DProcess.nsf/2c4e1f9759250dcd802571a4002f9f9f/93748dd8b259badf882581a200086dc1?OpenDocument" TargetMode="External"/><Relationship Id="rId26" Type="http://schemas.openxmlformats.org/officeDocument/2006/relationships/hyperlink" Target="https://us-apps2.hcl-axon.com/APSE/SCE_CSRP/DProcess.nsf/2c4e1f9759250dcd802571a4002f9f9f/93748dd8b259badf882581a200086dc1?OpenDocument" TargetMode="External"/><Relationship Id="rId39" Type="http://schemas.openxmlformats.org/officeDocument/2006/relationships/hyperlink" Target="https://us-apps2.hcl-axon.com/APSE/SCE_CSRP/DProcess.nsf/2c4e1f9759250dcd802571a4002f9f9f/462935419bd80acb882581a200590d59?OpenDocument" TargetMode="External"/><Relationship Id="rId21" Type="http://schemas.openxmlformats.org/officeDocument/2006/relationships/image" Target="media/image3.emf"/><Relationship Id="rId34" Type="http://schemas.openxmlformats.org/officeDocument/2006/relationships/image" Target="media/image6.png"/><Relationship Id="rId42" Type="http://schemas.openxmlformats.org/officeDocument/2006/relationships/hyperlink" Target="https://us-apps2.hcl-axon.com/APSE/SCE_CSRP/DProcess.nsf/2c4e1f9759250dcd802571a4002f9f9f/22683a55a93bfe2e8825814c00567b3e?OpenDocument" TargetMode="External"/><Relationship Id="rId47" Type="http://schemas.openxmlformats.org/officeDocument/2006/relationships/image" Target="media/image10.emf"/><Relationship Id="rId50" Type="http://schemas.openxmlformats.org/officeDocument/2006/relationships/package" Target="embeddings/Microsoft_Visio_Drawing2.vsdx"/><Relationship Id="rId55" Type="http://schemas.openxmlformats.org/officeDocument/2006/relationships/image" Target="media/image13.png"/><Relationship Id="rId63" Type="http://schemas.openxmlformats.org/officeDocument/2006/relationships/footer" Target="footer1.xml"/><Relationship Id="rId68"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us-apps2.hcl-axon.com/APSE/SCE_CSRP/DProcess.nsf/2c4e1f9759250dcd802571a4002f9f9f/22683a55a93bfe2e8825814c00567b3e?OpenDocument" TargetMode="External"/><Relationship Id="rId29" Type="http://schemas.openxmlformats.org/officeDocument/2006/relationships/hyperlink" Target="https://us-apps2.hcl-axon.com/APSE/SCE_CSRP/DProcess.nsf/2c4e1f9759250dcd802571a4002f9f9f/93748dd8b259badf882581a200086dc1?OpenDocum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NO_Reply@SCE.COM" TargetMode="External"/><Relationship Id="rId32" Type="http://schemas.openxmlformats.org/officeDocument/2006/relationships/hyperlink" Target="https://us-apps2.hcl-axon.com/APSE/SCE_CSRP/DProcess.nsf/2c4e1f9759250dcd802571a4002f9f9f/93748dd8b259badf882581a200086dc1?OpenDocument" TargetMode="External"/><Relationship Id="rId37" Type="http://schemas.openxmlformats.org/officeDocument/2006/relationships/image" Target="media/image8.png"/><Relationship Id="rId40" Type="http://schemas.openxmlformats.org/officeDocument/2006/relationships/image" Target="media/image9.png"/><Relationship Id="rId45" Type="http://schemas.openxmlformats.org/officeDocument/2006/relationships/hyperlink" Target="https://us-apps2.hcl-axon.com/APSE/SCE_CSRP/DProcess.nsf/2c4e1f9759250dcd802571a4002f9f9f/e220696401f16fed882581a20022749b?OpenDocument" TargetMode="External"/><Relationship Id="rId53" Type="http://schemas.openxmlformats.org/officeDocument/2006/relationships/hyperlink" Target="https://us-apps2.hcl-axon.com/APSE/SCE_CSRP/TDesign.nsf/AllBytxtFormDocNum/TDesign.nsf/Development%20Specification~000115?OpenDocument" TargetMode="External"/><Relationship Id="rId58" Type="http://schemas.openxmlformats.org/officeDocument/2006/relationships/image" Target="media/image16.emf"/><Relationship Id="rId66"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us-apps2.hcl-axon.com/APSE/SCE_CSRP/DProcess.nsf/2c4e1f9759250dcd802571a4002f9f9f/7e36fe7485bc84c4882581a20008a9b7?OpenDocument" TargetMode="External"/><Relationship Id="rId23" Type="http://schemas.openxmlformats.org/officeDocument/2006/relationships/hyperlink" Target="mailto:SCE_Reply@SCE.COM" TargetMode="External"/><Relationship Id="rId28" Type="http://schemas.openxmlformats.org/officeDocument/2006/relationships/image" Target="cid:image003.jpg@01D3D8AD.F8171340" TargetMode="External"/><Relationship Id="rId36" Type="http://schemas.openxmlformats.org/officeDocument/2006/relationships/image" Target="media/image7.png"/><Relationship Id="rId49" Type="http://schemas.openxmlformats.org/officeDocument/2006/relationships/image" Target="media/image11.emf"/><Relationship Id="rId57" Type="http://schemas.openxmlformats.org/officeDocument/2006/relationships/image" Target="media/image15.png"/><Relationship Id="rId61" Type="http://schemas.openxmlformats.org/officeDocument/2006/relationships/oleObject" Target="embeddings/Microsoft_Visio_2003-2010_Drawing1.vsd"/><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hyperlink" Target="https://us-apps2.hcl-axon.com/APSE/SCE_CSRP/DProcess.nsf/2c4e1f9759250dcd802571a4002f9f9f/93748dd8b259badf882581a200086dc1?OpenDocument" TargetMode="External"/><Relationship Id="rId44" Type="http://schemas.openxmlformats.org/officeDocument/2006/relationships/hyperlink" Target="https://us-apps2.hcl-axon.com/APSE/SCE_CSRP/DProcess.nsf/2c4e1f9759250dcd802571a4002f9f9f/189789db8be652e5882581a200213a3e?OpenDocument" TargetMode="External"/><Relationship Id="rId52" Type="http://schemas.microsoft.com/office/2011/relationships/commentsExtended" Target="commentsExtended.xml"/><Relationship Id="rId60" Type="http://schemas.openxmlformats.org/officeDocument/2006/relationships/image" Target="media/image17.emf"/><Relationship Id="rId65"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us-apps2.hcl-axon.com/APSE/SCE_CSRP/Mgmt.nsf/DocUniqueKey/USDC-AQQMSL?OpenDocument" TargetMode="External"/><Relationship Id="rId22" Type="http://schemas.openxmlformats.org/officeDocument/2006/relationships/hyperlink" Target="https://us-apps2.hcl-axon.com/APSE/SCE_CSRP/DProcess.nsf/2c4e1f9759250dcd802571a4002f9f9f/7e36fe7485bc84c4882581a20008a9b7?OpenDocument" TargetMode="External"/><Relationship Id="rId27" Type="http://schemas.openxmlformats.org/officeDocument/2006/relationships/image" Target="media/image4.jpeg"/><Relationship Id="rId30" Type="http://schemas.openxmlformats.org/officeDocument/2006/relationships/hyperlink" Target="https://us-apps2.hcl-axon.com/APSE/SCE_CSRP/DProcess.nsf/2c4e1f9759250dcd802571a4002f9f9f/93748dd8b259badf882581a200086dc1?OpenDocument" TargetMode="External"/><Relationship Id="rId35" Type="http://schemas.openxmlformats.org/officeDocument/2006/relationships/hyperlink" Target="https://us-apps2.hcl-axon.com/APSE/SCE_CSRP/DProcess.nsf/2c4e1f9759250dcd802571a4002f9f9f/462935419bd80acb882581a200590d59?OpenDocument" TargetMode="External"/><Relationship Id="rId43" Type="http://schemas.openxmlformats.org/officeDocument/2006/relationships/hyperlink" Target="https://us-apps2.hcl-axon.com/APSE/SCE_CSRP/DProcess.nsf/2c4e1f9759250dcd802571a4002f9f9f/189789db8be652e5882581a200213a3e?OpenDocument" TargetMode="External"/><Relationship Id="rId48" Type="http://schemas.openxmlformats.org/officeDocument/2006/relationships/package" Target="embeddings/Microsoft_Visio_Drawing1.vsdx"/><Relationship Id="rId56" Type="http://schemas.openxmlformats.org/officeDocument/2006/relationships/image" Target="media/image14.png"/><Relationship Id="rId64" Type="http://schemas.openxmlformats.org/officeDocument/2006/relationships/header" Target="header2.xm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comments" Target="comments.xml"/><Relationship Id="rId3" Type="http://schemas.openxmlformats.org/officeDocument/2006/relationships/customXml" Target="../customXml/item3.xml"/><Relationship Id="rId12" Type="http://schemas.openxmlformats.org/officeDocument/2006/relationships/hyperlink" Target="https://us-apps2.hcl-axon.com/APSE/SCE_CSRP/DProcess.nsf/2c4e1f9759250dcd802571a4002f9f9f/93748dd8b259badf882581a200086dc1?OpenDocument" TargetMode="External"/><Relationship Id="rId17" Type="http://schemas.openxmlformats.org/officeDocument/2006/relationships/hyperlink" Target="https://us-apps2.hcl-axon.com/APSE/SCE_CSRP/DProcess.nsf/2c4e1f9759250dcd802571a4002f9f9f/93748dd8b259badf882581a200086dc1?OpenDocument" TargetMode="External"/><Relationship Id="rId25" Type="http://schemas.openxmlformats.org/officeDocument/2006/relationships/hyperlink" Target="mailto:SCE_Reply@SCE.COM" TargetMode="External"/><Relationship Id="rId33" Type="http://schemas.openxmlformats.org/officeDocument/2006/relationships/image" Target="media/image5.png"/><Relationship Id="rId38" Type="http://schemas.openxmlformats.org/officeDocument/2006/relationships/hyperlink" Target="https://us-apps2.hcl-axon.com/APSE/SCE_CSRP/DProcess.nsf/2c4e1f9759250dcd802571a4002f9f9f/7e36fe7485bc84c4882581a20008a9b7?OpenDocument" TargetMode="External"/><Relationship Id="rId46" Type="http://schemas.openxmlformats.org/officeDocument/2006/relationships/hyperlink" Target="https://us-apps2.hcl-axon.com/APSE/SCE_CSRP/DProcess.nsf/2c4e1f9759250dcd802571a4002f9f9f/a016bcd3bcf0513f8825823500237977?OpenDocument" TargetMode="External"/><Relationship Id="rId59" Type="http://schemas.openxmlformats.org/officeDocument/2006/relationships/package" Target="embeddings/Microsoft_Visio_Drawing3.vsdx"/><Relationship Id="rId67" Type="http://schemas.microsoft.com/office/2011/relationships/people" Target="people.xml"/><Relationship Id="rId20" Type="http://schemas.openxmlformats.org/officeDocument/2006/relationships/hyperlink" Target="https://us-apps2.hcl-axon.com/APSE/SCE_CSRP/DProcess.nsf/2c4e1f9759250dcd802571a4002f9f9f/93748dd8b259badf882581a200086dc1?OpenDocument" TargetMode="External"/><Relationship Id="rId41" Type="http://schemas.openxmlformats.org/officeDocument/2006/relationships/hyperlink" Target="https://us-apps2.hcl-axon.com/APSE/SCE_CSRP/DProcess.nsf/2c4e1f9759250dcd802571a4002f9f9f/93748dd8b259badf882581a200086dc1?OpenDocument" TargetMode="External"/><Relationship Id="rId54" Type="http://schemas.openxmlformats.org/officeDocument/2006/relationships/image" Target="media/image12.gif"/><Relationship Id="rId62" Type="http://schemas.openxmlformats.org/officeDocument/2006/relationships/header" Target="header1.xml"/><Relationship Id="rId70" Type="http://schemas.microsoft.com/office/2016/09/relationships/commentsIds" Target="commentsIds.xml"/></Relationships>
</file>

<file path=word/_rels/header1.xml.rels><?xml version="1.0" encoding="UTF-8" standalone="yes"?>
<Relationships xmlns="http://schemas.openxmlformats.org/package/2006/relationships"><Relationship Id="rId2" Type="http://schemas.openxmlformats.org/officeDocument/2006/relationships/image" Target="media/image19.jpeg"/><Relationship Id="rId1" Type="http://schemas.openxmlformats.org/officeDocument/2006/relationships/image" Target="media/image18.emf"/></Relationships>
</file>

<file path=word/_rels/header2.xml.rels><?xml version="1.0" encoding="UTF-8" standalone="yes"?>
<Relationships xmlns="http://schemas.openxmlformats.org/package/2006/relationships"><Relationship Id="rId2" Type="http://schemas.openxmlformats.org/officeDocument/2006/relationships/image" Target="media/image19.jpeg"/><Relationship Id="rId1" Type="http://schemas.openxmlformats.org/officeDocument/2006/relationships/image" Target="media/image18.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tepwb\Documents\SCE\Plan%20&amp;%20Analyze%20Phase\BPD\SCE%20-%20Business%20Process%20Design%20Template%20v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Calibri Light,Arial">
    <w:altName w:val="Times New Roman"/>
    <w:panose1 w:val="00000000000000000000"/>
    <w:charset w:val="00"/>
    <w:family w:val="roman"/>
    <w:notTrueType/>
    <w:pitch w:val="default"/>
  </w:font>
  <w:font w:name="Tahoma,Arial">
    <w:altName w:val="Times New Roman"/>
    <w:panose1 w:val="00000000000000000000"/>
    <w:charset w:val="00"/>
    <w:family w:val="roman"/>
    <w:notTrueType/>
    <w:pitch w:val="default"/>
  </w:font>
  <w:font w:name="Calibri Light,Arial,Times New R">
    <w:altName w:val="Times New Roman"/>
    <w:panose1 w:val="00000000000000000000"/>
    <w:charset w:val="00"/>
    <w:family w:val="roman"/>
    <w:notTrueType/>
    <w:pitch w:val="default"/>
  </w:font>
  <w:font w:name="Calibri Light,Tahoma">
    <w:altName w:val="Times New Roman"/>
    <w:panose1 w:val="00000000000000000000"/>
    <w:charset w:val="00"/>
    <w:family w:val="roman"/>
    <w:notTrueType/>
    <w:pitch w:val="default"/>
  </w:font>
  <w:font w:name="Calibri Light,Tahoma,MS Mincho">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 w:name="Segoe UI Symbol">
    <w:panose1 w:val="020B0502040204020203"/>
    <w:charset w:val="00"/>
    <w:family w:val="swiss"/>
    <w:pitch w:val="variable"/>
    <w:sig w:usb0="8000006F" w:usb1="1200FBEF" w:usb2="0064C000" w:usb3="00000000" w:csb0="00000001" w:csb1="00000000"/>
  </w:font>
  <w:font w:name="Calibri Light,MS Mincho">
    <w:altName w:val="Times New Roman"/>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characterSpacingControl w:val="doNotCompress"/>
  <w:compat>
    <w:useFELayout/>
    <w:compatSetting w:name="compatibilityMode" w:uri="http://schemas.microsoft.com/office/word" w:val="12"/>
  </w:compat>
  <w:rsids>
    <w:rsidRoot w:val="008F7619"/>
    <w:rsid w:val="007119F2"/>
    <w:rsid w:val="008F7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478EB8C35E6040997CC87EAC7A87FF" ma:contentTypeVersion="12" ma:contentTypeDescription="Create a new document." ma:contentTypeScope="" ma:versionID="c6a93d1035d7acea20d44a3146ad0f4b">
  <xsd:schema xmlns:xsd="http://www.w3.org/2001/XMLSchema" xmlns:xs="http://www.w3.org/2001/XMLSchema" xmlns:p="http://schemas.microsoft.com/office/2006/metadata/properties" xmlns:ns2="24203cf6-3f29-4463-91b7-d72f2d53f95f" xmlns:ns3="2d323aa6-c215-480e-9789-c70ac6c40496" targetNamespace="http://schemas.microsoft.com/office/2006/metadata/properties" ma:root="true" ma:fieldsID="35edc35b0a3697f822d899636ea955cc" ns2:_="" ns3:_="">
    <xsd:import namespace="24203cf6-3f29-4463-91b7-d72f2d53f95f"/>
    <xsd:import namespace="2d323aa6-c215-480e-9789-c70ac6c40496"/>
    <xsd:element name="properties">
      <xsd:complexType>
        <xsd:sequence>
          <xsd:element name="documentManagement">
            <xsd:complexType>
              <xsd:all>
                <xsd:element ref="ns2:Org"/>
                <xsd:element ref="ns2:Phase" minOccurs="0"/>
                <xsd:element ref="ns2:Workstream" minOccurs="0"/>
                <xsd:element ref="ns2:Functuin" minOccurs="0"/>
                <xsd:element ref="ns2:Document_x0020_Type" minOccurs="0"/>
                <xsd:element ref="ns2:Additional_x0020_Tag_x0020_1" minOccurs="0"/>
                <xsd:element ref="ns2:Additional_x0020_Tag_x0020_2" minOccurs="0"/>
                <xsd:element ref="ns2:Additional_x0020_Tag_x0020_3" minOccurs="0"/>
                <xsd:element ref="ns3:MediaServiceMetadata" minOccurs="0"/>
                <xsd:element ref="ns3:MediaServiceFastMetadata"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203cf6-3f29-4463-91b7-d72f2d53f95f" elementFormDefault="qualified">
    <xsd:import namespace="http://schemas.microsoft.com/office/2006/documentManagement/types"/>
    <xsd:import namespace="http://schemas.microsoft.com/office/infopath/2007/PartnerControls"/>
    <xsd:element name="Org" ma:index="8" ma:displayName="Org" ma:default="CSRP" ma:internalName="Org">
      <xsd:simpleType>
        <xsd:restriction base="dms:Text">
          <xsd:maxLength value="255"/>
        </xsd:restriction>
      </xsd:simpleType>
    </xsd:element>
    <xsd:element name="Phase" ma:index="9" nillable="true" ma:displayName="Phase" ma:internalName="Phase">
      <xsd:complexType>
        <xsd:complexContent>
          <xsd:extension base="dms:MultiChoice">
            <xsd:sequence>
              <xsd:element name="Value" maxOccurs="unbounded" minOccurs="0" nillable="true">
                <xsd:simpleType>
                  <xsd:restriction base="dms:Choice">
                    <xsd:enumeration value="Technology Assessment"/>
                    <xsd:enumeration value="Planning"/>
                    <xsd:enumeration value="Plan &amp; Analyze"/>
                    <xsd:enumeration value="Design"/>
                    <xsd:enumeration value="Build"/>
                    <xsd:enumeration value="Test"/>
                    <xsd:enumeration value="Deploy"/>
                    <xsd:enumeration value="Stabilize"/>
                    <xsd:enumeration value="Closing"/>
                  </xsd:restriction>
                </xsd:simpleType>
              </xsd:element>
            </xsd:sequence>
          </xsd:extension>
        </xsd:complexContent>
      </xsd:complexType>
    </xsd:element>
    <xsd:element name="Workstream" ma:index="10" nillable="true" ma:displayName="Workstream" ma:format="Dropdown" ma:internalName="Workstream">
      <xsd:simpleType>
        <xsd:restriction base="dms:Choice">
          <xsd:enumeration value="PMO"/>
          <xsd:enumeration value="Controls &amp; Compliance"/>
          <xsd:enumeration value="Business Process Development"/>
          <xsd:enumeration value="Data Conversion"/>
          <xsd:enumeration value="Organizational Readiness"/>
          <xsd:enumeration value="Technology &amp; Integration"/>
          <xsd:enumeration value="TBD"/>
        </xsd:restriction>
      </xsd:simpleType>
    </xsd:element>
    <xsd:element name="Functuin" ma:index="11" nillable="true" ma:displayName="Function" ma:internalName="Functuin">
      <xsd:complexType>
        <xsd:complexContent>
          <xsd:extension base="dms:MultiChoice">
            <xsd:sequence>
              <xsd:element name="Value" maxOccurs="unbounded" minOccurs="0" nillable="true">
                <xsd:simpleType>
                  <xsd:restriction base="dms:Choice">
                    <xsd:enumeration value="Analytics &amp; Reporting"/>
                    <xsd:enumeration value="Architecture"/>
                    <xsd:enumeration value="Assessments &amp; Deliverables"/>
                    <xsd:enumeration value="Benefit Realization"/>
                    <xsd:enumeration value="Case Management"/>
                    <xsd:enumeration value="Communication"/>
                    <xsd:enumeration value="Controls &amp; Compliance"/>
                    <xsd:enumeration value="Credit &amp; Collection"/>
                    <xsd:enumeration value="Customer Interaction Management"/>
                    <xsd:enumeration value="Data Governance"/>
                    <xsd:enumeration value="Data Governance (PII)"/>
                    <xsd:enumeration value="Data Migration/Conversion"/>
                    <xsd:enumeration value="Data Migration/Conversion (PII)"/>
                    <xsd:enumeration value="Data Quality"/>
                    <xsd:enumeration value="Data Quality (PII)"/>
                    <xsd:enumeration value="Device &amp; Field"/>
                    <xsd:enumeration value="Finance (BP)"/>
                    <xsd:enumeration value="Finance (PMO)"/>
                    <xsd:enumeration value="Integration &amp; Governance"/>
                    <xsd:enumeration value="OCM"/>
                    <xsd:enumeration value="On/Off Boarding"/>
                    <xsd:enumeration value="Organizational Readiness"/>
                    <xsd:enumeration value="Outreach &amp; Program Operations"/>
                    <xsd:enumeration value="Payments"/>
                    <xsd:enumeration value="PMO"/>
                    <xsd:enumeration value="Products &amp; Programs"/>
                    <xsd:enumeration value="Regulaty"/>
                    <xsd:enumeration value="Risk &amp; Controls"/>
                    <xsd:enumeration value="Sourcing"/>
                    <xsd:enumeration value="Staffing &amp; Org Design"/>
                    <xsd:enumeration value="Technology &amp; Integration"/>
                    <xsd:enumeration value="Training"/>
                    <xsd:enumeration value="Usage &amp; Billing"/>
                    <xsd:enumeration value="TBD"/>
                  </xsd:restriction>
                </xsd:simpleType>
              </xsd:element>
            </xsd:sequence>
          </xsd:extension>
        </xsd:complexContent>
      </xsd:complexType>
    </xsd:element>
    <xsd:element name="Document_x0020_Type" ma:index="12" nillable="true" ma:displayName="Document Type" ma:format="Dropdown" ma:internalName="Document_x0020_Type">
      <xsd:simpleType>
        <xsd:restriction base="dms:Choice">
          <xsd:enumeration value="Supporting Document"/>
          <xsd:enumeration value="Deliverable"/>
          <xsd:enumeration value="Current Working Copy"/>
          <xsd:enumeration value="TBD"/>
        </xsd:restriction>
      </xsd:simpleType>
    </xsd:element>
    <xsd:element name="Additional_x0020_Tag_x0020_1" ma:index="13" nillable="true" ma:displayName="Additional Tag 1" ma:description="one or two words for user to easily identify document" ma:internalName="Additional_x0020_Tag_x0020_1">
      <xsd:simpleType>
        <xsd:restriction base="dms:Text">
          <xsd:maxLength value="255"/>
        </xsd:restriction>
      </xsd:simpleType>
    </xsd:element>
    <xsd:element name="Additional_x0020_Tag_x0020_2" ma:index="14" nillable="true" ma:displayName="Additional Tag 2" ma:description="one or two words for user to easily identify document" ma:internalName="Additional_x0020_Tag_x0020_2">
      <xsd:simpleType>
        <xsd:restriction base="dms:Text">
          <xsd:maxLength value="255"/>
        </xsd:restriction>
      </xsd:simpleType>
    </xsd:element>
    <xsd:element name="Additional_x0020_Tag_x0020_3" ma:index="15" nillable="true" ma:displayName="Additional Tag 3" ma:description="one or two words for user to easily identify document" ma:internalName="Additional_x0020_Tag_x0020_3">
      <xsd:simpleType>
        <xsd:restriction base="dms:Text">
          <xsd:maxLength value="255"/>
        </xsd:restriction>
      </xsd:simple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323aa6-c215-480e-9789-c70ac6c40496" elementFormDefault="qualified">
    <xsd:import namespace="http://schemas.microsoft.com/office/2006/documentManagement/types"/>
    <xsd:import namespace="http://schemas.microsoft.com/office/infopath/2007/PartnerControls"/>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Functuin xmlns="24203cf6-3f29-4463-91b7-d72f2d53f95f"/>
    <Phase xmlns="24203cf6-3f29-4463-91b7-d72f2d53f95f"/>
    <Document_x0020_Type xmlns="24203cf6-3f29-4463-91b7-d72f2d53f95f" xsi:nil="true"/>
    <Additional_x0020_Tag_x0020_2 xmlns="24203cf6-3f29-4463-91b7-d72f2d53f95f" xsi:nil="true"/>
    <Workstream xmlns="24203cf6-3f29-4463-91b7-d72f2d53f95f" xsi:nil="true"/>
    <Additional_x0020_Tag_x0020_3 xmlns="24203cf6-3f29-4463-91b7-d72f2d53f95f" xsi:nil="true"/>
    <Org xmlns="24203cf6-3f29-4463-91b7-d72f2d53f95f">CSRP</Org>
    <Additional_x0020_Tag_x0020_1 xmlns="24203cf6-3f29-4463-91b7-d72f2d53f95f"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0F2B2F-9B80-4ABD-9D20-CB8E08BB4A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203cf6-3f29-4463-91b7-d72f2d53f95f"/>
    <ds:schemaRef ds:uri="2d323aa6-c215-480e-9789-c70ac6c404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F43BED-601E-46A5-B547-B979E2565224}">
  <ds:schemaRefs>
    <ds:schemaRef ds:uri="http://schemas.microsoft.com/sharepoint/v3/contenttype/forms"/>
  </ds:schemaRefs>
</ds:datastoreItem>
</file>

<file path=customXml/itemProps3.xml><?xml version="1.0" encoding="utf-8"?>
<ds:datastoreItem xmlns:ds="http://schemas.openxmlformats.org/officeDocument/2006/customXml" ds:itemID="{ED3AFD8B-543E-48B1-885E-87DA640F15E3}">
  <ds:schemaRefs>
    <ds:schemaRef ds:uri="http://schemas.microsoft.com/office/2006/metadata/properties"/>
    <ds:schemaRef ds:uri="24203cf6-3f29-4463-91b7-d72f2d53f95f"/>
  </ds:schemaRefs>
</ds:datastoreItem>
</file>

<file path=customXml/itemProps4.xml><?xml version="1.0" encoding="utf-8"?>
<ds:datastoreItem xmlns:ds="http://schemas.openxmlformats.org/officeDocument/2006/customXml" ds:itemID="{5F0453EB-4627-45C9-B6BB-B0274FEA1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SCE - Business Process Design Template v1.dotx</Template>
  <TotalTime>1</TotalTime>
  <Pages>49</Pages>
  <Words>13746</Words>
  <Characters>78357</Characters>
  <Application>Microsoft Office Word</Application>
  <DocSecurity>0</DocSecurity>
  <Lines>652</Lines>
  <Paragraphs>183</Paragraphs>
  <ScaleCrop>false</ScaleCrop>
  <Company>ITT</Company>
  <LinksUpToDate>false</LinksUpToDate>
  <CharactersWithSpaces>91920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 Energy Global Role Design</dc:title>
  <dc:subject/>
  <dc:creator>Ed Siegfried</dc:creator>
  <cp:keywords/>
  <dc:description/>
  <cp:lastModifiedBy>Tuan Yap</cp:lastModifiedBy>
  <cp:revision>414</cp:revision>
  <cp:lastPrinted>2013-05-22T09:24:00Z</cp:lastPrinted>
  <dcterms:created xsi:type="dcterms:W3CDTF">2018-05-10T15:42:00Z</dcterms:created>
  <dcterms:modified xsi:type="dcterms:W3CDTF">2018-08-21T20:08:00Z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ject">
    <vt:lpwstr/>
  </property>
  <property fmtid="{D5CDD505-2E9C-101B-9397-08002B2CF9AE}" pid="3" name="Keywords">
    <vt:lpwstr/>
  </property>
  <property fmtid="{D5CDD505-2E9C-101B-9397-08002B2CF9AE}" pid="4" name="_Author">
    <vt:lpwstr>Ed Siegfried</vt:lpwstr>
  </property>
  <property fmtid="{D5CDD505-2E9C-101B-9397-08002B2CF9AE}" pid="5" name="_Category">
    <vt:lpwstr/>
  </property>
  <property fmtid="{D5CDD505-2E9C-101B-9397-08002B2CF9AE}" pid="6" name="Categories">
    <vt:lpwstr/>
  </property>
  <property fmtid="{D5CDD505-2E9C-101B-9397-08002B2CF9AE}" pid="7" name="Approval Level">
    <vt:lpwstr/>
  </property>
  <property fmtid="{D5CDD505-2E9C-101B-9397-08002B2CF9AE}" pid="8" name="_Comments">
    <vt:lpwstr/>
  </property>
  <property fmtid="{D5CDD505-2E9C-101B-9397-08002B2CF9AE}" pid="9" name="Assigned To">
    <vt:lpwstr/>
  </property>
  <property fmtid="{D5CDD505-2E9C-101B-9397-08002B2CF9AE}" pid="10" name="ContentType">
    <vt:lpwstr>Teamspace Document content type</vt:lpwstr>
  </property>
  <property fmtid="{D5CDD505-2E9C-101B-9397-08002B2CF9AE}" pid="11" name="ContentTypeId">
    <vt:lpwstr>0x0101000A478EB8C35E6040997CC87EAC7A87FF</vt:lpwstr>
  </property>
</Properties>
</file>